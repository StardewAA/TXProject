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widowControl w:val="0"/>
        <w:spacing w:line="580" w:lineRule="exact"/>
        <w:ind w:firstLine="0" w:firstLineChars="0"/>
        <w:jc w:val="left"/>
        <w:outlineLvl w:val="1"/>
        <w:rPr>
          <w:rFonts w:hint="eastAsia" w:eastAsia="黑体"/>
          <w:lang w:val="en-US" w:eastAsia="zh-CN"/>
        </w:rPr>
      </w:pPr>
      <w:r>
        <w:rPr>
          <w:rFonts w:hint="eastAsia" w:eastAsia="黑体" w:cs="黑体"/>
          <w:bCs/>
          <w:sz w:val="30"/>
          <w:szCs w:val="30"/>
        </w:rPr>
        <w:t>附件</w:t>
      </w:r>
      <w:r>
        <w:rPr>
          <w:rFonts w:hint="eastAsia" w:eastAsia="黑体" w:cs="黑体"/>
          <w:bCs/>
          <w:sz w:val="30"/>
          <w:szCs w:val="30"/>
          <w:lang w:val="en-US" w:eastAsia="zh-CN"/>
        </w:rPr>
        <w:t>1</w:t>
      </w:r>
    </w:p>
    <w:p>
      <w:pPr>
        <w:rPr>
          <w:rFonts w:ascii="宋体" w:hAnsi="宋体" w:cs="宋体"/>
          <w:b/>
          <w:color w:val="auto"/>
          <w:spacing w:val="20"/>
          <w:sz w:val="52"/>
          <w:szCs w:val="52"/>
          <w:highlight w:val="none"/>
        </w:rPr>
      </w:pPr>
    </w:p>
    <w:p>
      <w:pPr>
        <w:rPr>
          <w:rFonts w:ascii="宋体" w:hAnsi="宋体" w:cs="宋体"/>
          <w:b/>
          <w:color w:val="auto"/>
          <w:spacing w:val="20"/>
          <w:sz w:val="52"/>
          <w:szCs w:val="52"/>
          <w:highlight w:val="none"/>
        </w:rPr>
      </w:pPr>
    </w:p>
    <w:p>
      <w:pPr>
        <w:jc w:val="center"/>
        <w:rPr>
          <w:rFonts w:ascii="宋体" w:hAnsi="宋体" w:cs="宋体"/>
          <w:b/>
          <w:color w:val="auto"/>
          <w:spacing w:val="20"/>
          <w:sz w:val="44"/>
          <w:szCs w:val="48"/>
          <w:highlight w:val="none"/>
        </w:rPr>
      </w:pPr>
      <w:r>
        <w:rPr>
          <w:rFonts w:hint="eastAsia" w:ascii="宋体" w:hAnsi="宋体" w:cs="宋体"/>
          <w:b/>
          <w:color w:val="auto"/>
          <w:spacing w:val="20"/>
          <w:sz w:val="44"/>
          <w:szCs w:val="48"/>
          <w:highlight w:val="none"/>
        </w:rPr>
        <w:t>陕西省公共资源交易电子监管系统</w:t>
      </w:r>
    </w:p>
    <w:p>
      <w:pPr>
        <w:jc w:val="center"/>
        <w:rPr>
          <w:rFonts w:hint="eastAsia" w:ascii="宋体" w:hAnsi="宋体" w:eastAsia="宋体" w:cs="宋体"/>
          <w:b/>
          <w:color w:val="auto"/>
          <w:spacing w:val="20"/>
          <w:sz w:val="44"/>
          <w:szCs w:val="48"/>
          <w:highlight w:val="none"/>
          <w:lang w:val="en-US" w:eastAsia="zh-CN"/>
        </w:rPr>
      </w:pPr>
      <w:r>
        <w:rPr>
          <w:rFonts w:hint="eastAsia" w:ascii="宋体" w:hAnsi="宋体" w:cs="宋体"/>
          <w:b/>
          <w:color w:val="auto"/>
          <w:spacing w:val="20"/>
          <w:sz w:val="44"/>
          <w:szCs w:val="48"/>
          <w:highlight w:val="none"/>
        </w:rPr>
        <w:t>数据规范</w:t>
      </w:r>
      <w:r>
        <w:rPr>
          <w:rFonts w:hint="eastAsia" w:ascii="宋体" w:hAnsi="宋体" w:cs="宋体"/>
          <w:b/>
          <w:color w:val="auto"/>
          <w:spacing w:val="20"/>
          <w:sz w:val="44"/>
          <w:szCs w:val="48"/>
          <w:highlight w:val="none"/>
          <w:lang w:eastAsia="zh-CN"/>
        </w:rPr>
        <w:t>（</w:t>
      </w:r>
      <w:r>
        <w:rPr>
          <w:rFonts w:hint="eastAsia" w:ascii="宋体" w:hAnsi="宋体" w:cs="宋体"/>
          <w:b/>
          <w:color w:val="auto"/>
          <w:spacing w:val="20"/>
          <w:sz w:val="44"/>
          <w:szCs w:val="48"/>
          <w:highlight w:val="none"/>
          <w:lang w:val="en-US" w:eastAsia="zh-CN"/>
        </w:rPr>
        <w:t>V2.0</w:t>
      </w:r>
      <w:r>
        <w:rPr>
          <w:rFonts w:hint="eastAsia" w:ascii="宋体" w:hAnsi="宋体" w:cs="宋体"/>
          <w:b/>
          <w:color w:val="auto"/>
          <w:spacing w:val="20"/>
          <w:sz w:val="44"/>
          <w:szCs w:val="48"/>
          <w:highlight w:val="none"/>
          <w:lang w:eastAsia="zh-CN"/>
        </w:rPr>
        <w:t>）</w:t>
      </w:r>
    </w:p>
    <w:p>
      <w:pPr>
        <w:jc w:val="center"/>
        <w:rPr>
          <w:rFonts w:ascii="宋体" w:hAnsi="宋体" w:cs="宋体"/>
          <w:b/>
          <w:color w:val="auto"/>
          <w:spacing w:val="20"/>
          <w:sz w:val="44"/>
          <w:szCs w:val="48"/>
          <w:highlight w:val="none"/>
        </w:rPr>
      </w:pPr>
    </w:p>
    <w:p>
      <w:pPr>
        <w:jc w:val="left"/>
        <w:rPr>
          <w:rFonts w:ascii="宋体" w:hAnsi="宋体" w:cs="宋体"/>
          <w:color w:val="auto"/>
          <w:sz w:val="28"/>
          <w:szCs w:val="28"/>
          <w:highlight w:val="none"/>
        </w:rPr>
      </w:pPr>
    </w:p>
    <w:p>
      <w:pPr>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ind w:firstLine="560" w:firstLineChars="200"/>
        <w:jc w:val="left"/>
        <w:rPr>
          <w:rFonts w:ascii="宋体" w:hAnsi="宋体" w:cs="宋体"/>
          <w:color w:val="auto"/>
          <w:sz w:val="28"/>
          <w:szCs w:val="28"/>
          <w:highlight w:val="none"/>
        </w:rPr>
      </w:pPr>
    </w:p>
    <w:p>
      <w:pPr>
        <w:jc w:val="center"/>
        <w:rPr>
          <w:rFonts w:hint="default" w:ascii="宋体" w:hAnsi="宋体" w:eastAsia="宋体" w:cs="宋体"/>
          <w:color w:val="auto"/>
          <w:sz w:val="36"/>
          <w:szCs w:val="32"/>
          <w:highlight w:val="none"/>
          <w:lang w:val="en-US" w:eastAsia="zh-CN"/>
        </w:rPr>
      </w:pPr>
      <w:r>
        <w:rPr>
          <w:rFonts w:hint="eastAsia" w:ascii="宋体" w:hAnsi="宋体" w:cs="宋体"/>
          <w:color w:val="auto"/>
          <w:sz w:val="36"/>
          <w:szCs w:val="32"/>
          <w:highlight w:val="none"/>
        </w:rPr>
        <w:t>202</w:t>
      </w:r>
      <w:r>
        <w:rPr>
          <w:rFonts w:hint="eastAsia" w:ascii="宋体" w:hAnsi="宋体" w:cs="宋体"/>
          <w:color w:val="auto"/>
          <w:sz w:val="36"/>
          <w:szCs w:val="32"/>
          <w:highlight w:val="none"/>
          <w:lang w:val="en-US" w:eastAsia="zh-CN"/>
        </w:rPr>
        <w:t>4</w:t>
      </w:r>
      <w:r>
        <w:rPr>
          <w:rFonts w:hint="eastAsia" w:ascii="宋体" w:hAnsi="宋体" w:cs="宋体"/>
          <w:color w:val="auto"/>
          <w:sz w:val="36"/>
          <w:szCs w:val="32"/>
          <w:highlight w:val="none"/>
        </w:rPr>
        <w:t>年</w:t>
      </w:r>
      <w:r>
        <w:rPr>
          <w:rFonts w:hint="eastAsia" w:ascii="宋体" w:hAnsi="宋体" w:cs="宋体"/>
          <w:color w:val="auto"/>
          <w:sz w:val="36"/>
          <w:szCs w:val="32"/>
          <w:highlight w:val="none"/>
          <w:lang w:val="en-US" w:eastAsia="zh-CN"/>
        </w:rPr>
        <w:t>5</w:t>
      </w:r>
      <w:r>
        <w:rPr>
          <w:rFonts w:hint="eastAsia" w:ascii="宋体" w:hAnsi="宋体" w:cs="宋体"/>
          <w:color w:val="auto"/>
          <w:sz w:val="36"/>
          <w:szCs w:val="32"/>
          <w:highlight w:val="none"/>
        </w:rPr>
        <w:t>月</w:t>
      </w:r>
      <w:r>
        <w:rPr>
          <w:rFonts w:hint="eastAsia" w:ascii="宋体" w:hAnsi="宋体" w:cs="宋体"/>
          <w:color w:val="auto"/>
          <w:sz w:val="36"/>
          <w:szCs w:val="32"/>
          <w:highlight w:val="none"/>
          <w:lang w:val="en-US" w:eastAsia="zh-CN"/>
        </w:rPr>
        <w:t>28日</w:t>
      </w:r>
    </w:p>
    <w:p>
      <w:pPr>
        <w:pStyle w:val="10"/>
        <w:tabs>
          <w:tab w:val="right" w:leader="dot" w:pos="8306"/>
        </w:tabs>
        <w:rPr>
          <w:rFonts w:ascii="宋体" w:hAnsi="宋体" w:cs="宋体"/>
          <w:color w:val="auto"/>
          <w:highlight w:val="none"/>
        </w:rPr>
        <w:sectPr>
          <w:pgSz w:w="11906" w:h="16838"/>
          <w:pgMar w:top="1440" w:right="1800" w:bottom="1440" w:left="1800" w:header="851" w:footer="992" w:gutter="0"/>
          <w:cols w:space="425" w:num="1"/>
          <w:docGrid w:type="lines" w:linePitch="312" w:charSpace="0"/>
        </w:sectPr>
      </w:pPr>
      <w:bookmarkStart w:id="0" w:name="_Toc445899797"/>
      <w:bookmarkStart w:id="1" w:name="_Toc18173"/>
      <w:bookmarkStart w:id="2" w:name="_Toc517973897"/>
      <w:bookmarkStart w:id="3" w:name="_Toc27324"/>
      <w:bookmarkStart w:id="4" w:name="_Toc452050127"/>
      <w:bookmarkStart w:id="5" w:name="_Toc445898817"/>
      <w:bookmarkStart w:id="6" w:name="_Toc391536866"/>
      <w:bookmarkStart w:id="7" w:name="_Toc17576"/>
      <w:bookmarkStart w:id="8" w:name="_Toc13020_WPSOffice_Level1"/>
      <w:bookmarkStart w:id="9" w:name="_Toc445898082"/>
      <w:bookmarkStart w:id="10" w:name="_Toc445899307"/>
      <w:bookmarkStart w:id="11" w:name="_Toc445898572"/>
      <w:bookmarkStart w:id="12" w:name="_Toc445899552"/>
      <w:bookmarkStart w:id="13" w:name="_Toc445897787"/>
      <w:bookmarkStart w:id="14" w:name="_Toc14953"/>
      <w:bookmarkStart w:id="15" w:name="_Toc8899"/>
      <w:bookmarkStart w:id="16" w:name="_Toc456856396"/>
      <w:bookmarkStart w:id="17" w:name="_Toc4109_WPSOffice_Level1"/>
      <w:bookmarkStart w:id="18" w:name="_Toc445897406"/>
      <w:bookmarkStart w:id="19" w:name="_Toc445899062"/>
      <w:bookmarkStart w:id="20" w:name="_Toc461974886"/>
      <w:bookmarkStart w:id="21" w:name="_Toc445900023"/>
      <w:bookmarkStart w:id="22" w:name="_Toc522354496"/>
      <w:bookmarkStart w:id="23" w:name="_Toc445898019"/>
      <w:bookmarkStart w:id="24" w:name="_Toc445897079"/>
      <w:bookmarkStart w:id="25" w:name="_Toc390785406"/>
      <w:bookmarkStart w:id="26" w:name="_Toc452111588"/>
      <w:bookmarkStart w:id="27" w:name="_Toc391536772"/>
      <w:bookmarkStart w:id="28" w:name="_Toc452111847"/>
      <w:bookmarkStart w:id="29" w:name="_Toc445888754"/>
      <w:bookmarkStart w:id="30" w:name="_Toc445898327"/>
      <w:bookmarkStart w:id="31" w:name="_Toc445888307"/>
    </w:p>
    <w:p>
      <w:pPr>
        <w:pStyle w:val="10"/>
        <w:tabs>
          <w:tab w:val="right" w:leader="dot" w:pos="8306"/>
        </w:tabs>
        <w:jc w:val="center"/>
      </w:pPr>
      <w:r>
        <w:rPr>
          <w:rFonts w:hint="eastAsia" w:ascii="宋体" w:hAnsi="宋体" w:cs="宋体"/>
          <w:b/>
          <w:bCs/>
          <w:color w:val="auto"/>
          <w:sz w:val="28"/>
          <w:szCs w:val="36"/>
          <w:highlight w:val="none"/>
        </w:rPr>
        <w:t>目  录</w:t>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color w:val="auto"/>
          <w:highlight w:val="none"/>
        </w:rPr>
        <w:instrText xml:space="preserve">TOC \o "1-2" \h \u </w:instrText>
      </w:r>
      <w:r>
        <w:rPr>
          <w:rFonts w:hint="eastAsia" w:ascii="宋体" w:hAnsi="宋体" w:cs="宋体"/>
          <w:color w:val="auto"/>
          <w:highlight w:val="none"/>
        </w:rPr>
        <w:fldChar w:fldCharType="separate"/>
      </w:r>
      <w:r>
        <w:rPr>
          <w:rFonts w:hint="eastAsia" w:ascii="宋体" w:hAnsi="宋体" w:cs="宋体"/>
          <w:color w:val="auto"/>
          <w:highlight w:val="none"/>
        </w:rPr>
        <w:fldChar w:fldCharType="begin"/>
      </w:r>
      <w:r>
        <w:rPr>
          <w:rFonts w:hint="eastAsia" w:ascii="宋体" w:hAnsi="宋体" w:cs="宋体"/>
          <w:highlight w:val="none"/>
        </w:rPr>
        <w:instrText xml:space="preserve"> HYPERLINK \l _Toc31277 </w:instrText>
      </w:r>
      <w:r>
        <w:rPr>
          <w:rFonts w:hint="eastAsia" w:ascii="宋体" w:hAnsi="宋体" w:cs="宋体"/>
          <w:highlight w:val="none"/>
        </w:rPr>
        <w:fldChar w:fldCharType="separate"/>
      </w:r>
      <w:r>
        <w:rPr>
          <w:rFonts w:hint="eastAsia" w:ascii="宋体" w:hAnsi="宋体" w:cs="宋体"/>
          <w:bCs/>
          <w:kern w:val="0"/>
          <w:szCs w:val="28"/>
          <w:highlight w:val="none"/>
          <w:lang w:bidi="ar"/>
        </w:rPr>
        <w:t>前 言</w:t>
      </w:r>
      <w:r>
        <w:tab/>
      </w:r>
      <w:r>
        <w:fldChar w:fldCharType="begin"/>
      </w:r>
      <w:r>
        <w:instrText xml:space="preserve"> PAGEREF _Toc31277 \h </w:instrText>
      </w:r>
      <w:r>
        <w:fldChar w:fldCharType="separate"/>
      </w:r>
      <w:r>
        <w:t>4</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_Toc23634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1 </w:t>
      </w:r>
      <w:r>
        <w:rPr>
          <w:rFonts w:hint="eastAsia" w:ascii="宋体" w:hAnsi="宋体" w:cs="宋体"/>
          <w:highlight w:val="none"/>
        </w:rPr>
        <w:t>范围</w:t>
      </w:r>
      <w:r>
        <w:tab/>
      </w:r>
      <w:r>
        <w:fldChar w:fldCharType="begin"/>
      </w:r>
      <w:r>
        <w:instrText xml:space="preserve"> PAGEREF _Toc23634 \h </w:instrText>
      </w:r>
      <w:r>
        <w:fldChar w:fldCharType="separate"/>
      </w:r>
      <w:r>
        <w:t>1</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_Toc3294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2 </w:t>
      </w:r>
      <w:r>
        <w:rPr>
          <w:rFonts w:hint="eastAsia" w:ascii="宋体" w:hAnsi="宋体" w:cs="宋体"/>
          <w:highlight w:val="none"/>
        </w:rPr>
        <w:t>规范性引用文件</w:t>
      </w:r>
      <w:r>
        <w:tab/>
      </w:r>
      <w:r>
        <w:fldChar w:fldCharType="begin"/>
      </w:r>
      <w:r>
        <w:instrText xml:space="preserve"> PAGEREF _Toc3294 \h </w:instrText>
      </w:r>
      <w:r>
        <w:fldChar w:fldCharType="separate"/>
      </w:r>
      <w:r>
        <w:t>1</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_Toc15887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3 </w:t>
      </w:r>
      <w:r>
        <w:rPr>
          <w:rFonts w:hint="eastAsia" w:ascii="宋体" w:hAnsi="宋体" w:cs="宋体"/>
          <w:highlight w:val="none"/>
        </w:rPr>
        <w:t>术语和定义</w:t>
      </w:r>
      <w:r>
        <w:tab/>
      </w:r>
      <w:r>
        <w:fldChar w:fldCharType="begin"/>
      </w:r>
      <w:r>
        <w:instrText xml:space="preserve"> PAGEREF _Toc15887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_Toc8112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3.1 </w:t>
      </w:r>
      <w:r>
        <w:rPr>
          <w:rFonts w:hint="eastAsia" w:ascii="宋体" w:hAnsi="宋体" w:cs="宋体"/>
          <w:highlight w:val="none"/>
        </w:rPr>
        <w:t>公共资源交易</w:t>
      </w:r>
      <w:r>
        <w:tab/>
      </w:r>
      <w:r>
        <w:fldChar w:fldCharType="begin"/>
      </w:r>
      <w:r>
        <w:instrText xml:space="preserve"> PAGEREF _Toc8112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_Toc8735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3.2 </w:t>
      </w:r>
      <w:r>
        <w:rPr>
          <w:rFonts w:hint="eastAsia" w:ascii="宋体" w:hAnsi="宋体" w:cs="宋体"/>
          <w:highlight w:val="none"/>
        </w:rPr>
        <w:t>公共资源交易平台</w:t>
      </w:r>
      <w:r>
        <w:tab/>
      </w:r>
      <w:r>
        <w:fldChar w:fldCharType="begin"/>
      </w:r>
      <w:r>
        <w:instrText xml:space="preserve"> PAGEREF _Toc8735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_Toc20495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3.3 </w:t>
      </w:r>
      <w:r>
        <w:rPr>
          <w:rFonts w:hint="eastAsia" w:ascii="宋体" w:hAnsi="宋体" w:cs="宋体"/>
          <w:highlight w:val="none"/>
        </w:rPr>
        <w:t>公共资源交易平台电子交易系统</w:t>
      </w:r>
      <w:r>
        <w:tab/>
      </w:r>
      <w:r>
        <w:fldChar w:fldCharType="begin"/>
      </w:r>
      <w:r>
        <w:instrText xml:space="preserve"> PAGEREF _Toc20495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_Toc25849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3.4 </w:t>
      </w:r>
      <w:r>
        <w:rPr>
          <w:rFonts w:hint="eastAsia" w:ascii="宋体" w:hAnsi="宋体" w:cs="宋体"/>
          <w:highlight w:val="none"/>
        </w:rPr>
        <w:t>公共资源交易平台电子监管系统</w:t>
      </w:r>
      <w:r>
        <w:tab/>
      </w:r>
      <w:r>
        <w:fldChar w:fldCharType="begin"/>
      </w:r>
      <w:r>
        <w:instrText xml:space="preserve"> PAGEREF _Toc25849 \h </w:instrText>
      </w:r>
      <w:r>
        <w:fldChar w:fldCharType="separate"/>
      </w:r>
      <w:r>
        <w:t>2</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_Toc20157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4 </w:t>
      </w:r>
      <w:r>
        <w:rPr>
          <w:rFonts w:hint="eastAsia" w:ascii="宋体" w:hAnsi="宋体" w:cs="宋体"/>
          <w:highlight w:val="none"/>
        </w:rPr>
        <w:t>系统接口要求</w:t>
      </w:r>
      <w:r>
        <w:tab/>
      </w:r>
      <w:r>
        <w:fldChar w:fldCharType="begin"/>
      </w:r>
      <w:r>
        <w:instrText xml:space="preserve"> PAGEREF _Toc20157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_Toc18901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4.1 </w:t>
      </w:r>
      <w:r>
        <w:rPr>
          <w:rFonts w:hint="eastAsia" w:ascii="宋体" w:hAnsi="宋体" w:cs="宋体"/>
          <w:highlight w:val="none"/>
        </w:rPr>
        <w:t>电子交易系统接口</w:t>
      </w:r>
      <w:r>
        <w:tab/>
      </w:r>
      <w:r>
        <w:fldChar w:fldCharType="begin"/>
      </w:r>
      <w:r>
        <w:instrText xml:space="preserve"> PAGEREF _Toc18901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_Toc22928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4.2 </w:t>
      </w:r>
      <w:r>
        <w:rPr>
          <w:rFonts w:hint="eastAsia" w:ascii="宋体" w:hAnsi="宋体" w:cs="宋体"/>
          <w:highlight w:val="none"/>
        </w:rPr>
        <w:t>电子监管系统接口</w:t>
      </w:r>
      <w:r>
        <w:tab/>
      </w:r>
      <w:r>
        <w:fldChar w:fldCharType="begin"/>
      </w:r>
      <w:r>
        <w:instrText xml:space="preserve"> PAGEREF _Toc22928 \h </w:instrText>
      </w:r>
      <w:r>
        <w:fldChar w:fldCharType="separate"/>
      </w:r>
      <w:r>
        <w:t>2</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_Toc26828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5 </w:t>
      </w:r>
      <w:r>
        <w:rPr>
          <w:rFonts w:hint="eastAsia" w:ascii="宋体" w:hAnsi="宋体" w:cs="宋体"/>
          <w:highlight w:val="none"/>
        </w:rPr>
        <w:t>技术支撑与保障要求</w:t>
      </w:r>
      <w:r>
        <w:tab/>
      </w:r>
      <w:r>
        <w:fldChar w:fldCharType="begin"/>
      </w:r>
      <w:r>
        <w:instrText xml:space="preserve"> PAGEREF _Toc26828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_Toc31622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5.1 </w:t>
      </w:r>
      <w:r>
        <w:rPr>
          <w:rFonts w:hint="eastAsia" w:ascii="宋体" w:hAnsi="宋体" w:cs="宋体"/>
          <w:highlight w:val="none"/>
        </w:rPr>
        <w:t>接口技术要求</w:t>
      </w:r>
      <w:r>
        <w:tab/>
      </w:r>
      <w:r>
        <w:fldChar w:fldCharType="begin"/>
      </w:r>
      <w:r>
        <w:instrText xml:space="preserve"> PAGEREF _Toc31622 \h </w:instrText>
      </w:r>
      <w:r>
        <w:fldChar w:fldCharType="separate"/>
      </w:r>
      <w:r>
        <w:t>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_Toc20219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5.2 </w:t>
      </w:r>
      <w:r>
        <w:rPr>
          <w:rFonts w:hint="eastAsia" w:ascii="宋体" w:hAnsi="宋体" w:cs="宋体"/>
          <w:highlight w:val="none"/>
        </w:rPr>
        <w:t>安全性</w:t>
      </w:r>
      <w:r>
        <w:tab/>
      </w:r>
      <w:r>
        <w:fldChar w:fldCharType="begin"/>
      </w:r>
      <w:r>
        <w:instrText xml:space="preserve"> PAGEREF _Toc20219 \h </w:instrText>
      </w:r>
      <w:r>
        <w:fldChar w:fldCharType="separate"/>
      </w:r>
      <w:r>
        <w:t>4</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_Toc2783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5.3 </w:t>
      </w:r>
      <w:r>
        <w:rPr>
          <w:rFonts w:hint="eastAsia" w:ascii="宋体" w:hAnsi="宋体" w:cs="宋体"/>
          <w:highlight w:val="none"/>
        </w:rPr>
        <w:t>性能</w:t>
      </w:r>
      <w:r>
        <w:tab/>
      </w:r>
      <w:r>
        <w:fldChar w:fldCharType="begin"/>
      </w:r>
      <w:r>
        <w:instrText xml:space="preserve"> PAGEREF _Toc2783 \h </w:instrText>
      </w:r>
      <w:r>
        <w:fldChar w:fldCharType="separate"/>
      </w:r>
      <w:r>
        <w:t>5</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_Toc26842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5.4 </w:t>
      </w:r>
      <w:r>
        <w:rPr>
          <w:rFonts w:hint="eastAsia" w:ascii="宋体" w:hAnsi="宋体" w:cs="宋体"/>
          <w:highlight w:val="none"/>
        </w:rPr>
        <w:t>可靠性</w:t>
      </w:r>
      <w:r>
        <w:tab/>
      </w:r>
      <w:r>
        <w:fldChar w:fldCharType="begin"/>
      </w:r>
      <w:r>
        <w:instrText xml:space="preserve"> PAGEREF _Toc26842 \h </w:instrText>
      </w:r>
      <w:r>
        <w:fldChar w:fldCharType="separate"/>
      </w:r>
      <w:r>
        <w:t>5</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_Toc15518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5.5 </w:t>
      </w:r>
      <w:r>
        <w:rPr>
          <w:rFonts w:hint="eastAsia" w:ascii="宋体" w:hAnsi="宋体" w:cs="宋体"/>
          <w:highlight w:val="none"/>
        </w:rPr>
        <w:t>易用性</w:t>
      </w:r>
      <w:r>
        <w:tab/>
      </w:r>
      <w:r>
        <w:fldChar w:fldCharType="begin"/>
      </w:r>
      <w:r>
        <w:instrText xml:space="preserve"> PAGEREF _Toc15518 \h </w:instrText>
      </w:r>
      <w:r>
        <w:fldChar w:fldCharType="separate"/>
      </w:r>
      <w:r>
        <w:t>5</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_Toc20515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5.6 </w:t>
      </w:r>
      <w:r>
        <w:rPr>
          <w:rFonts w:hint="eastAsia" w:ascii="宋体" w:hAnsi="宋体" w:cs="宋体"/>
          <w:highlight w:val="none"/>
        </w:rPr>
        <w:t>运行环境</w:t>
      </w:r>
      <w:r>
        <w:tab/>
      </w:r>
      <w:r>
        <w:fldChar w:fldCharType="begin"/>
      </w:r>
      <w:r>
        <w:instrText xml:space="preserve"> PAGEREF _Toc20515 \h </w:instrText>
      </w:r>
      <w:r>
        <w:fldChar w:fldCharType="separate"/>
      </w:r>
      <w:r>
        <w:t>6</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_Toc8533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vanish w:val="0"/>
          <w:spacing w:val="0"/>
          <w:position w:val="0"/>
          <w:vertAlign w:val="baseline"/>
        </w:rPr>
        <w:t xml:space="preserve">5.7 </w:t>
      </w:r>
      <w:r>
        <w:rPr>
          <w:rFonts w:hint="eastAsia" w:ascii="宋体" w:hAnsi="宋体" w:cs="宋体"/>
          <w:highlight w:val="none"/>
        </w:rPr>
        <w:t>运行保障</w:t>
      </w:r>
      <w:r>
        <w:tab/>
      </w:r>
      <w:r>
        <w:fldChar w:fldCharType="begin"/>
      </w:r>
      <w:r>
        <w:instrText xml:space="preserve"> PAGEREF _Toc8533 \h </w:instrText>
      </w:r>
      <w:r>
        <w:fldChar w:fldCharType="separate"/>
      </w:r>
      <w:r>
        <w:t>6</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_Toc8689 </w:instrText>
      </w:r>
      <w:r>
        <w:rPr>
          <w:rFonts w:hint="eastAsia" w:ascii="宋体" w:hAnsi="宋体" w:cs="宋体"/>
          <w:highlight w:val="none"/>
        </w:rPr>
        <w:fldChar w:fldCharType="separate"/>
      </w:r>
      <w:r>
        <w:rPr>
          <w:rFonts w:hint="eastAsia" w:ascii="宋体" w:hAnsi="宋体" w:cs="宋体"/>
          <w:highlight w:val="none"/>
        </w:rPr>
        <w:t>附录 A</w:t>
      </w:r>
      <w:r>
        <w:tab/>
      </w:r>
      <w:r>
        <w:fldChar w:fldCharType="begin"/>
      </w:r>
      <w:r>
        <w:instrText xml:space="preserve"> PAGEREF _Toc8689 \h </w:instrText>
      </w:r>
      <w:r>
        <w:fldChar w:fldCharType="separate"/>
      </w:r>
      <w:r>
        <w:t>8</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_Toc15669 </w:instrText>
      </w:r>
      <w:r>
        <w:rPr>
          <w:rFonts w:hint="eastAsia" w:ascii="宋体" w:hAnsi="宋体" w:cs="宋体"/>
          <w:highlight w:val="none"/>
        </w:rPr>
        <w:fldChar w:fldCharType="separate"/>
      </w:r>
      <w:r>
        <w:rPr>
          <w:rFonts w:hint="eastAsia" w:ascii="宋体" w:hAnsi="宋体" w:cs="宋体"/>
          <w:highlight w:val="none"/>
        </w:rPr>
        <w:t>数据项要求</w:t>
      </w:r>
      <w:r>
        <w:tab/>
      </w:r>
      <w:r>
        <w:fldChar w:fldCharType="begin"/>
      </w:r>
      <w:r>
        <w:instrText xml:space="preserve"> PAGEREF _Toc15669 \h </w:instrText>
      </w:r>
      <w:r>
        <w:fldChar w:fldCharType="separate"/>
      </w:r>
      <w:r>
        <w:t>8</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_Toc26385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1 </w:t>
      </w:r>
      <w:r>
        <w:rPr>
          <w:rFonts w:hint="eastAsia" w:ascii="宋体" w:hAnsi="宋体" w:cs="宋体"/>
          <w:highlight w:val="none"/>
        </w:rPr>
        <w:t>工程建设项目招标投标</w:t>
      </w:r>
      <w:r>
        <w:tab/>
      </w:r>
      <w:r>
        <w:fldChar w:fldCharType="begin"/>
      </w:r>
      <w:r>
        <w:instrText xml:space="preserve"> PAGEREF _Toc26385 \h </w:instrText>
      </w:r>
      <w:r>
        <w:fldChar w:fldCharType="separate"/>
      </w:r>
      <w:r>
        <w:t>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_Toc15796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1.1 </w:t>
      </w:r>
      <w:r>
        <w:rPr>
          <w:rFonts w:hint="eastAsia" w:ascii="宋体" w:hAnsi="宋体" w:cs="宋体"/>
          <w:highlight w:val="none"/>
        </w:rPr>
        <w:t>项目及公告</w:t>
      </w:r>
      <w:r>
        <w:tab/>
      </w:r>
      <w:r>
        <w:fldChar w:fldCharType="begin"/>
      </w:r>
      <w:r>
        <w:instrText xml:space="preserve"> PAGEREF _Toc15796 \h </w:instrText>
      </w:r>
      <w:r>
        <w:fldChar w:fldCharType="separate"/>
      </w:r>
      <w:r>
        <w:t>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_Toc10134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1.2 </w:t>
      </w:r>
      <w:r>
        <w:rPr>
          <w:rFonts w:hint="eastAsia" w:ascii="宋体" w:hAnsi="宋体" w:cs="宋体"/>
          <w:highlight w:val="none"/>
        </w:rPr>
        <w:t>资格预审（如有）</w:t>
      </w:r>
      <w:r>
        <w:tab/>
      </w:r>
      <w:r>
        <w:fldChar w:fldCharType="begin"/>
      </w:r>
      <w:r>
        <w:instrText xml:space="preserve"> PAGEREF _Toc10134 \h </w:instrText>
      </w:r>
      <w:r>
        <w:fldChar w:fldCharType="separate"/>
      </w:r>
      <w:r>
        <w:t>22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_Toc8518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1.3 </w:t>
      </w:r>
      <w:r>
        <w:rPr>
          <w:rFonts w:hint="eastAsia" w:ascii="宋体" w:hAnsi="宋体" w:cs="宋体"/>
          <w:highlight w:val="none"/>
        </w:rPr>
        <w:t>发标</w:t>
      </w:r>
      <w:r>
        <w:tab/>
      </w:r>
      <w:r>
        <w:fldChar w:fldCharType="begin"/>
      </w:r>
      <w:r>
        <w:instrText xml:space="preserve"> PAGEREF _Toc8518 \h </w:instrText>
      </w:r>
      <w:r>
        <w:fldChar w:fldCharType="separate"/>
      </w:r>
      <w:r>
        <w:t>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_Toc19488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1.4 </w:t>
      </w:r>
      <w:r>
        <w:rPr>
          <w:rFonts w:hint="eastAsia" w:ascii="宋体" w:hAnsi="宋体" w:cs="宋体"/>
          <w:highlight w:val="none"/>
        </w:rPr>
        <w:t>开标（候选人公示提交审核时推送）</w:t>
      </w:r>
      <w:r>
        <w:tab/>
      </w:r>
      <w:r>
        <w:fldChar w:fldCharType="begin"/>
      </w:r>
      <w:r>
        <w:instrText xml:space="preserve"> PAGEREF _Toc19488 \h </w:instrText>
      </w:r>
      <w:r>
        <w:fldChar w:fldCharType="separate"/>
      </w:r>
      <w:r>
        <w:t>38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_Toc2559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1.5 </w:t>
      </w:r>
      <w:r>
        <w:rPr>
          <w:rFonts w:hint="eastAsia" w:ascii="宋体" w:hAnsi="宋体" w:cs="宋体"/>
          <w:highlight w:val="none"/>
        </w:rPr>
        <w:t>评标（候选人公示提交审核时推送）</w:t>
      </w:r>
      <w:r>
        <w:tab/>
      </w:r>
      <w:r>
        <w:fldChar w:fldCharType="begin"/>
      </w:r>
      <w:r>
        <w:instrText xml:space="preserve"> PAGEREF _Toc2559 \h </w:instrText>
      </w:r>
      <w:r>
        <w:fldChar w:fldCharType="separate"/>
      </w:r>
      <w:r>
        <w:t>43</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_Toc17038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vanish w:val="0"/>
          <w:spacing w:val="0"/>
          <w:position w:val="0"/>
          <w:vertAlign w:val="baseline"/>
        </w:rPr>
        <w:t xml:space="preserve">1.6 </w:t>
      </w:r>
      <w:r>
        <w:rPr>
          <w:rFonts w:hint="eastAsia" w:ascii="宋体" w:hAnsi="宋体" w:cs="宋体"/>
          <w:highlight w:val="none"/>
        </w:rPr>
        <w:t>中标</w:t>
      </w:r>
      <w:r>
        <w:tab/>
      </w:r>
      <w:r>
        <w:fldChar w:fldCharType="begin"/>
      </w:r>
      <w:r>
        <w:instrText xml:space="preserve"> PAGEREF _Toc17038 \h </w:instrText>
      </w:r>
      <w:r>
        <w:fldChar w:fldCharType="separate"/>
      </w:r>
      <w:r>
        <w:t>54</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_Toc31249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1.7 </w:t>
      </w:r>
      <w:r>
        <w:rPr>
          <w:rFonts w:hint="eastAsia" w:ascii="宋体" w:hAnsi="宋体" w:cs="宋体"/>
          <w:highlight w:val="none"/>
        </w:rPr>
        <w:t>异议投诉处理</w:t>
      </w:r>
      <w:r>
        <w:tab/>
      </w:r>
      <w:r>
        <w:fldChar w:fldCharType="begin"/>
      </w:r>
      <w:r>
        <w:instrText xml:space="preserve"> PAGEREF _Toc31249 \h </w:instrText>
      </w:r>
      <w:r>
        <w:fldChar w:fldCharType="separate"/>
      </w:r>
      <w:r>
        <w:t>68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_Toc18658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1.8 </w:t>
      </w:r>
      <w:r>
        <w:rPr>
          <w:rFonts w:hint="eastAsia" w:ascii="宋体" w:hAnsi="宋体" w:cs="宋体"/>
          <w:highlight w:val="none"/>
        </w:rPr>
        <w:t>标后</w:t>
      </w:r>
      <w:r>
        <w:tab/>
      </w:r>
      <w:r>
        <w:fldChar w:fldCharType="begin"/>
      </w:r>
      <w:r>
        <w:instrText xml:space="preserve"> PAGEREF _Toc18658 \h </w:instrText>
      </w:r>
      <w:r>
        <w:fldChar w:fldCharType="separate"/>
      </w:r>
      <w:r>
        <w:t>77</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_Toc29070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1.9 </w:t>
      </w:r>
      <w:r>
        <w:rPr>
          <w:rFonts w:hint="eastAsia" w:ascii="宋体" w:hAnsi="宋体" w:cs="宋体"/>
          <w:highlight w:val="none"/>
        </w:rPr>
        <w:t>附件集</w:t>
      </w:r>
      <w:r>
        <w:tab/>
      </w:r>
      <w:r>
        <w:fldChar w:fldCharType="begin"/>
      </w:r>
      <w:r>
        <w:instrText xml:space="preserve"> PAGEREF _Toc29070 \h </w:instrText>
      </w:r>
      <w:r>
        <w:fldChar w:fldCharType="separate"/>
      </w:r>
      <w:r>
        <w:t>79</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_Toc6307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1.10 </w:t>
      </w:r>
      <w:r>
        <w:rPr>
          <w:rFonts w:hint="eastAsia" w:ascii="宋体" w:hAnsi="宋体" w:cs="宋体"/>
          <w:highlight w:val="none"/>
        </w:rPr>
        <w:t>代码集</w:t>
      </w:r>
      <w:r>
        <w:tab/>
      </w:r>
      <w:r>
        <w:fldChar w:fldCharType="begin"/>
      </w:r>
      <w:r>
        <w:instrText xml:space="preserve"> PAGEREF _Toc6307 \h </w:instrText>
      </w:r>
      <w:r>
        <w:fldChar w:fldCharType="separate"/>
      </w:r>
      <w:r>
        <w:t>82</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_Toc24268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2 </w:t>
      </w:r>
      <w:r>
        <w:rPr>
          <w:rFonts w:hint="eastAsia" w:ascii="宋体" w:hAnsi="宋体" w:cs="宋体"/>
          <w:highlight w:val="none"/>
        </w:rPr>
        <w:t>政府采购数据集</w:t>
      </w:r>
      <w:r>
        <w:tab/>
      </w:r>
      <w:r>
        <w:fldChar w:fldCharType="begin"/>
      </w:r>
      <w:r>
        <w:instrText xml:space="preserve"> PAGEREF _Toc24268 \h </w:instrText>
      </w:r>
      <w:r>
        <w:fldChar w:fldCharType="separate"/>
      </w:r>
      <w:r>
        <w:t>98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_Toc15879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2.1 </w:t>
      </w:r>
      <w:r>
        <w:rPr>
          <w:rFonts w:hint="eastAsia" w:ascii="宋体" w:hAnsi="宋体" w:cs="宋体"/>
          <w:highlight w:val="none"/>
        </w:rPr>
        <w:t>项目管理</w:t>
      </w:r>
      <w:r>
        <w:tab/>
      </w:r>
      <w:r>
        <w:fldChar w:fldCharType="begin"/>
      </w:r>
      <w:r>
        <w:instrText xml:space="preserve"> PAGEREF _Toc15879 \h </w:instrText>
      </w:r>
      <w:r>
        <w:fldChar w:fldCharType="separate"/>
      </w:r>
      <w:r>
        <w:t>98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_Toc8033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2.2 </w:t>
      </w:r>
      <w:r>
        <w:rPr>
          <w:rFonts w:hint="eastAsia" w:ascii="宋体" w:hAnsi="宋体" w:cs="宋体"/>
          <w:highlight w:val="none"/>
        </w:rPr>
        <w:t>资格预审</w:t>
      </w:r>
      <w:r>
        <w:tab/>
      </w:r>
      <w:r>
        <w:fldChar w:fldCharType="begin"/>
      </w:r>
      <w:r>
        <w:instrText xml:space="preserve"> PAGEREF _Toc8033 \h </w:instrText>
      </w:r>
      <w:r>
        <w:fldChar w:fldCharType="separate"/>
      </w:r>
      <w:r>
        <w:t>102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_Toc420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szCs w:val="28"/>
          <w:vertAlign w:val="baseline"/>
        </w:rPr>
        <w:t xml:space="preserve">2.3 </w:t>
      </w:r>
      <w:r>
        <w:rPr>
          <w:rFonts w:hint="eastAsia" w:ascii="宋体" w:hAnsi="宋体" w:cs="宋体"/>
          <w:highlight w:val="none"/>
        </w:rPr>
        <w:t>交易前</w:t>
      </w:r>
      <w:r>
        <w:tab/>
      </w:r>
      <w:r>
        <w:fldChar w:fldCharType="begin"/>
      </w:r>
      <w:r>
        <w:instrText xml:space="preserve"> PAGEREF _Toc420 \h </w:instrText>
      </w:r>
      <w:r>
        <w:fldChar w:fldCharType="separate"/>
      </w:r>
      <w:r>
        <w:t>109</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_Toc32150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2.4 </w:t>
      </w:r>
      <w:r>
        <w:rPr>
          <w:rFonts w:hint="eastAsia" w:ascii="宋体" w:hAnsi="宋体" w:cs="宋体"/>
          <w:highlight w:val="none"/>
        </w:rPr>
        <w:t>开标评标</w:t>
      </w:r>
      <w:r>
        <w:tab/>
      </w:r>
      <w:r>
        <w:fldChar w:fldCharType="begin"/>
      </w:r>
      <w:r>
        <w:instrText xml:space="preserve"> PAGEREF _Toc32150 \h </w:instrText>
      </w:r>
      <w:r>
        <w:fldChar w:fldCharType="separate"/>
      </w:r>
      <w:r>
        <w:t>120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_Toc16512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szCs w:val="28"/>
          <w:vertAlign w:val="baseline"/>
        </w:rPr>
        <w:t xml:space="preserve">2.5 </w:t>
      </w:r>
      <w:r>
        <w:rPr>
          <w:rFonts w:hint="eastAsia" w:ascii="宋体" w:hAnsi="宋体" w:cs="宋体"/>
          <w:highlight w:val="none"/>
        </w:rPr>
        <w:t>交易后</w:t>
      </w:r>
      <w:r>
        <w:tab/>
      </w:r>
      <w:r>
        <w:fldChar w:fldCharType="begin"/>
      </w:r>
      <w:r>
        <w:instrText xml:space="preserve"> PAGEREF _Toc16512 \h </w:instrText>
      </w:r>
      <w:r>
        <w:fldChar w:fldCharType="separate"/>
      </w:r>
      <w:r>
        <w:t>127</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_Toc14005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szCs w:val="28"/>
          <w:vertAlign w:val="baseline"/>
        </w:rPr>
        <w:t xml:space="preserve">2.6 </w:t>
      </w:r>
      <w:r>
        <w:rPr>
          <w:rFonts w:hint="eastAsia" w:ascii="宋体" w:hAnsi="宋体" w:cs="宋体"/>
          <w:szCs w:val="28"/>
          <w:highlight w:val="none"/>
        </w:rPr>
        <w:t>特殊情况</w:t>
      </w:r>
      <w:r>
        <w:tab/>
      </w:r>
      <w:r>
        <w:fldChar w:fldCharType="begin"/>
      </w:r>
      <w:r>
        <w:instrText xml:space="preserve"> PAGEREF _Toc14005 \h </w:instrText>
      </w:r>
      <w:r>
        <w:fldChar w:fldCharType="separate"/>
      </w:r>
      <w:r>
        <w:t>135</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_Toc11694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szCs w:val="21"/>
          <w:vertAlign w:val="baseline"/>
        </w:rPr>
        <w:t xml:space="preserve">2.7 </w:t>
      </w:r>
      <w:r>
        <w:rPr>
          <w:rFonts w:hint="eastAsia" w:ascii="宋体" w:hAnsi="宋体" w:cs="宋体"/>
          <w:szCs w:val="21"/>
          <w:highlight w:val="none"/>
        </w:rPr>
        <w:t>附件集</w:t>
      </w:r>
      <w:r>
        <w:tab/>
      </w:r>
      <w:r>
        <w:fldChar w:fldCharType="begin"/>
      </w:r>
      <w:r>
        <w:instrText xml:space="preserve"> PAGEREF _Toc11694 \h </w:instrText>
      </w:r>
      <w:r>
        <w:fldChar w:fldCharType="separate"/>
      </w:r>
      <w:r>
        <w:t>141</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_Toc14508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szCs w:val="21"/>
          <w:vertAlign w:val="baseline"/>
        </w:rPr>
        <w:t xml:space="preserve">2.8 </w:t>
      </w:r>
      <w:r>
        <w:rPr>
          <w:rFonts w:hint="eastAsia" w:ascii="宋体" w:hAnsi="宋体" w:cs="宋体"/>
          <w:szCs w:val="21"/>
          <w:highlight w:val="none"/>
        </w:rPr>
        <w:t>代码集</w:t>
      </w:r>
      <w:r>
        <w:tab/>
      </w:r>
      <w:r>
        <w:fldChar w:fldCharType="begin"/>
      </w:r>
      <w:r>
        <w:instrText xml:space="preserve"> PAGEREF _Toc14508 \h </w:instrText>
      </w:r>
      <w:r>
        <w:fldChar w:fldCharType="separate"/>
      </w:r>
      <w:r>
        <w:t>143</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_Toc4580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3 </w:t>
      </w:r>
      <w:r>
        <w:rPr>
          <w:rFonts w:hint="eastAsia" w:ascii="宋体" w:hAnsi="宋体" w:cs="宋体"/>
          <w:highlight w:val="none"/>
        </w:rPr>
        <w:t>土地交易</w:t>
      </w:r>
      <w:r>
        <w:tab/>
      </w:r>
      <w:r>
        <w:fldChar w:fldCharType="begin"/>
      </w:r>
      <w:r>
        <w:instrText xml:space="preserve"> PAGEREF _Toc4580 \h </w:instrText>
      </w:r>
      <w:r>
        <w:fldChar w:fldCharType="separate"/>
      </w:r>
      <w:r>
        <w:t>153</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_Toc31189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3.1 </w:t>
      </w:r>
      <w:r>
        <w:rPr>
          <w:rFonts w:hint="eastAsia" w:ascii="宋体" w:hAnsi="宋体" w:cs="宋体"/>
          <w:highlight w:val="none"/>
        </w:rPr>
        <w:t>地块管理</w:t>
      </w:r>
      <w:r>
        <w:tab/>
      </w:r>
      <w:r>
        <w:fldChar w:fldCharType="begin"/>
      </w:r>
      <w:r>
        <w:instrText xml:space="preserve"> PAGEREF _Toc31189 \h </w:instrText>
      </w:r>
      <w:r>
        <w:fldChar w:fldCharType="separate"/>
      </w:r>
      <w:r>
        <w:t>153</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_Toc170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3.2 </w:t>
      </w:r>
      <w:r>
        <w:rPr>
          <w:rFonts w:hint="eastAsia" w:ascii="宋体" w:hAnsi="宋体" w:cs="宋体"/>
          <w:highlight w:val="none"/>
        </w:rPr>
        <w:t>电子竞价</w:t>
      </w:r>
      <w:r>
        <w:tab/>
      </w:r>
      <w:r>
        <w:fldChar w:fldCharType="begin"/>
      </w:r>
      <w:r>
        <w:instrText xml:space="preserve"> PAGEREF _Toc170 \h </w:instrText>
      </w:r>
      <w:r>
        <w:fldChar w:fldCharType="separate"/>
      </w:r>
      <w:r>
        <w:t>168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_Toc9183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3.3 </w:t>
      </w:r>
      <w:r>
        <w:rPr>
          <w:rFonts w:hint="eastAsia" w:ascii="宋体" w:hAnsi="宋体" w:cs="宋体"/>
          <w:highlight w:val="none"/>
        </w:rPr>
        <w:t>代码集</w:t>
      </w:r>
      <w:r>
        <w:tab/>
      </w:r>
      <w:r>
        <w:fldChar w:fldCharType="begin"/>
      </w:r>
      <w:r>
        <w:instrText xml:space="preserve"> PAGEREF _Toc9183 \h </w:instrText>
      </w:r>
      <w:r>
        <w:fldChar w:fldCharType="separate"/>
      </w:r>
      <w:r>
        <w:t>170</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_Toc30738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4 </w:t>
      </w:r>
      <w:r>
        <w:rPr>
          <w:rFonts w:hint="eastAsia" w:ascii="宋体" w:hAnsi="宋体" w:cs="宋体"/>
          <w:highlight w:val="none"/>
        </w:rPr>
        <w:t>矿权交易</w:t>
      </w:r>
      <w:r>
        <w:tab/>
      </w:r>
      <w:r>
        <w:fldChar w:fldCharType="begin"/>
      </w:r>
      <w:r>
        <w:instrText xml:space="preserve"> PAGEREF _Toc30738 \h </w:instrText>
      </w:r>
      <w:r>
        <w:fldChar w:fldCharType="separate"/>
      </w:r>
      <w:r>
        <w:t>172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_Toc21299 </w:instrText>
      </w:r>
      <w:r>
        <w:rPr>
          <w:rFonts w:hint="eastAsia" w:ascii="宋体" w:hAnsi="宋体" w:cs="宋体"/>
          <w:highlight w:val="none"/>
        </w:rPr>
        <w:fldChar w:fldCharType="separate"/>
      </w:r>
      <w:r>
        <w:rPr>
          <w:rFonts w:ascii="宋体" w:hAnsi="宋体" w:eastAsia="宋体" w:cs="Times New Roman"/>
          <w:bCs w:val="0"/>
          <w:i w:val="0"/>
          <w:iCs w:val="0"/>
          <w:caps w:val="0"/>
          <w:smallCaps w:val="0"/>
          <w:strike w:val="0"/>
          <w:dstrike w:val="0"/>
          <w:vanish w:val="0"/>
          <w:spacing w:val="0"/>
          <w:position w:val="0"/>
          <w:vertAlign w:val="baseline"/>
        </w:rPr>
        <w:t xml:space="preserve">4.1 </w:t>
      </w:r>
      <w:r>
        <w:rPr>
          <w:rFonts w:hint="eastAsia" w:ascii="宋体" w:hAnsi="宋体" w:cs="宋体"/>
          <w:highlight w:val="none"/>
        </w:rPr>
        <w:t>新增矿区</w:t>
      </w:r>
      <w:r>
        <w:tab/>
      </w:r>
      <w:r>
        <w:fldChar w:fldCharType="begin"/>
      </w:r>
      <w:r>
        <w:instrText xml:space="preserve"> PAGEREF _Toc21299 \h </w:instrText>
      </w:r>
      <w:r>
        <w:fldChar w:fldCharType="separate"/>
      </w:r>
      <w:r>
        <w:t>172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_Toc18199 </w:instrText>
      </w:r>
      <w:r>
        <w:rPr>
          <w:rFonts w:hint="eastAsia" w:ascii="宋体" w:hAnsi="宋体" w:cs="宋体"/>
          <w:highlight w:val="none"/>
        </w:rPr>
        <w:fldChar w:fldCharType="separate"/>
      </w:r>
      <w:r>
        <w:rPr>
          <w:rFonts w:hint="eastAsia" w:ascii="宋体" w:hAnsi="宋体" w:cs="宋体"/>
          <w:highlight w:val="none"/>
        </w:rPr>
        <w:t>4.2 交易公告</w:t>
      </w:r>
      <w:r>
        <w:tab/>
      </w:r>
      <w:r>
        <w:fldChar w:fldCharType="begin"/>
      </w:r>
      <w:r>
        <w:instrText xml:space="preserve"> PAGEREF _Toc18199 \h </w:instrText>
      </w:r>
      <w:r>
        <w:fldChar w:fldCharType="separate"/>
      </w:r>
      <w:r>
        <w:t>176</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_Toc30278 </w:instrText>
      </w:r>
      <w:r>
        <w:rPr>
          <w:rFonts w:hint="eastAsia" w:ascii="宋体" w:hAnsi="宋体" w:cs="宋体"/>
          <w:highlight w:val="none"/>
        </w:rPr>
        <w:fldChar w:fldCharType="separate"/>
      </w:r>
      <w:r>
        <w:rPr>
          <w:rFonts w:hint="eastAsia" w:ascii="宋体" w:hAnsi="宋体" w:cs="宋体"/>
          <w:highlight w:val="none"/>
        </w:rPr>
        <w:t>4.3 变更公告</w:t>
      </w:r>
      <w:r>
        <w:tab/>
      </w:r>
      <w:r>
        <w:fldChar w:fldCharType="begin"/>
      </w:r>
      <w:r>
        <w:instrText xml:space="preserve"> PAGEREF _Toc30278 \h </w:instrText>
      </w:r>
      <w:r>
        <w:fldChar w:fldCharType="separate"/>
      </w:r>
      <w:r>
        <w:t>178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_Toc14360 </w:instrText>
      </w:r>
      <w:r>
        <w:rPr>
          <w:rFonts w:hint="eastAsia" w:ascii="宋体" w:hAnsi="宋体" w:cs="宋体"/>
          <w:highlight w:val="none"/>
        </w:rPr>
        <w:fldChar w:fldCharType="separate"/>
      </w:r>
      <w:r>
        <w:rPr>
          <w:rFonts w:hint="eastAsia" w:ascii="宋体" w:hAnsi="宋体" w:cs="宋体"/>
          <w:highlight w:val="none"/>
        </w:rPr>
        <w:t>4.4 挂牌底价</w:t>
      </w:r>
      <w:r>
        <w:tab/>
      </w:r>
      <w:r>
        <w:fldChar w:fldCharType="begin"/>
      </w:r>
      <w:r>
        <w:instrText xml:space="preserve"> PAGEREF _Toc14360 \h </w:instrText>
      </w:r>
      <w:r>
        <w:fldChar w:fldCharType="separate"/>
      </w:r>
      <w:r>
        <w:t>179</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_Toc29879 </w:instrText>
      </w:r>
      <w:r>
        <w:rPr>
          <w:rFonts w:hint="eastAsia" w:ascii="宋体" w:hAnsi="宋体" w:cs="宋体"/>
          <w:highlight w:val="none"/>
        </w:rPr>
        <w:fldChar w:fldCharType="separate"/>
      </w:r>
      <w:r>
        <w:rPr>
          <w:rFonts w:hint="eastAsia" w:ascii="宋体" w:hAnsi="宋体" w:cs="宋体"/>
          <w:highlight w:val="none"/>
        </w:rPr>
        <w:t>4.5 矿区报名查看</w:t>
      </w:r>
      <w:r>
        <w:tab/>
      </w:r>
      <w:r>
        <w:fldChar w:fldCharType="begin"/>
      </w:r>
      <w:r>
        <w:instrText xml:space="preserve"> PAGEREF _Toc29879 \h </w:instrText>
      </w:r>
      <w:r>
        <w:fldChar w:fldCharType="separate"/>
      </w:r>
      <w:r>
        <w:t>180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_Toc10250 </w:instrText>
      </w:r>
      <w:r>
        <w:rPr>
          <w:rFonts w:hint="eastAsia" w:ascii="宋体" w:hAnsi="宋体" w:cs="宋体"/>
          <w:highlight w:val="none"/>
        </w:rPr>
        <w:fldChar w:fldCharType="separate"/>
      </w:r>
      <w:r>
        <w:rPr>
          <w:rFonts w:hint="eastAsia" w:ascii="宋体" w:hAnsi="宋体" w:cs="宋体"/>
          <w:highlight w:val="none"/>
        </w:rPr>
        <w:t>4.6 竞得候选人通知书</w:t>
      </w:r>
      <w:r>
        <w:tab/>
      </w:r>
      <w:r>
        <w:fldChar w:fldCharType="begin"/>
      </w:r>
      <w:r>
        <w:instrText xml:space="preserve"> PAGEREF _Toc10250 \h </w:instrText>
      </w:r>
      <w:r>
        <w:fldChar w:fldCharType="separate"/>
      </w:r>
      <w:r>
        <w:t>181</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_Toc17456 </w:instrText>
      </w:r>
      <w:r>
        <w:rPr>
          <w:rFonts w:hint="eastAsia" w:ascii="宋体" w:hAnsi="宋体" w:cs="宋体"/>
          <w:highlight w:val="none"/>
        </w:rPr>
        <w:fldChar w:fldCharType="separate"/>
      </w:r>
      <w:r>
        <w:rPr>
          <w:rFonts w:hint="eastAsia" w:ascii="宋体" w:hAnsi="宋体" w:cs="宋体"/>
          <w:highlight w:val="none"/>
        </w:rPr>
        <w:t>4.7 流拍流挂公告</w:t>
      </w:r>
      <w:r>
        <w:tab/>
      </w:r>
      <w:r>
        <w:fldChar w:fldCharType="begin"/>
      </w:r>
      <w:r>
        <w:instrText xml:space="preserve"> PAGEREF _Toc17456 \h </w:instrText>
      </w:r>
      <w:r>
        <w:fldChar w:fldCharType="separate"/>
      </w:r>
      <w:r>
        <w:t>182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_Toc14419 </w:instrText>
      </w:r>
      <w:r>
        <w:rPr>
          <w:rFonts w:hint="eastAsia" w:ascii="宋体" w:hAnsi="宋体" w:cs="宋体"/>
          <w:highlight w:val="none"/>
        </w:rPr>
        <w:fldChar w:fldCharType="separate"/>
      </w:r>
      <w:r>
        <w:rPr>
          <w:rFonts w:hint="eastAsia" w:ascii="宋体" w:hAnsi="宋体" w:cs="宋体"/>
          <w:highlight w:val="none"/>
        </w:rPr>
        <w:t>4.8 中止公告</w:t>
      </w:r>
      <w:r>
        <w:tab/>
      </w:r>
      <w:r>
        <w:fldChar w:fldCharType="begin"/>
      </w:r>
      <w:r>
        <w:instrText xml:space="preserve"> PAGEREF _Toc14419 \h </w:instrText>
      </w:r>
      <w:r>
        <w:fldChar w:fldCharType="separate"/>
      </w:r>
      <w:r>
        <w:t>183</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_Toc343 </w:instrText>
      </w:r>
      <w:r>
        <w:rPr>
          <w:rFonts w:hint="eastAsia" w:ascii="宋体" w:hAnsi="宋体" w:cs="宋体"/>
          <w:highlight w:val="none"/>
        </w:rPr>
        <w:fldChar w:fldCharType="separate"/>
      </w:r>
      <w:r>
        <w:rPr>
          <w:rFonts w:hint="eastAsia" w:ascii="宋体" w:hAnsi="宋体" w:cs="宋体"/>
          <w:highlight w:val="none"/>
        </w:rPr>
        <w:t>4.9 恢复公告</w:t>
      </w:r>
      <w:r>
        <w:tab/>
      </w:r>
      <w:r>
        <w:fldChar w:fldCharType="begin"/>
      </w:r>
      <w:r>
        <w:instrText xml:space="preserve"> PAGEREF _Toc343 \h </w:instrText>
      </w:r>
      <w:r>
        <w:fldChar w:fldCharType="separate"/>
      </w:r>
      <w:r>
        <w:t>184</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_Toc30834 </w:instrText>
      </w:r>
      <w:r>
        <w:rPr>
          <w:rFonts w:hint="eastAsia" w:ascii="宋体" w:hAnsi="宋体" w:cs="宋体"/>
          <w:highlight w:val="none"/>
        </w:rPr>
        <w:fldChar w:fldCharType="separate"/>
      </w:r>
      <w:r>
        <w:rPr>
          <w:rFonts w:hint="eastAsia" w:ascii="宋体" w:hAnsi="宋体" w:cs="宋体"/>
          <w:highlight w:val="none"/>
        </w:rPr>
        <w:t>4.10 终止公告</w:t>
      </w:r>
      <w:r>
        <w:tab/>
      </w:r>
      <w:r>
        <w:fldChar w:fldCharType="begin"/>
      </w:r>
      <w:r>
        <w:instrText xml:space="preserve"> PAGEREF _Toc30834 \h </w:instrText>
      </w:r>
      <w:r>
        <w:fldChar w:fldCharType="separate"/>
      </w:r>
      <w:r>
        <w:t>186</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_Toc5468 </w:instrText>
      </w:r>
      <w:r>
        <w:rPr>
          <w:rFonts w:hint="eastAsia" w:ascii="宋体" w:hAnsi="宋体" w:cs="宋体"/>
          <w:highlight w:val="none"/>
        </w:rPr>
        <w:fldChar w:fldCharType="separate"/>
      </w:r>
      <w:r>
        <w:rPr>
          <w:rFonts w:hint="eastAsia" w:ascii="宋体" w:hAnsi="宋体" w:cs="宋体"/>
          <w:highlight w:val="none"/>
        </w:rPr>
        <w:t>4.11 成交公示</w:t>
      </w:r>
      <w:r>
        <w:tab/>
      </w:r>
      <w:r>
        <w:fldChar w:fldCharType="begin"/>
      </w:r>
      <w:r>
        <w:instrText xml:space="preserve"> PAGEREF _Toc5468 \h </w:instrText>
      </w:r>
      <w:r>
        <w:fldChar w:fldCharType="separate"/>
      </w:r>
      <w:r>
        <w:t>187</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_Toc3544 </w:instrText>
      </w:r>
      <w:r>
        <w:rPr>
          <w:rFonts w:hint="eastAsia" w:ascii="宋体" w:hAnsi="宋体" w:cs="宋体"/>
          <w:highlight w:val="none"/>
        </w:rPr>
        <w:fldChar w:fldCharType="separate"/>
      </w:r>
      <w:r>
        <w:rPr>
          <w:rFonts w:hint="eastAsia" w:ascii="宋体" w:hAnsi="宋体" w:cs="宋体"/>
          <w:highlight w:val="none"/>
        </w:rPr>
        <w:t>4.12 电子竞价</w:t>
      </w:r>
      <w:r>
        <w:tab/>
      </w:r>
      <w:r>
        <w:fldChar w:fldCharType="begin"/>
      </w:r>
      <w:r>
        <w:instrText xml:space="preserve"> PAGEREF _Toc3544 \h </w:instrText>
      </w:r>
      <w:r>
        <w:fldChar w:fldCharType="separate"/>
      </w:r>
      <w:r>
        <w:t>188</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_Toc29928 </w:instrText>
      </w:r>
      <w:r>
        <w:rPr>
          <w:rFonts w:hint="eastAsia" w:ascii="宋体" w:hAnsi="宋体" w:cs="宋体"/>
          <w:highlight w:val="none"/>
        </w:rPr>
        <w:fldChar w:fldCharType="separate"/>
      </w:r>
      <w:r>
        <w:rPr>
          <w:rFonts w:hint="eastAsia" w:ascii="宋体" w:hAnsi="宋体" w:cs="宋体"/>
          <w:highlight w:val="none"/>
        </w:rPr>
        <w:t>4.</w:t>
      </w:r>
      <w:r>
        <w:rPr>
          <w:rFonts w:hint="eastAsia" w:ascii="宋体" w:hAnsi="宋体" w:cs="宋体"/>
          <w:highlight w:val="none"/>
          <w:lang w:val="en-US" w:eastAsia="zh-CN"/>
        </w:rPr>
        <w:t>13</w:t>
      </w:r>
      <w:r>
        <w:rPr>
          <w:rFonts w:hint="eastAsia" w:ascii="宋体" w:hAnsi="宋体" w:cs="宋体"/>
          <w:highlight w:val="none"/>
        </w:rPr>
        <w:t xml:space="preserve"> 代码集</w:t>
      </w:r>
      <w:r>
        <w:tab/>
      </w:r>
      <w:r>
        <w:fldChar w:fldCharType="begin"/>
      </w:r>
      <w:r>
        <w:instrText xml:space="preserve"> PAGEREF _Toc29928 \h </w:instrText>
      </w:r>
      <w:r>
        <w:fldChar w:fldCharType="separate"/>
      </w:r>
      <w:r>
        <w:t>190</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_Toc21409 </w:instrText>
      </w:r>
      <w:r>
        <w:rPr>
          <w:rFonts w:hint="eastAsia" w:ascii="宋体" w:hAnsi="宋体" w:cs="宋体"/>
          <w:highlight w:val="none"/>
        </w:rPr>
        <w:fldChar w:fldCharType="separate"/>
      </w:r>
      <w:r>
        <w:rPr>
          <w:rFonts w:hint="eastAsia" w:ascii="宋体" w:hAnsi="宋体" w:eastAsia="宋体" w:cs="Times New Roman"/>
          <w:bCs w:val="0"/>
          <w:i w:val="0"/>
          <w:iCs w:val="0"/>
          <w:caps w:val="0"/>
          <w:smallCaps w:val="0"/>
          <w:strike w:val="0"/>
          <w:dstrike w:val="0"/>
          <w:spacing w:val="0"/>
          <w:kern w:val="0"/>
          <w:position w:val="0"/>
        </w:rPr>
        <w:t xml:space="preserve">5 </w:t>
      </w:r>
      <w:r>
        <w:rPr>
          <w:rFonts w:hint="eastAsia" w:ascii="宋体" w:hAnsi="宋体" w:cs="宋体"/>
          <w:highlight w:val="none"/>
        </w:rPr>
        <w:t>产权交易</w:t>
      </w:r>
      <w:r>
        <w:tab/>
      </w:r>
      <w:r>
        <w:fldChar w:fldCharType="begin"/>
      </w:r>
      <w:r>
        <w:instrText xml:space="preserve"> PAGEREF _Toc21409 \h </w:instrText>
      </w:r>
      <w:r>
        <w:fldChar w:fldCharType="separate"/>
      </w:r>
      <w:r>
        <w:t>203</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_Toc11117 </w:instrText>
      </w:r>
      <w:r>
        <w:rPr>
          <w:rFonts w:hint="eastAsia" w:ascii="宋体" w:hAnsi="宋体" w:cs="宋体"/>
          <w:highlight w:val="none"/>
        </w:rPr>
        <w:fldChar w:fldCharType="separate"/>
      </w:r>
      <w:r>
        <w:rPr>
          <w:rFonts w:hint="eastAsia" w:ascii="宋体" w:hAnsi="宋体" w:cs="宋体"/>
          <w:highlight w:val="none"/>
        </w:rPr>
        <w:t>5.1 转让受理</w:t>
      </w:r>
      <w:r>
        <w:tab/>
      </w:r>
      <w:r>
        <w:fldChar w:fldCharType="begin"/>
      </w:r>
      <w:r>
        <w:instrText xml:space="preserve"> PAGEREF _Toc11117 \h </w:instrText>
      </w:r>
      <w:r>
        <w:fldChar w:fldCharType="separate"/>
      </w:r>
      <w:r>
        <w:t>203</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_Toc30995 </w:instrText>
      </w:r>
      <w:r>
        <w:rPr>
          <w:rFonts w:hint="eastAsia" w:ascii="宋体" w:hAnsi="宋体" w:cs="宋体"/>
          <w:highlight w:val="none"/>
        </w:rPr>
        <w:fldChar w:fldCharType="separate"/>
      </w:r>
      <w:r>
        <w:rPr>
          <w:rFonts w:hint="eastAsia" w:ascii="宋体" w:hAnsi="宋体" w:cs="宋体"/>
          <w:highlight w:val="none"/>
        </w:rPr>
        <w:t>5.2 普通交易</w:t>
      </w:r>
      <w:r>
        <w:tab/>
      </w:r>
      <w:r>
        <w:fldChar w:fldCharType="begin"/>
      </w:r>
      <w:r>
        <w:instrText xml:space="preserve"> PAGEREF _Toc30995 \h </w:instrText>
      </w:r>
      <w:r>
        <w:fldChar w:fldCharType="separate"/>
      </w:r>
      <w:r>
        <w:t>210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_Toc15923 </w:instrText>
      </w:r>
      <w:r>
        <w:rPr>
          <w:rFonts w:hint="eastAsia" w:ascii="宋体" w:hAnsi="宋体" w:cs="宋体"/>
          <w:highlight w:val="none"/>
        </w:rPr>
        <w:fldChar w:fldCharType="separate"/>
      </w:r>
      <w:r>
        <w:rPr>
          <w:rFonts w:hint="eastAsia" w:ascii="宋体" w:hAnsi="宋体" w:cs="宋体"/>
          <w:highlight w:val="none"/>
        </w:rPr>
        <w:t>5.3 电子竞价</w:t>
      </w:r>
      <w:r>
        <w:tab/>
      </w:r>
      <w:r>
        <w:fldChar w:fldCharType="begin"/>
      </w:r>
      <w:r>
        <w:instrText xml:space="preserve"> PAGEREF _Toc15923 \h </w:instrText>
      </w:r>
      <w:r>
        <w:fldChar w:fldCharType="separate"/>
      </w:r>
      <w:r>
        <w:t>215</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_Toc7432 </w:instrText>
      </w:r>
      <w:r>
        <w:rPr>
          <w:rFonts w:hint="eastAsia" w:ascii="宋体" w:hAnsi="宋体" w:cs="宋体"/>
          <w:highlight w:val="none"/>
        </w:rPr>
        <w:fldChar w:fldCharType="separate"/>
      </w:r>
      <w:r>
        <w:rPr>
          <w:rFonts w:hint="eastAsia" w:ascii="宋体" w:hAnsi="宋体" w:cs="宋体"/>
          <w:highlight w:val="none"/>
        </w:rPr>
        <w:t>5.4 交易结束</w:t>
      </w:r>
      <w:r>
        <w:tab/>
      </w:r>
      <w:r>
        <w:fldChar w:fldCharType="begin"/>
      </w:r>
      <w:r>
        <w:instrText xml:space="preserve"> PAGEREF _Toc7432 \h </w:instrText>
      </w:r>
      <w:r>
        <w:fldChar w:fldCharType="separate"/>
      </w:r>
      <w:r>
        <w:t>216</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_Toc3224 </w:instrText>
      </w:r>
      <w:r>
        <w:rPr>
          <w:rFonts w:hint="eastAsia" w:ascii="宋体" w:hAnsi="宋体" w:cs="宋体"/>
          <w:highlight w:val="none"/>
        </w:rPr>
        <w:fldChar w:fldCharType="separate"/>
      </w:r>
      <w:r>
        <w:rPr>
          <w:rFonts w:hint="eastAsia" w:ascii="宋体" w:hAnsi="宋体" w:cs="宋体"/>
          <w:highlight w:val="none"/>
        </w:rPr>
        <w:t>5.5 特殊情况</w:t>
      </w:r>
      <w:r>
        <w:tab/>
      </w:r>
      <w:r>
        <w:fldChar w:fldCharType="begin"/>
      </w:r>
      <w:r>
        <w:instrText xml:space="preserve"> PAGEREF _Toc3224 \h </w:instrText>
      </w:r>
      <w:r>
        <w:fldChar w:fldCharType="separate"/>
      </w:r>
      <w:r>
        <w:t>222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_Toc5550 </w:instrText>
      </w:r>
      <w:r>
        <w:rPr>
          <w:rFonts w:hint="eastAsia" w:ascii="宋体" w:hAnsi="宋体" w:cs="宋体"/>
          <w:highlight w:val="none"/>
        </w:rPr>
        <w:fldChar w:fldCharType="separate"/>
      </w:r>
      <w:r>
        <w:rPr>
          <w:rFonts w:hint="eastAsia" w:ascii="宋体" w:hAnsi="宋体" w:cs="宋体"/>
          <w:highlight w:val="none"/>
        </w:rPr>
        <w:t>5.6 代码集</w:t>
      </w:r>
      <w:r>
        <w:tab/>
      </w:r>
      <w:r>
        <w:fldChar w:fldCharType="begin"/>
      </w:r>
      <w:r>
        <w:instrText xml:space="preserve"> PAGEREF _Toc5550 \h </w:instrText>
      </w:r>
      <w:r>
        <w:fldChar w:fldCharType="separate"/>
      </w:r>
      <w:r>
        <w:t>225</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_Toc16204 </w:instrText>
      </w:r>
      <w:r>
        <w:rPr>
          <w:rFonts w:hint="eastAsia" w:ascii="宋体" w:hAnsi="宋体" w:cs="宋体"/>
          <w:highlight w:val="none"/>
        </w:rPr>
        <w:fldChar w:fldCharType="separate"/>
      </w:r>
      <w:r>
        <w:rPr>
          <w:rFonts w:hint="eastAsia" w:ascii="宋体" w:hAnsi="宋体" w:cs="宋体"/>
          <w:bCs/>
          <w:kern w:val="0"/>
          <w:szCs w:val="28"/>
          <w:highlight w:val="none"/>
          <w:lang w:bidi="ar"/>
        </w:rPr>
        <w:t>附录 B</w:t>
      </w:r>
      <w:r>
        <w:tab/>
      </w:r>
      <w:r>
        <w:fldChar w:fldCharType="begin"/>
      </w:r>
      <w:r>
        <w:instrText xml:space="preserve"> PAGEREF _Toc16204 \h </w:instrText>
      </w:r>
      <w:r>
        <w:fldChar w:fldCharType="separate"/>
      </w:r>
      <w:r>
        <w:t>230</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_Toc20290 </w:instrText>
      </w:r>
      <w:r>
        <w:rPr>
          <w:rFonts w:hint="eastAsia" w:ascii="宋体" w:hAnsi="宋体" w:cs="宋体"/>
          <w:highlight w:val="none"/>
        </w:rPr>
        <w:fldChar w:fldCharType="separate"/>
      </w:r>
      <w:r>
        <w:rPr>
          <w:rFonts w:hint="eastAsia" w:ascii="宋体" w:hAnsi="宋体" w:cs="宋体"/>
          <w:highlight w:val="none"/>
        </w:rPr>
        <w:t>1.项目编码规则</w:t>
      </w:r>
      <w:r>
        <w:tab/>
      </w:r>
      <w:r>
        <w:fldChar w:fldCharType="begin"/>
      </w:r>
      <w:r>
        <w:instrText xml:space="preserve"> PAGEREF _Toc20290 \h </w:instrText>
      </w:r>
      <w:r>
        <w:fldChar w:fldCharType="separate"/>
      </w:r>
      <w:r>
        <w:t>230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_Toc9888 </w:instrText>
      </w:r>
      <w:r>
        <w:rPr>
          <w:rFonts w:hint="eastAsia" w:ascii="宋体" w:hAnsi="宋体" w:cs="宋体"/>
          <w:highlight w:val="none"/>
        </w:rPr>
        <w:fldChar w:fldCharType="separate"/>
      </w:r>
      <w:r>
        <w:rPr>
          <w:rFonts w:hint="eastAsia" w:ascii="宋体" w:hAnsi="宋体" w:cs="宋体"/>
          <w:highlight w:val="none"/>
        </w:rPr>
        <w:t>1.1项目编号</w:t>
      </w:r>
      <w:r>
        <w:tab/>
      </w:r>
      <w:r>
        <w:fldChar w:fldCharType="begin"/>
      </w:r>
      <w:r>
        <w:instrText xml:space="preserve"> PAGEREF _Toc9888 \h </w:instrText>
      </w:r>
      <w:r>
        <w:fldChar w:fldCharType="separate"/>
      </w:r>
      <w:r>
        <w:t>230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_Toc16820 </w:instrText>
      </w:r>
      <w:r>
        <w:rPr>
          <w:rFonts w:hint="eastAsia" w:ascii="宋体" w:hAnsi="宋体" w:cs="宋体"/>
          <w:highlight w:val="none"/>
        </w:rPr>
        <w:fldChar w:fldCharType="separate"/>
      </w:r>
      <w:r>
        <w:rPr>
          <w:rFonts w:hint="eastAsia" w:ascii="宋体" w:hAnsi="宋体" w:cs="宋体"/>
          <w:highlight w:val="none"/>
        </w:rPr>
        <w:t>1.2招标项目编号</w:t>
      </w:r>
      <w:r>
        <w:tab/>
      </w:r>
      <w:r>
        <w:fldChar w:fldCharType="begin"/>
      </w:r>
      <w:r>
        <w:instrText xml:space="preserve"> PAGEREF _Toc16820 \h </w:instrText>
      </w:r>
      <w:r>
        <w:fldChar w:fldCharType="separate"/>
      </w:r>
      <w:r>
        <w:t>230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_Toc10271 </w:instrText>
      </w:r>
      <w:r>
        <w:rPr>
          <w:rFonts w:hint="eastAsia" w:ascii="宋体" w:hAnsi="宋体" w:cs="宋体"/>
          <w:highlight w:val="none"/>
        </w:rPr>
        <w:fldChar w:fldCharType="separate"/>
      </w:r>
      <w:r>
        <w:rPr>
          <w:rFonts w:hint="eastAsia" w:ascii="宋体" w:hAnsi="宋体" w:cs="宋体"/>
          <w:highlight w:val="none"/>
        </w:rPr>
        <w:t>1.3标段（包）编号</w:t>
      </w:r>
      <w:r>
        <w:tab/>
      </w:r>
      <w:r>
        <w:fldChar w:fldCharType="begin"/>
      </w:r>
      <w:r>
        <w:instrText xml:space="preserve"> PAGEREF _Toc10271 \h </w:instrText>
      </w:r>
      <w:r>
        <w:fldChar w:fldCharType="separate"/>
      </w:r>
      <w:r>
        <w:t>230</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_Toc15445 </w:instrText>
      </w:r>
      <w:r>
        <w:rPr>
          <w:rFonts w:hint="eastAsia" w:ascii="宋体" w:hAnsi="宋体" w:cs="宋体"/>
          <w:highlight w:val="none"/>
        </w:rPr>
        <w:fldChar w:fldCharType="separate"/>
      </w:r>
      <w:r>
        <w:rPr>
          <w:rFonts w:ascii="宋体" w:hAnsi="宋体" w:cs="宋体"/>
        </w:rPr>
        <w:t xml:space="preserve">2. </w:t>
      </w:r>
      <w:r>
        <w:rPr>
          <w:rFonts w:hint="eastAsia" w:ascii="宋体" w:hAnsi="宋体" w:cs="宋体"/>
          <w:highlight w:val="none"/>
        </w:rPr>
        <w:t>主体编码规则</w:t>
      </w:r>
      <w:r>
        <w:tab/>
      </w:r>
      <w:r>
        <w:fldChar w:fldCharType="begin"/>
      </w:r>
      <w:r>
        <w:instrText xml:space="preserve"> PAGEREF _Toc15445 \h </w:instrText>
      </w:r>
      <w:r>
        <w:fldChar w:fldCharType="separate"/>
      </w:r>
      <w:r>
        <w:t>230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_Toc7684 </w:instrText>
      </w:r>
      <w:r>
        <w:rPr>
          <w:rFonts w:hint="eastAsia" w:ascii="宋体" w:hAnsi="宋体" w:cs="宋体"/>
          <w:highlight w:val="none"/>
        </w:rPr>
        <w:fldChar w:fldCharType="separate"/>
      </w:r>
      <w:r>
        <w:rPr>
          <w:rFonts w:hint="eastAsia" w:ascii="宋体" w:hAnsi="宋体" w:cs="宋体"/>
          <w:highlight w:val="none"/>
        </w:rPr>
        <w:t>2.1主体代码类型</w:t>
      </w:r>
      <w:r>
        <w:tab/>
      </w:r>
      <w:r>
        <w:fldChar w:fldCharType="begin"/>
      </w:r>
      <w:r>
        <w:instrText xml:space="preserve"> PAGEREF _Toc7684 \h </w:instrText>
      </w:r>
      <w:r>
        <w:fldChar w:fldCharType="separate"/>
      </w:r>
      <w:r>
        <w:t>230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_Toc32759 </w:instrText>
      </w:r>
      <w:r>
        <w:rPr>
          <w:rFonts w:hint="eastAsia" w:ascii="宋体" w:hAnsi="宋体" w:cs="宋体"/>
          <w:highlight w:val="none"/>
        </w:rPr>
        <w:fldChar w:fldCharType="separate"/>
      </w:r>
      <w:r>
        <w:rPr>
          <w:rFonts w:hint="eastAsia" w:ascii="宋体" w:hAnsi="宋体" w:cs="宋体"/>
          <w:highlight w:val="none"/>
        </w:rPr>
        <w:t>2.2主体代码</w:t>
      </w:r>
      <w:r>
        <w:tab/>
      </w:r>
      <w:r>
        <w:fldChar w:fldCharType="begin"/>
      </w:r>
      <w:r>
        <w:instrText xml:space="preserve"> PAGEREF _Toc32759 \h </w:instrText>
      </w:r>
      <w:r>
        <w:fldChar w:fldCharType="separate"/>
      </w:r>
      <w:r>
        <w:t>230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_Toc24396 </w:instrText>
      </w:r>
      <w:r>
        <w:rPr>
          <w:rFonts w:hint="eastAsia" w:ascii="宋体" w:hAnsi="宋体" w:cs="宋体"/>
          <w:highlight w:val="none"/>
        </w:rPr>
        <w:fldChar w:fldCharType="separate"/>
      </w:r>
      <w:r>
        <w:rPr>
          <w:rFonts w:hint="eastAsia" w:ascii="宋体" w:hAnsi="宋体" w:cs="宋体"/>
          <w:highlight w:val="none"/>
        </w:rPr>
        <w:t>2.3主体角色类型</w:t>
      </w:r>
      <w:r>
        <w:tab/>
      </w:r>
      <w:r>
        <w:fldChar w:fldCharType="begin"/>
      </w:r>
      <w:r>
        <w:instrText xml:space="preserve"> PAGEREF _Toc24396 \h </w:instrText>
      </w:r>
      <w:r>
        <w:fldChar w:fldCharType="separate"/>
      </w:r>
      <w:r>
        <w:t>230</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_Toc9012 </w:instrText>
      </w:r>
      <w:r>
        <w:rPr>
          <w:rFonts w:hint="eastAsia" w:ascii="宋体" w:hAnsi="宋体" w:cs="宋体"/>
          <w:highlight w:val="none"/>
        </w:rPr>
        <w:fldChar w:fldCharType="separate"/>
      </w:r>
      <w:r>
        <w:rPr>
          <w:rFonts w:hint="eastAsia" w:ascii="宋体" w:hAnsi="宋体" w:cs="宋体"/>
          <w:bCs/>
          <w:kern w:val="0"/>
          <w:szCs w:val="32"/>
          <w:highlight w:val="none"/>
        </w:rPr>
        <w:t xml:space="preserve">2.4 </w:t>
      </w:r>
      <w:r>
        <w:rPr>
          <w:rFonts w:hint="eastAsia" w:ascii="宋体" w:hAnsi="宋体" w:cs="宋体"/>
          <w:bCs/>
          <w:kern w:val="0"/>
          <w:szCs w:val="21"/>
          <w:highlight w:val="none"/>
        </w:rPr>
        <w:t>主体类别</w:t>
      </w:r>
      <w:r>
        <w:tab/>
      </w:r>
      <w:r>
        <w:fldChar w:fldCharType="begin"/>
      </w:r>
      <w:r>
        <w:instrText xml:space="preserve"> PAGEREF _Toc9012 \h </w:instrText>
      </w:r>
      <w:r>
        <w:fldChar w:fldCharType="separate"/>
      </w:r>
      <w:r>
        <w:t>231</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_Toc7543 </w:instrText>
      </w:r>
      <w:r>
        <w:rPr>
          <w:rFonts w:hint="eastAsia" w:ascii="宋体" w:hAnsi="宋体" w:cs="宋体"/>
          <w:highlight w:val="none"/>
        </w:rPr>
        <w:fldChar w:fldCharType="separate"/>
      </w:r>
      <w:r>
        <w:rPr>
          <w:rFonts w:ascii="宋体" w:hAnsi="宋体" w:cs="宋体"/>
        </w:rPr>
        <w:t xml:space="preserve">3. </w:t>
      </w:r>
      <w:r>
        <w:rPr>
          <w:rFonts w:hint="eastAsia" w:ascii="宋体" w:hAnsi="宋体" w:cs="宋体"/>
          <w:highlight w:val="none"/>
        </w:rPr>
        <w:t>统一交易标识码编码规则</w:t>
      </w:r>
      <w:r>
        <w:tab/>
      </w:r>
      <w:r>
        <w:fldChar w:fldCharType="begin"/>
      </w:r>
      <w:r>
        <w:instrText xml:space="preserve"> PAGEREF _Toc7543 \h </w:instrText>
      </w:r>
      <w:r>
        <w:fldChar w:fldCharType="separate"/>
      </w:r>
      <w:r>
        <w:t>231</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_Toc22959 </w:instrText>
      </w:r>
      <w:r>
        <w:rPr>
          <w:rFonts w:hint="eastAsia" w:ascii="宋体" w:hAnsi="宋体" w:cs="宋体"/>
          <w:highlight w:val="none"/>
        </w:rPr>
        <w:fldChar w:fldCharType="separate"/>
      </w:r>
      <w:r>
        <w:rPr>
          <w:rFonts w:hint="eastAsia" w:ascii="宋体" w:hAnsi="宋体" w:cs="宋体"/>
          <w:highlight w:val="none"/>
        </w:rPr>
        <w:t>3.1统一交易标识码的构成</w:t>
      </w:r>
      <w:r>
        <w:tab/>
      </w:r>
      <w:r>
        <w:fldChar w:fldCharType="begin"/>
      </w:r>
      <w:r>
        <w:instrText xml:space="preserve"> PAGEREF _Toc22959 \h </w:instrText>
      </w:r>
      <w:r>
        <w:fldChar w:fldCharType="separate"/>
      </w:r>
      <w:r>
        <w:t>231</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_Toc27957 </w:instrText>
      </w:r>
      <w:r>
        <w:rPr>
          <w:rFonts w:hint="eastAsia" w:ascii="宋体" w:hAnsi="宋体" w:cs="宋体"/>
          <w:highlight w:val="none"/>
        </w:rPr>
        <w:fldChar w:fldCharType="separate"/>
      </w:r>
      <w:r>
        <w:rPr>
          <w:rFonts w:hint="eastAsia" w:ascii="宋体" w:hAnsi="宋体" w:cs="宋体"/>
          <w:highlight w:val="none"/>
        </w:rPr>
        <w:t>3.2交易分类码</w:t>
      </w:r>
      <w:r>
        <w:tab/>
      </w:r>
      <w:r>
        <w:fldChar w:fldCharType="begin"/>
      </w:r>
      <w:r>
        <w:instrText xml:space="preserve"> PAGEREF _Toc27957 \h </w:instrText>
      </w:r>
      <w:r>
        <w:fldChar w:fldCharType="separate"/>
      </w:r>
      <w:r>
        <w:t>231</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_Toc16008 </w:instrText>
      </w:r>
      <w:r>
        <w:rPr>
          <w:rFonts w:hint="eastAsia" w:ascii="宋体" w:hAnsi="宋体" w:cs="宋体"/>
          <w:highlight w:val="none"/>
        </w:rPr>
        <w:fldChar w:fldCharType="separate"/>
      </w:r>
      <w:r>
        <w:rPr>
          <w:rFonts w:hint="eastAsia" w:ascii="宋体" w:hAnsi="宋体" w:cs="宋体"/>
          <w:highlight w:val="none"/>
        </w:rPr>
        <w:t>3.3统一社会信用代码</w:t>
      </w:r>
      <w:r>
        <w:tab/>
      </w:r>
      <w:r>
        <w:fldChar w:fldCharType="begin"/>
      </w:r>
      <w:r>
        <w:instrText xml:space="preserve"> PAGEREF _Toc16008 \h </w:instrText>
      </w:r>
      <w:r>
        <w:fldChar w:fldCharType="separate"/>
      </w:r>
      <w:r>
        <w:t>231</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_Toc14736 </w:instrText>
      </w:r>
      <w:r>
        <w:rPr>
          <w:rFonts w:hint="eastAsia" w:ascii="宋体" w:hAnsi="宋体" w:cs="宋体"/>
          <w:highlight w:val="none"/>
        </w:rPr>
        <w:fldChar w:fldCharType="separate"/>
      </w:r>
      <w:r>
        <w:rPr>
          <w:rFonts w:hint="eastAsia" w:ascii="宋体" w:hAnsi="宋体" w:cs="宋体"/>
          <w:highlight w:val="none"/>
        </w:rPr>
        <w:t>3.4日期码</w:t>
      </w:r>
      <w:r>
        <w:tab/>
      </w:r>
      <w:r>
        <w:fldChar w:fldCharType="begin"/>
      </w:r>
      <w:r>
        <w:instrText xml:space="preserve"> PAGEREF _Toc14736 \h </w:instrText>
      </w:r>
      <w:r>
        <w:fldChar w:fldCharType="separate"/>
      </w:r>
      <w:r>
        <w:t>232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_Toc867 </w:instrText>
      </w:r>
      <w:r>
        <w:rPr>
          <w:rFonts w:hint="eastAsia" w:ascii="宋体" w:hAnsi="宋体" w:cs="宋体"/>
          <w:highlight w:val="none"/>
        </w:rPr>
        <w:fldChar w:fldCharType="separate"/>
      </w:r>
      <w:r>
        <w:rPr>
          <w:rFonts w:hint="eastAsia" w:ascii="宋体" w:hAnsi="宋体" w:cs="宋体"/>
          <w:highlight w:val="none"/>
        </w:rPr>
        <w:t>3.5流水号</w:t>
      </w:r>
      <w:r>
        <w:tab/>
      </w:r>
      <w:r>
        <w:fldChar w:fldCharType="begin"/>
      </w:r>
      <w:r>
        <w:instrText xml:space="preserve"> PAGEREF _Toc867 \h </w:instrText>
      </w:r>
      <w:r>
        <w:fldChar w:fldCharType="separate"/>
      </w:r>
      <w:r>
        <w:t>232</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_Toc7508 </w:instrText>
      </w:r>
      <w:r>
        <w:rPr>
          <w:rFonts w:hint="eastAsia" w:ascii="宋体" w:hAnsi="宋体" w:cs="宋体"/>
          <w:highlight w:val="none"/>
        </w:rPr>
        <w:fldChar w:fldCharType="separate"/>
      </w:r>
      <w:r>
        <w:rPr>
          <w:rFonts w:ascii="宋体" w:hAnsi="宋体" w:cs="宋体"/>
        </w:rPr>
        <w:t xml:space="preserve">4. </w:t>
      </w:r>
      <w:r>
        <w:rPr>
          <w:rFonts w:hint="eastAsia" w:ascii="宋体" w:hAnsi="宋体" w:cs="宋体"/>
          <w:highlight w:val="none"/>
        </w:rPr>
        <w:t>公共资源交易分类</w:t>
      </w:r>
      <w:r>
        <w:tab/>
      </w:r>
      <w:r>
        <w:fldChar w:fldCharType="begin"/>
      </w:r>
      <w:r>
        <w:instrText xml:space="preserve"> PAGEREF _Toc7508 \h </w:instrText>
      </w:r>
      <w:r>
        <w:fldChar w:fldCharType="separate"/>
      </w:r>
      <w:r>
        <w:t>232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_Toc12463 </w:instrText>
      </w:r>
      <w:r>
        <w:rPr>
          <w:rFonts w:hint="eastAsia" w:ascii="宋体" w:hAnsi="宋体" w:cs="宋体"/>
          <w:highlight w:val="none"/>
        </w:rPr>
        <w:fldChar w:fldCharType="separate"/>
      </w:r>
      <w:r>
        <w:rPr>
          <w:rFonts w:hint="eastAsia" w:ascii="宋体" w:hAnsi="宋体" w:cs="宋体"/>
          <w:highlight w:val="none"/>
        </w:rPr>
        <w:t>4.1分类原则</w:t>
      </w:r>
      <w:r>
        <w:tab/>
      </w:r>
      <w:r>
        <w:fldChar w:fldCharType="begin"/>
      </w:r>
      <w:r>
        <w:instrText xml:space="preserve"> PAGEREF _Toc12463 \h </w:instrText>
      </w:r>
      <w:r>
        <w:fldChar w:fldCharType="separate"/>
      </w:r>
      <w:r>
        <w:t>232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_Toc15555 </w:instrText>
      </w:r>
      <w:r>
        <w:rPr>
          <w:rFonts w:hint="eastAsia" w:ascii="宋体" w:hAnsi="宋体" w:cs="宋体"/>
          <w:highlight w:val="none"/>
        </w:rPr>
        <w:fldChar w:fldCharType="separate"/>
      </w:r>
      <w:r>
        <w:rPr>
          <w:rFonts w:hint="eastAsia" w:ascii="宋体" w:hAnsi="宋体" w:cs="宋体"/>
          <w:highlight w:val="none"/>
        </w:rPr>
        <w:t>4.2代码结构</w:t>
      </w:r>
      <w:r>
        <w:tab/>
      </w:r>
      <w:r>
        <w:fldChar w:fldCharType="begin"/>
      </w:r>
      <w:r>
        <w:instrText xml:space="preserve"> PAGEREF _Toc15555 \h </w:instrText>
      </w:r>
      <w:r>
        <w:fldChar w:fldCharType="separate"/>
      </w:r>
      <w:r>
        <w:t>232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_Toc18701 </w:instrText>
      </w:r>
      <w:r>
        <w:rPr>
          <w:rFonts w:hint="eastAsia" w:ascii="宋体" w:hAnsi="宋体" w:cs="宋体"/>
          <w:highlight w:val="none"/>
        </w:rPr>
        <w:fldChar w:fldCharType="separate"/>
      </w:r>
      <w:r>
        <w:rPr>
          <w:rFonts w:hint="eastAsia" w:ascii="宋体" w:hAnsi="宋体" w:cs="宋体"/>
          <w:highlight w:val="none"/>
        </w:rPr>
        <w:t>4.3分类类目表</w:t>
      </w:r>
      <w:r>
        <w:tab/>
      </w:r>
      <w:r>
        <w:fldChar w:fldCharType="begin"/>
      </w:r>
      <w:r>
        <w:instrText xml:space="preserve"> PAGEREF _Toc18701 \h </w:instrText>
      </w:r>
      <w:r>
        <w:fldChar w:fldCharType="separate"/>
      </w:r>
      <w:r>
        <w:t>232</w:t>
      </w:r>
      <w:r>
        <w:fldChar w:fldCharType="end"/>
      </w:r>
      <w:r>
        <w:rPr>
          <w:rFonts w:hint="eastAsia" w:ascii="宋体" w:hAnsi="宋体" w:cs="宋体"/>
          <w:color w:val="auto"/>
          <w:highlight w:val="none"/>
        </w:rPr>
        <w:fldChar w:fldCharType="end"/>
      </w:r>
    </w:p>
    <w:p>
      <w:pPr>
        <w:pStyle w:val="11"/>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_Toc18899 </w:instrText>
      </w:r>
      <w:r>
        <w:rPr>
          <w:rFonts w:hint="eastAsia" w:ascii="宋体" w:hAnsi="宋体" w:cs="宋体"/>
          <w:highlight w:val="none"/>
        </w:rPr>
        <w:fldChar w:fldCharType="separate"/>
      </w:r>
      <w:r>
        <w:rPr>
          <w:rFonts w:hint="eastAsia" w:ascii="宋体" w:hAnsi="宋体" w:cs="宋体"/>
          <w:highlight w:val="none"/>
        </w:rPr>
        <w:t>4.4分类类目的扩充</w:t>
      </w:r>
      <w:r>
        <w:tab/>
      </w:r>
      <w:r>
        <w:fldChar w:fldCharType="begin"/>
      </w:r>
      <w:r>
        <w:instrText xml:space="preserve"> PAGEREF _Toc18899 \h </w:instrText>
      </w:r>
      <w:r>
        <w:fldChar w:fldCharType="separate"/>
      </w:r>
      <w:r>
        <w:t>234</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_Toc28933 </w:instrText>
      </w:r>
      <w:r>
        <w:rPr>
          <w:rFonts w:hint="eastAsia" w:ascii="宋体" w:hAnsi="宋体" w:cs="宋体"/>
          <w:highlight w:val="none"/>
        </w:rPr>
        <w:fldChar w:fldCharType="separate"/>
      </w:r>
      <w:r>
        <w:rPr>
          <w:rFonts w:hint="eastAsia" w:ascii="宋体" w:hAnsi="宋体" w:cs="宋体"/>
          <w:highlight w:val="none"/>
        </w:rPr>
        <w:t>5.附件关联标识号编码规则</w:t>
      </w:r>
      <w:r>
        <w:tab/>
      </w:r>
      <w:r>
        <w:fldChar w:fldCharType="begin"/>
      </w:r>
      <w:r>
        <w:instrText xml:space="preserve"> PAGEREF _Toc28933 \h </w:instrText>
      </w:r>
      <w:r>
        <w:fldChar w:fldCharType="separate"/>
      </w:r>
      <w:r>
        <w:t>234</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_Toc28560 </w:instrText>
      </w:r>
      <w:r>
        <w:rPr>
          <w:rFonts w:hint="eastAsia" w:ascii="宋体" w:hAnsi="宋体" w:cs="宋体"/>
          <w:highlight w:val="none"/>
        </w:rPr>
        <w:fldChar w:fldCharType="separate"/>
      </w:r>
      <w:r>
        <w:rPr>
          <w:rFonts w:hint="eastAsia" w:ascii="宋体" w:hAnsi="宋体" w:cs="宋体"/>
          <w:highlight w:val="none"/>
        </w:rPr>
        <w:t>6.项目所在行政区域代码</w:t>
      </w:r>
      <w:r>
        <w:tab/>
      </w:r>
      <w:r>
        <w:fldChar w:fldCharType="begin"/>
      </w:r>
      <w:r>
        <w:instrText xml:space="preserve"> PAGEREF _Toc28560 \h </w:instrText>
      </w:r>
      <w:r>
        <w:fldChar w:fldCharType="separate"/>
      </w:r>
      <w:r>
        <w:t>234</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_Toc1401 </w:instrText>
      </w:r>
      <w:r>
        <w:rPr>
          <w:rFonts w:hint="eastAsia" w:ascii="宋体" w:hAnsi="宋体" w:cs="宋体"/>
          <w:highlight w:val="none"/>
        </w:rPr>
        <w:fldChar w:fldCharType="separate"/>
      </w:r>
      <w:r>
        <w:rPr>
          <w:rFonts w:ascii="Times New Roman" w:hAnsi="Times New Roman"/>
        </w:rPr>
        <w:t xml:space="preserve">7. </w:t>
      </w:r>
      <w:r>
        <w:rPr>
          <w:rFonts w:ascii="Times New Roman" w:hAnsi="Times New Roman"/>
          <w:highlight w:val="none"/>
        </w:rPr>
        <w:t>GUID标识符编码规则</w:t>
      </w:r>
      <w:r>
        <w:tab/>
      </w:r>
      <w:r>
        <w:fldChar w:fldCharType="begin"/>
      </w:r>
      <w:r>
        <w:instrText xml:space="preserve"> PAGEREF _Toc1401 \h </w:instrText>
      </w:r>
      <w:r>
        <w:fldChar w:fldCharType="separate"/>
      </w:r>
      <w:r>
        <w:t>234</w:t>
      </w:r>
      <w:r>
        <w:fldChar w:fldCharType="end"/>
      </w:r>
      <w:r>
        <w:rPr>
          <w:rFonts w:hint="eastAsia" w:ascii="宋体" w:hAnsi="宋体" w:cs="宋体"/>
          <w:color w:val="auto"/>
          <w:highlight w:val="none"/>
        </w:rPr>
        <w:fldChar w:fldCharType="end"/>
      </w:r>
    </w:p>
    <w:p>
      <w:pPr>
        <w:pStyle w:val="10"/>
        <w:tabs>
          <w:tab w:val="right" w:leader="dot" w:pos="8306"/>
        </w:tabs>
      </w:pPr>
      <w:r>
        <w:rPr>
          <w:rFonts w:hint="eastAsia" w:ascii="宋体" w:hAnsi="宋体" w:cs="宋体"/>
          <w:color w:val="auto"/>
          <w:highlight w:val="none"/>
        </w:rPr>
        <w:fldChar w:fldCharType="begin"/>
      </w:r>
      <w:r>
        <w:rPr>
          <w:rFonts w:hint="eastAsia" w:ascii="宋体" w:hAnsi="宋体" w:cs="宋体"/>
          <w:highlight w:val="none"/>
        </w:rPr>
        <w:instrText xml:space="preserve"> HYPERLINK \l _Toc1366 </w:instrText>
      </w:r>
      <w:r>
        <w:rPr>
          <w:rFonts w:hint="eastAsia" w:ascii="宋体" w:hAnsi="宋体" w:cs="宋体"/>
          <w:highlight w:val="none"/>
        </w:rPr>
        <w:fldChar w:fldCharType="separate"/>
      </w:r>
      <w:r>
        <w:rPr>
          <w:rFonts w:ascii="Times New Roman" w:hAnsi="Times New Roman"/>
        </w:rPr>
        <w:t xml:space="preserve">8. </w:t>
      </w:r>
      <w:r>
        <w:rPr>
          <w:rFonts w:hint="eastAsia" w:ascii="Times New Roman" w:hAnsi="Times New Roman"/>
          <w:highlight w:val="none"/>
        </w:rPr>
        <w:t>来源交易系统编码规则</w:t>
      </w:r>
      <w:r>
        <w:tab/>
      </w:r>
      <w:r>
        <w:fldChar w:fldCharType="begin"/>
      </w:r>
      <w:r>
        <w:instrText xml:space="preserve"> PAGEREF _Toc1366 \h </w:instrText>
      </w:r>
      <w:r>
        <w:fldChar w:fldCharType="separate"/>
      </w:r>
      <w:r>
        <w:t>234</w:t>
      </w:r>
      <w:r>
        <w:fldChar w:fldCharType="end"/>
      </w:r>
      <w:r>
        <w:rPr>
          <w:rFonts w:hint="eastAsia" w:ascii="宋体" w:hAnsi="宋体" w:cs="宋体"/>
          <w:color w:val="auto"/>
          <w:highlight w:val="none"/>
        </w:rPr>
        <w:fldChar w:fldCharType="end"/>
      </w:r>
    </w:p>
    <w:p>
      <w:pPr>
        <w:rPr>
          <w:rFonts w:ascii="宋体" w:hAnsi="宋体" w:cs="宋体"/>
          <w:color w:val="auto"/>
          <w:highlight w:val="none"/>
        </w:rPr>
      </w:pPr>
      <w:r>
        <w:rPr>
          <w:rFonts w:hint="eastAsia" w:ascii="宋体" w:hAnsi="宋体" w:cs="宋体"/>
          <w:color w:val="auto"/>
          <w:highlight w:val="none"/>
        </w:rPr>
        <w:fldChar w:fldCharType="end"/>
      </w:r>
    </w:p>
    <w:p>
      <w:pPr>
        <w:widowControl/>
        <w:ind w:firstLine="562" w:firstLineChars="200"/>
        <w:jc w:val="left"/>
        <w:rPr>
          <w:rFonts w:ascii="宋体" w:hAnsi="宋体" w:cs="宋体"/>
          <w:b/>
          <w:bCs/>
          <w:color w:val="auto"/>
          <w:kern w:val="0"/>
          <w:sz w:val="28"/>
          <w:szCs w:val="28"/>
          <w:highlight w:val="none"/>
          <w:lang w:bidi="ar"/>
        </w:rPr>
      </w:pPr>
    </w:p>
    <w:p>
      <w:pPr>
        <w:widowControl/>
        <w:ind w:firstLine="562" w:firstLineChars="200"/>
        <w:jc w:val="left"/>
        <w:rPr>
          <w:rFonts w:ascii="宋体" w:hAnsi="宋体" w:cs="宋体"/>
          <w:b/>
          <w:bCs/>
          <w:color w:val="auto"/>
          <w:kern w:val="0"/>
          <w:sz w:val="28"/>
          <w:szCs w:val="28"/>
          <w:highlight w:val="none"/>
          <w:lang w:bidi="ar"/>
        </w:rPr>
        <w:sectPr>
          <w:footerReference r:id="rId3" w:type="default"/>
          <w:pgSz w:w="11906" w:h="16838"/>
          <w:pgMar w:top="1440" w:right="1800" w:bottom="1440" w:left="1800" w:header="851" w:footer="992" w:gutter="0"/>
          <w:pgNumType w:start="1"/>
          <w:cols w:space="425" w:num="1"/>
          <w:docGrid w:type="lines" w:linePitch="312" w:charSpace="0"/>
        </w:sectPr>
      </w:pPr>
    </w:p>
    <w:p>
      <w:pPr>
        <w:widowControl/>
        <w:ind w:firstLine="562" w:firstLineChars="200"/>
        <w:jc w:val="left"/>
        <w:outlineLvl w:val="0"/>
        <w:rPr>
          <w:rFonts w:ascii="宋体" w:hAnsi="宋体" w:cs="宋体"/>
          <w:b/>
          <w:bCs/>
          <w:color w:val="auto"/>
          <w:sz w:val="28"/>
          <w:szCs w:val="28"/>
          <w:highlight w:val="none"/>
        </w:rPr>
      </w:pPr>
      <w:bookmarkStart w:id="32" w:name="_Toc31277"/>
      <w:bookmarkStart w:id="33" w:name="_Toc19651"/>
      <w:r>
        <w:rPr>
          <w:rFonts w:hint="eastAsia" w:ascii="宋体" w:hAnsi="宋体" w:cs="宋体"/>
          <w:b/>
          <w:bCs/>
          <w:color w:val="auto"/>
          <w:kern w:val="0"/>
          <w:sz w:val="28"/>
          <w:szCs w:val="28"/>
          <w:highlight w:val="none"/>
          <w:lang w:bidi="ar"/>
        </w:rPr>
        <w:t>前 言</w:t>
      </w:r>
      <w:bookmarkEnd w:id="32"/>
      <w:bookmarkEnd w:id="33"/>
    </w:p>
    <w:p>
      <w:pPr>
        <w:widowControl/>
        <w:ind w:firstLine="420" w:firstLineChars="200"/>
        <w:jc w:val="left"/>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本规范依据相关法律法规规章及规范性文件，规定了电子监管系统的架构、基本功能、信息资源和技术保障的要求，促进各类信息资源的互联互通，提高交易服务的便捷性、安全性、规范性和统一性。</w:t>
      </w:r>
    </w:p>
    <w:p>
      <w:pPr>
        <w:pStyle w:val="2"/>
        <w:spacing w:line="240" w:lineRule="auto"/>
        <w:rPr>
          <w:rFonts w:ascii="宋体" w:hAnsi="宋体" w:cs="宋体"/>
          <w:color w:val="auto"/>
          <w:highlight w:val="none"/>
        </w:rPr>
        <w:sectPr>
          <w:footerReference r:id="rId4" w:type="default"/>
          <w:pgSz w:w="11906" w:h="16838"/>
          <w:pgMar w:top="1440" w:right="1800" w:bottom="1440" w:left="1800" w:header="851" w:footer="992" w:gutter="0"/>
          <w:cols w:space="425" w:num="1"/>
          <w:docGrid w:type="lines" w:linePitch="312" w:charSpace="0"/>
        </w:sectPr>
      </w:pPr>
    </w:p>
    <w:p>
      <w:pPr>
        <w:pStyle w:val="2"/>
        <w:spacing w:line="240" w:lineRule="auto"/>
        <w:rPr>
          <w:rFonts w:ascii="宋体" w:hAnsi="宋体" w:cs="宋体"/>
          <w:color w:val="auto"/>
          <w:highlight w:val="none"/>
        </w:rPr>
      </w:pPr>
      <w:bookmarkStart w:id="34" w:name="_Toc23634"/>
      <w:r>
        <w:rPr>
          <w:rFonts w:hint="eastAsia" w:ascii="宋体" w:hAnsi="宋体" w:cs="宋体"/>
          <w:color w:val="auto"/>
          <w:highlight w:val="none"/>
        </w:rPr>
        <w:t>范围</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4"/>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为规范陕西省公共资源交易电子监管系统的建设，开放对接第三方依法建设的电子交易系统，促进信息资源开放共享，提高公共资源配置效率和效益，制定本规范。</w:t>
      </w:r>
    </w:p>
    <w:p>
      <w:pPr>
        <w:ind w:firstLine="420" w:firstLineChars="200"/>
        <w:rPr>
          <w:rFonts w:ascii="宋体" w:hAnsi="宋体" w:cs="宋体"/>
          <w:color w:val="auto"/>
          <w:highlight w:val="none"/>
        </w:rPr>
      </w:pPr>
      <w:r>
        <w:rPr>
          <w:rFonts w:hint="eastAsia" w:ascii="宋体" w:hAnsi="宋体" w:cs="宋体"/>
          <w:color w:val="auto"/>
          <w:highlight w:val="none"/>
        </w:rPr>
        <w:t>本规范适用于陕西省公共资源交易电子监管系统开发应用维护。</w:t>
      </w:r>
    </w:p>
    <w:p>
      <w:pPr>
        <w:pStyle w:val="2"/>
        <w:spacing w:line="240" w:lineRule="auto"/>
        <w:rPr>
          <w:rFonts w:ascii="宋体" w:hAnsi="宋体" w:cs="宋体"/>
          <w:color w:val="auto"/>
          <w:highlight w:val="none"/>
        </w:rPr>
      </w:pPr>
      <w:bookmarkStart w:id="35" w:name="_Toc12078_WPSOffice_Level1"/>
      <w:bookmarkStart w:id="36" w:name="_Toc615_WPSOffice_Level1"/>
      <w:bookmarkStart w:id="37" w:name="_Toc19729"/>
      <w:bookmarkStart w:id="38" w:name="_Toc3294"/>
      <w:r>
        <w:rPr>
          <w:rFonts w:hint="eastAsia" w:ascii="宋体" w:hAnsi="宋体" w:cs="宋体"/>
          <w:color w:val="auto"/>
          <w:highlight w:val="none"/>
        </w:rPr>
        <w:t>规范性引用文件</w:t>
      </w:r>
      <w:bookmarkEnd w:id="35"/>
      <w:bookmarkEnd w:id="36"/>
      <w:bookmarkEnd w:id="37"/>
      <w:bookmarkEnd w:id="38"/>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以下文件的相关条款通过引用而成为本规范的内容。凡是加注日期的引用文件，其随后所有的修改或修订版（勘误的内容除外）均不适用于本规范，但鼓励根据本规范达成协议的各方经协商一致适用以下文件的修订版本。凡是未加注日期的引用文件，其修订版本应自动适用于本规范。</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 17859-1999 计算机信息系统安全保护等级划分准则</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 17539-1998 电子数据交换标准化应用指南</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 19487-2004电子政务业务流程设计方法通用规范</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 19715.1-2005信息技术信息技术安全管理指南</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GB/T19716-2005信息技术信息安全管理实用规则</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GB/T20269-2006信息安全技术信息系统安全管理要求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 20270-2006 信息安全技术网络基础安全技术要求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 20271-2006信息安全技术信息系统通用安全技术要求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GB/T18018-2007信息安全技术路由器安全技术要求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 21064-2007电子政务系统总体设计要求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GB/T17539-1998电子数据交换标准化应用指南</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GB50174-2008电子信息系统机房设计规范</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CAS 185-2009(C)多CA联机认证服务系统应用规范</w:t>
      </w:r>
    </w:p>
    <w:p>
      <w:pPr>
        <w:pStyle w:val="30"/>
        <w:spacing w:line="240" w:lineRule="auto"/>
        <w:ind w:firstLine="420"/>
        <w:rPr>
          <w:rFonts w:hint="eastAsia" w:ascii="宋体" w:hAnsi="宋体" w:cs="宋体"/>
          <w:color w:val="auto"/>
          <w:highlight w:val="none"/>
        </w:rPr>
      </w:pPr>
      <w:r>
        <w:rPr>
          <w:rFonts w:hint="eastAsia" w:ascii="宋体" w:hAnsi="宋体" w:cs="宋体"/>
          <w:color w:val="auto"/>
          <w:highlight w:val="none"/>
        </w:rPr>
        <w:t>《整合建立统一的公共资源交易平台工作方案》（国办发〔2015〕63号）</w:t>
      </w:r>
    </w:p>
    <w:p>
      <w:pPr>
        <w:pStyle w:val="30"/>
        <w:spacing w:line="240" w:lineRule="auto"/>
        <w:ind w:firstLine="420"/>
        <w:rPr>
          <w:rFonts w:hint="eastAsia" w:ascii="宋体" w:hAnsi="宋体" w:eastAsia="宋体" w:cs="宋体"/>
          <w:color w:val="auto"/>
          <w:highlight w:val="none"/>
          <w:lang w:eastAsia="zh-CN"/>
        </w:rPr>
      </w:pPr>
      <w:r>
        <w:rPr>
          <w:rFonts w:hint="eastAsia" w:ascii="宋体" w:hAnsi="宋体" w:cs="宋体"/>
          <w:color w:val="auto"/>
          <w:highlight w:val="none"/>
          <w:lang w:eastAsia="zh-CN"/>
        </w:rPr>
        <w:t>《关于进一步优化营商环境更好服务市场主体的实施意见》（国办发〔2020〕24号）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《关于深化公共资源交易平台整合共享的指导意见》（国办函〔2019〕41号）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《电子招标投标办法》（国家发展改革委令第20号）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《公共资源交易平台管理暂行办法》（国家发展改革委令第39号）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《招标公告和公示信息发布管理办法》（国家发展改革委令第10号）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《关于做好〈电子招标投标办法〉贯彻实施工作的指导意见》(发改法规〔2013〕1284号)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《关于进一步规范电子招标投标系统建设运营的通知》（发改法规〔2014〕1925号）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《“互联网+”招标采购行动方案（2017-2019年）》（发改法规〔2017〕357号）</w:t>
      </w:r>
    </w:p>
    <w:p>
      <w:pPr>
        <w:pStyle w:val="30"/>
        <w:spacing w:line="240" w:lineRule="auto"/>
        <w:ind w:firstLine="420"/>
        <w:rPr>
          <w:rFonts w:hint="eastAsia" w:ascii="宋体" w:hAnsi="宋体" w:cs="宋体"/>
          <w:color w:val="auto"/>
          <w:highlight w:val="none"/>
          <w:lang w:val="en-US" w:eastAsia="zh-CN"/>
        </w:rPr>
      </w:pPr>
      <w:r>
        <w:rPr>
          <w:rFonts w:hint="eastAsia" w:ascii="宋体" w:hAnsi="宋体" w:cs="宋体"/>
          <w:color w:val="auto"/>
          <w:highlight w:val="none"/>
          <w:lang w:val="en-US" w:eastAsia="zh-CN"/>
        </w:rPr>
        <w:t>《关于做好</w:t>
      </w:r>
      <w:r>
        <w:rPr>
          <w:rFonts w:hint="eastAsia" w:ascii="宋体" w:hAnsi="宋体" w:cs="宋体"/>
          <w:color w:val="auto"/>
          <w:highlight w:val="none"/>
        </w:rPr>
        <w:t>〈</w:t>
      </w:r>
      <w:r>
        <w:rPr>
          <w:rFonts w:hint="eastAsia" w:ascii="宋体" w:hAnsi="宋体" w:cs="宋体"/>
          <w:color w:val="auto"/>
          <w:highlight w:val="none"/>
          <w:lang w:val="en-US" w:eastAsia="zh-CN"/>
        </w:rPr>
        <w:t>招标公告和公示信息发布管理办法</w:t>
      </w:r>
      <w:r>
        <w:rPr>
          <w:rFonts w:hint="eastAsia" w:ascii="宋体" w:hAnsi="宋体" w:cs="宋体"/>
          <w:color w:val="auto"/>
          <w:highlight w:val="none"/>
        </w:rPr>
        <w:t>〉</w:t>
      </w:r>
      <w:r>
        <w:rPr>
          <w:rFonts w:hint="eastAsia" w:ascii="宋体" w:hAnsi="宋体" w:cs="宋体"/>
          <w:color w:val="auto"/>
          <w:highlight w:val="none"/>
          <w:lang w:val="en-US" w:eastAsia="zh-CN"/>
        </w:rPr>
        <w:t>贯彻实施工作的通知》（发改办法规〔2017〕2012号）</w:t>
      </w:r>
    </w:p>
    <w:p>
      <w:pPr>
        <w:pStyle w:val="30"/>
        <w:spacing w:line="240" w:lineRule="auto"/>
        <w:ind w:firstLine="420"/>
        <w:rPr>
          <w:rFonts w:hint="eastAsia" w:ascii="宋体" w:hAnsi="宋体" w:cs="宋体"/>
          <w:color w:val="auto"/>
          <w:highlight w:val="none"/>
          <w:lang w:val="en-US" w:eastAsia="zh-CN"/>
        </w:rPr>
      </w:pPr>
      <w:r>
        <w:rPr>
          <w:rFonts w:hint="eastAsia" w:ascii="宋体" w:hAnsi="宋体" w:cs="宋体"/>
          <w:color w:val="auto"/>
          <w:highlight w:val="none"/>
          <w:lang w:val="en-US" w:eastAsia="zh-CN"/>
        </w:rPr>
        <w:t>《公共资源交易评标专家专业分类标准》（发改法规〔2018〕316号）</w:t>
      </w:r>
    </w:p>
    <w:p>
      <w:pPr>
        <w:pStyle w:val="30"/>
        <w:spacing w:line="240" w:lineRule="auto"/>
        <w:ind w:firstLine="420"/>
        <w:rPr>
          <w:rFonts w:hint="eastAsia" w:ascii="宋体" w:hAnsi="宋体" w:cs="宋体"/>
          <w:color w:val="auto"/>
          <w:highlight w:val="none"/>
          <w:lang w:val="en-US" w:eastAsia="zh-CN"/>
        </w:rPr>
      </w:pPr>
      <w:r>
        <w:rPr>
          <w:rFonts w:hint="eastAsia" w:ascii="宋体" w:hAnsi="宋体" w:cs="宋体"/>
          <w:color w:val="auto"/>
          <w:highlight w:val="none"/>
          <w:lang w:val="en-US" w:eastAsia="zh-CN"/>
        </w:rPr>
        <w:t>《关于对公共资源交易领域严重失信主体开展联合惩戒的备忘录》（发改法规〔2018〕457号）</w:t>
      </w:r>
    </w:p>
    <w:p>
      <w:pPr>
        <w:pStyle w:val="30"/>
        <w:spacing w:line="240" w:lineRule="auto"/>
        <w:ind w:firstLine="420"/>
        <w:rPr>
          <w:rFonts w:hint="eastAsia" w:ascii="宋体" w:hAnsi="宋体" w:cs="宋体"/>
          <w:color w:val="auto"/>
          <w:highlight w:val="none"/>
        </w:rPr>
      </w:pPr>
      <w:r>
        <w:rPr>
          <w:rFonts w:hint="eastAsia" w:ascii="宋体" w:hAnsi="宋体" w:cs="宋体"/>
          <w:color w:val="auto"/>
          <w:highlight w:val="none"/>
        </w:rPr>
        <w:t>《公共资源交易平台系统数据规范（V2.0）》（发改办法规〔2018〕1156号）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lang w:eastAsia="zh-CN"/>
        </w:rPr>
        <w:t>《公共资源交易平台服务标准（试行）》（发改办法规〔2019〕509号）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lang w:eastAsia="zh-CN"/>
        </w:rPr>
        <w:t>《关于推进全过程工程咨询服务发展的指导意见》（发改投资规〔2019〕515号）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rPr>
        <w:t>《公共资源交易领域基层政务公开标准指引》</w:t>
      </w:r>
      <w:r>
        <w:rPr>
          <w:rFonts w:hint="eastAsia" w:ascii="宋体" w:hAnsi="宋体" w:cs="宋体"/>
          <w:color w:val="auto"/>
          <w:highlight w:val="none"/>
          <w:lang w:eastAsia="zh-CN"/>
        </w:rPr>
        <w:t>（发改办法规〔2019〕752号）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lang w:eastAsia="zh-CN"/>
        </w:rPr>
        <w:t>《全国公共资源交易目录指引》（发改法规〔2019〕2024号）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lang w:eastAsia="zh-CN"/>
        </w:rPr>
        <w:t>《关于进一步规范招标投标过程中企业经营资质资格审查工作的通知》（发改办法规〔2020〕727号）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lang w:eastAsia="zh-CN"/>
        </w:rPr>
        <w:t>《公共资源交易平台系统林权交易数据规范》（发改办法规〔2020〕550号）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lang w:eastAsia="zh-CN"/>
        </w:rPr>
        <w:t>《关于进一步做好</w:t>
      </w:r>
      <w:r>
        <w:rPr>
          <w:rFonts w:hint="eastAsia" w:ascii="宋体" w:hAnsi="宋体" w:cs="宋体"/>
          <w:color w:val="auto"/>
          <w:highlight w:val="none"/>
        </w:rPr>
        <w:t>〈</w:t>
      </w:r>
      <w:r>
        <w:rPr>
          <w:rFonts w:hint="eastAsia" w:ascii="宋体" w:hAnsi="宋体" w:cs="宋体"/>
          <w:color w:val="auto"/>
          <w:highlight w:val="none"/>
          <w:lang w:eastAsia="zh-CN"/>
        </w:rPr>
        <w:t>必须招标的工程项目规定</w:t>
      </w:r>
      <w:r>
        <w:rPr>
          <w:rFonts w:hint="eastAsia" w:ascii="宋体" w:hAnsi="宋体" w:cs="宋体"/>
          <w:color w:val="auto"/>
          <w:highlight w:val="none"/>
        </w:rPr>
        <w:t>〉</w:t>
      </w:r>
      <w:r>
        <w:rPr>
          <w:rFonts w:hint="eastAsia" w:ascii="宋体" w:hAnsi="宋体" w:cs="宋体"/>
          <w:color w:val="auto"/>
          <w:highlight w:val="none"/>
          <w:lang w:eastAsia="zh-CN"/>
        </w:rPr>
        <w:t>和</w:t>
      </w:r>
      <w:r>
        <w:rPr>
          <w:rFonts w:hint="eastAsia" w:ascii="宋体" w:hAnsi="宋体" w:cs="宋体"/>
          <w:color w:val="auto"/>
          <w:highlight w:val="none"/>
        </w:rPr>
        <w:t>〈</w:t>
      </w:r>
      <w:r>
        <w:rPr>
          <w:rFonts w:hint="eastAsia" w:ascii="宋体" w:hAnsi="宋体" w:cs="宋体"/>
          <w:color w:val="auto"/>
          <w:highlight w:val="none"/>
          <w:lang w:eastAsia="zh-CN"/>
        </w:rPr>
        <w:t>必须招标的基础设施和公用事业项目范围规定</w:t>
      </w:r>
      <w:r>
        <w:rPr>
          <w:rFonts w:hint="eastAsia" w:ascii="宋体" w:hAnsi="宋体" w:cs="宋体"/>
          <w:color w:val="auto"/>
          <w:highlight w:val="none"/>
        </w:rPr>
        <w:t>〉</w:t>
      </w:r>
      <w:r>
        <w:rPr>
          <w:rFonts w:hint="eastAsia" w:ascii="宋体" w:hAnsi="宋体" w:cs="宋体"/>
          <w:color w:val="auto"/>
          <w:highlight w:val="none"/>
          <w:lang w:eastAsia="zh-CN"/>
        </w:rPr>
        <w:t>实施工作的通知》（发改办法规〔2020〕770号）</w:t>
      </w:r>
    </w:p>
    <w:p>
      <w:pPr>
        <w:pStyle w:val="30"/>
        <w:spacing w:line="240" w:lineRule="auto"/>
        <w:ind w:firstLine="420"/>
        <w:rPr>
          <w:rFonts w:hint="eastAsia" w:ascii="宋体" w:hAnsi="宋体" w:cs="宋体"/>
          <w:color w:val="auto"/>
          <w:highlight w:val="none"/>
          <w:lang w:eastAsia="zh-CN"/>
        </w:rPr>
      </w:pPr>
      <w:r>
        <w:rPr>
          <w:rFonts w:hint="eastAsia" w:ascii="宋体" w:hAnsi="宋体" w:cs="宋体"/>
          <w:color w:val="auto"/>
          <w:highlight w:val="none"/>
          <w:lang w:eastAsia="zh-CN"/>
        </w:rPr>
        <w:t>《部分地方深化公共资源交易平台整合共享工作典型做法》（发改办法规〔2020〕914号）</w:t>
      </w:r>
    </w:p>
    <w:p>
      <w:pPr>
        <w:pStyle w:val="30"/>
        <w:spacing w:line="240" w:lineRule="auto"/>
        <w:ind w:firstLine="420"/>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《关于严格执行招标投标法规制度进一步规范招标投标主体行为的若干意见》（发改法规规〔2022〕1117号）</w:t>
      </w:r>
    </w:p>
    <w:p>
      <w:pPr>
        <w:pStyle w:val="2"/>
        <w:spacing w:line="240" w:lineRule="auto"/>
        <w:rPr>
          <w:rFonts w:ascii="宋体" w:hAnsi="宋体" w:cs="宋体"/>
          <w:color w:val="auto"/>
          <w:highlight w:val="none"/>
        </w:rPr>
      </w:pPr>
      <w:bookmarkStart w:id="39" w:name="_Toc16593_WPSOffice_Level1"/>
      <w:bookmarkStart w:id="40" w:name="_Toc22361_WPSOffice_Level1"/>
      <w:bookmarkStart w:id="41" w:name="_Toc16342"/>
      <w:bookmarkStart w:id="42" w:name="_Toc15887"/>
      <w:r>
        <w:rPr>
          <w:rFonts w:hint="eastAsia" w:ascii="宋体" w:hAnsi="宋体" w:cs="宋体"/>
          <w:color w:val="auto"/>
          <w:highlight w:val="none"/>
        </w:rPr>
        <w:t>术语和定义</w:t>
      </w:r>
      <w:bookmarkEnd w:id="39"/>
      <w:bookmarkEnd w:id="40"/>
      <w:bookmarkEnd w:id="41"/>
      <w:bookmarkEnd w:id="42"/>
    </w:p>
    <w:p>
      <w:pPr>
        <w:pStyle w:val="3"/>
        <w:widowControl w:val="0"/>
        <w:spacing w:line="240" w:lineRule="auto"/>
        <w:ind w:left="0" w:firstLine="0"/>
        <w:jc w:val="both"/>
        <w:rPr>
          <w:rFonts w:ascii="宋体" w:hAnsi="宋体" w:cs="宋体"/>
          <w:color w:val="auto"/>
          <w:highlight w:val="none"/>
        </w:rPr>
      </w:pPr>
      <w:bookmarkStart w:id="43" w:name="_Toc8112"/>
      <w:r>
        <w:rPr>
          <w:rFonts w:hint="eastAsia" w:ascii="宋体" w:hAnsi="宋体" w:cs="宋体"/>
          <w:color w:val="auto"/>
          <w:highlight w:val="none"/>
        </w:rPr>
        <w:t>公共资源交易</w:t>
      </w:r>
      <w:bookmarkEnd w:id="43"/>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公共资源交易是指涉及公共利益、公众安全的具有公有性、公益性的资源交易活动。</w:t>
      </w:r>
    </w:p>
    <w:p>
      <w:pPr>
        <w:pStyle w:val="3"/>
        <w:widowControl w:val="0"/>
        <w:spacing w:line="240" w:lineRule="auto"/>
        <w:ind w:left="0" w:firstLine="0"/>
        <w:jc w:val="both"/>
        <w:rPr>
          <w:rFonts w:ascii="宋体" w:hAnsi="宋体" w:cs="宋体"/>
          <w:color w:val="auto"/>
          <w:highlight w:val="none"/>
        </w:rPr>
      </w:pPr>
      <w:bookmarkStart w:id="44" w:name="_Toc8735"/>
      <w:r>
        <w:rPr>
          <w:rFonts w:hint="eastAsia" w:ascii="宋体" w:hAnsi="宋体" w:cs="宋体"/>
          <w:color w:val="auto"/>
          <w:highlight w:val="none"/>
        </w:rPr>
        <w:t>公共资源交易平台</w:t>
      </w:r>
      <w:bookmarkEnd w:id="44"/>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公共资源交易平台是指实施统一的制度和标准、具备开放共享的公共资源交易平台电子</w:t>
      </w:r>
      <w:r>
        <w:rPr>
          <w:rFonts w:hint="eastAsia" w:ascii="宋体" w:hAnsi="宋体" w:cs="宋体"/>
          <w:color w:val="auto"/>
          <w:highlight w:val="none"/>
          <w:lang w:val="en-US" w:eastAsia="zh-CN"/>
        </w:rPr>
        <w:t>服务</w:t>
      </w:r>
      <w:r>
        <w:rPr>
          <w:rFonts w:hint="eastAsia" w:ascii="宋体" w:hAnsi="宋体" w:cs="宋体"/>
          <w:color w:val="auto"/>
          <w:highlight w:val="none"/>
        </w:rPr>
        <w:t>系统和规范透明的运行机制，为市场主体、社会公众、行政监督管理部门等提供公共资源交易综合服务的体系。</w:t>
      </w:r>
    </w:p>
    <w:p>
      <w:pPr>
        <w:pStyle w:val="3"/>
        <w:widowControl w:val="0"/>
        <w:spacing w:line="240" w:lineRule="auto"/>
        <w:ind w:left="0" w:firstLine="0"/>
        <w:jc w:val="both"/>
        <w:rPr>
          <w:rFonts w:ascii="宋体" w:hAnsi="宋体" w:cs="宋体"/>
          <w:color w:val="auto"/>
          <w:highlight w:val="none"/>
        </w:rPr>
      </w:pPr>
      <w:bookmarkStart w:id="45" w:name="_Toc20495"/>
      <w:r>
        <w:rPr>
          <w:rFonts w:hint="eastAsia" w:ascii="宋体" w:hAnsi="宋体" w:cs="宋体"/>
          <w:color w:val="auto"/>
          <w:highlight w:val="none"/>
        </w:rPr>
        <w:t>公共资源交易平台电子交易系统</w:t>
      </w:r>
      <w:bookmarkEnd w:id="45"/>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公共资源交易平台电子交易系统（以下简称电子交易系统）是根据工程建设项目招标投标、政府采购、土地使用权和矿业权出让、国有产权交易等各类交易特点，按照有关规定建设、对接和运行，以数据电文形式完成公共资源交易活动的信息系统。</w:t>
      </w:r>
    </w:p>
    <w:p>
      <w:pPr>
        <w:pStyle w:val="3"/>
        <w:widowControl w:val="0"/>
        <w:spacing w:line="240" w:lineRule="auto"/>
        <w:ind w:left="0" w:firstLine="0"/>
        <w:jc w:val="both"/>
        <w:rPr>
          <w:rFonts w:ascii="宋体" w:hAnsi="宋体" w:cs="宋体"/>
          <w:color w:val="auto"/>
          <w:highlight w:val="none"/>
        </w:rPr>
      </w:pPr>
      <w:bookmarkStart w:id="46" w:name="_Toc25849"/>
      <w:r>
        <w:rPr>
          <w:rFonts w:hint="eastAsia" w:ascii="宋体" w:hAnsi="宋体" w:cs="宋体"/>
          <w:color w:val="auto"/>
          <w:highlight w:val="none"/>
        </w:rPr>
        <w:t>公共资源交易平台电子监管系统</w:t>
      </w:r>
      <w:bookmarkEnd w:id="46"/>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公共资源交易平台电子监管系统（以下简称电子监管系统）是指政府有关部门在线监督公共资源交易活动的信息系统。</w:t>
      </w:r>
    </w:p>
    <w:p>
      <w:pPr>
        <w:pStyle w:val="2"/>
        <w:spacing w:line="240" w:lineRule="auto"/>
        <w:rPr>
          <w:rFonts w:ascii="宋体" w:hAnsi="宋体" w:cs="宋体"/>
          <w:color w:val="auto"/>
          <w:highlight w:val="none"/>
        </w:rPr>
      </w:pPr>
      <w:bookmarkStart w:id="47" w:name="_Toc20157"/>
      <w:r>
        <w:rPr>
          <w:rFonts w:hint="eastAsia" w:ascii="宋体" w:hAnsi="宋体" w:cs="宋体"/>
          <w:color w:val="auto"/>
          <w:highlight w:val="none"/>
        </w:rPr>
        <w:t>系统接口要求</w:t>
      </w:r>
      <w:bookmarkEnd w:id="47"/>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系统接口是指电子监管系统与电子交易系统之间根据公共资源交易流程及有关规定应具有的数据交换功能。</w:t>
      </w:r>
    </w:p>
    <w:p>
      <w:pPr>
        <w:rPr>
          <w:color w:val="auto"/>
          <w:highlight w:val="none"/>
        </w:rPr>
      </w:pPr>
      <w:r>
        <w:rPr>
          <w:rFonts w:hint="eastAsia" w:ascii="宋体" w:hAnsi="宋体" w:cs="宋体"/>
          <w:color w:val="auto"/>
          <w:highlight w:val="none"/>
        </w:rPr>
        <w:t xml:space="preserve">    电子交易系统应与电子监管系统按规定交换信息。</w:t>
      </w:r>
    </w:p>
    <w:p>
      <w:pPr>
        <w:pStyle w:val="3"/>
        <w:widowControl w:val="0"/>
        <w:spacing w:line="240" w:lineRule="auto"/>
        <w:ind w:left="0" w:firstLine="0"/>
        <w:jc w:val="both"/>
        <w:rPr>
          <w:rFonts w:ascii="宋体" w:hAnsi="宋体" w:cs="宋体"/>
          <w:color w:val="auto"/>
          <w:highlight w:val="none"/>
        </w:rPr>
      </w:pPr>
      <w:bookmarkStart w:id="48" w:name="_Toc18901"/>
      <w:r>
        <w:rPr>
          <w:rFonts w:hint="eastAsia" w:ascii="宋体" w:hAnsi="宋体" w:cs="宋体"/>
          <w:color w:val="auto"/>
          <w:highlight w:val="none"/>
        </w:rPr>
        <w:t>电子交易系统接口</w:t>
      </w:r>
      <w:bookmarkEnd w:id="48"/>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电子交易系统在项目、招标项目（采购项目）、标段/包（宗地、标的物、包件/标段）环节，需反馈统一交易标识码和相应编号信息。</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 xml:space="preserve">电子交易系统在标段/包（宗地、标的物、包件/标段）环节，需反馈保证金账户信息。 </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电子交易系统在场地申请环节，需反馈开评标场地信息。</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电子交易系统在公告信息、公示信息环节需反馈发布状态信息。</w:t>
      </w:r>
    </w:p>
    <w:p>
      <w:pPr>
        <w:pStyle w:val="3"/>
        <w:widowControl w:val="0"/>
        <w:spacing w:line="240" w:lineRule="auto"/>
        <w:ind w:left="0" w:firstLine="0"/>
        <w:jc w:val="both"/>
        <w:rPr>
          <w:rFonts w:ascii="宋体" w:hAnsi="宋体" w:cs="宋体"/>
          <w:color w:val="auto"/>
          <w:highlight w:val="none"/>
        </w:rPr>
      </w:pPr>
      <w:bookmarkStart w:id="49" w:name="_Toc22928"/>
      <w:r>
        <w:rPr>
          <w:rFonts w:hint="eastAsia" w:ascii="宋体" w:hAnsi="宋体" w:cs="宋体"/>
          <w:color w:val="auto"/>
          <w:highlight w:val="none"/>
        </w:rPr>
        <w:t>电子监管系统接口</w:t>
      </w:r>
      <w:bookmarkEnd w:id="49"/>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电子监管系统与电子交易系统数据交换，数据接口应符合附录A数据项要求，以上所有接口均需要反馈数据接收状态。</w:t>
      </w:r>
    </w:p>
    <w:p>
      <w:pPr>
        <w:pStyle w:val="2"/>
        <w:spacing w:line="240" w:lineRule="auto"/>
        <w:rPr>
          <w:rFonts w:ascii="宋体" w:hAnsi="宋体" w:cs="宋体"/>
          <w:color w:val="auto"/>
          <w:highlight w:val="none"/>
        </w:rPr>
      </w:pPr>
      <w:bookmarkStart w:id="50" w:name="_Toc26828"/>
      <w:r>
        <w:rPr>
          <w:rFonts w:hint="eastAsia" w:ascii="宋体" w:hAnsi="宋体" w:cs="宋体"/>
          <w:color w:val="auto"/>
          <w:highlight w:val="none"/>
        </w:rPr>
        <w:t>技术支撑与保障要求</w:t>
      </w:r>
      <w:bookmarkEnd w:id="50"/>
    </w:p>
    <w:p>
      <w:pPr>
        <w:pStyle w:val="3"/>
        <w:widowControl w:val="0"/>
        <w:spacing w:line="240" w:lineRule="auto"/>
        <w:ind w:left="0" w:firstLine="0"/>
        <w:jc w:val="both"/>
        <w:rPr>
          <w:rFonts w:ascii="宋体" w:hAnsi="宋体" w:cs="宋体"/>
          <w:color w:val="auto"/>
          <w:highlight w:val="none"/>
        </w:rPr>
      </w:pPr>
      <w:bookmarkStart w:id="51" w:name="_Toc31622"/>
      <w:r>
        <w:rPr>
          <w:rFonts w:hint="eastAsia" w:ascii="宋体" w:hAnsi="宋体" w:cs="宋体"/>
          <w:color w:val="auto"/>
          <w:highlight w:val="none"/>
        </w:rPr>
        <w:t>接口技术要求</w:t>
      </w:r>
      <w:bookmarkEnd w:id="51"/>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基本要求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接口技术基本要求如下：</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1.应对数据交互提供企业级的支持，在系统高并发和大容量的基础上提供安全可靠的交互。</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2.应提供完善的信息安全机制，以实现对信息的全面保护，保证系统的正常运行。应防止大量访问以及大量占用资源的情况发生，保证系统的健壮性。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3.应提供有效的、系统的可监控机制，以使接口的运行情况可监控，以便及时发现错误及排除故障。</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4.在充分利用系统资源的前提下，应实现系统平滑的移植和扩展，同时在系统并发增加时提供系统资源的动态扩展，以保证系统的稳定性。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5.在进行扩容、新业务扩展时，应能提供快速、方便和准确的实现方式。</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6.接口技术实现方式应当保持中立性。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7.应提供信息交换中自动标记输入和输出来源出处的功能。</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通信方式</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接口应通过基于主流的通信协议，并满足以下要求：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1.数据传输应具备可控制性，提供数据重发功能。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2.数据传输应具备可靠性，确保数据不会丢失，并进行充分的数据校验。</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3.大数据传输应具备断点续传的功能。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4.大数据传输宜具备切片上传的功能。</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接口方式</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接口方式管理应满足以下要求：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1.信息交换方式应符合 XML 数据交换标准。</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2.交互操作服务接口应符合 WEB SERVICES 标准。</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3.系统交互模式支持同步与异步方式。</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4.交互数据应支持各种数据类型。</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接口模型</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数据接口模型应由数据结构、数据集、附件集组成：</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1.数据结构用来描述接口的结构信息，是可选元素。</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2.数据集是用来封装结构化数据，是可选元素。</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3.附件集是用来表述非结构化数据，是可选元素。</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4.数据集和附件集可以并存或单独出现。</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安全认证</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为了保证数据的安全性，各种接口方式都应该保证其接入的安全性：</w:t>
      </w:r>
    </w:p>
    <w:p>
      <w:pPr>
        <w:pStyle w:val="30"/>
        <w:tabs>
          <w:tab w:val="left" w:pos="3360"/>
          <w:tab w:val="left" w:pos="3570"/>
        </w:tabs>
        <w:spacing w:line="240" w:lineRule="auto"/>
        <w:ind w:firstLine="420"/>
        <w:rPr>
          <w:rFonts w:ascii="宋体" w:hAnsi="宋体" w:cs="宋体"/>
          <w:color w:val="auto"/>
          <w:highlight w:val="none"/>
        </w:rPr>
      </w:pPr>
      <w:r>
        <w:rPr>
          <w:rFonts w:hint="eastAsia" w:ascii="宋体" w:hAnsi="宋体" w:cs="宋体"/>
          <w:color w:val="auto"/>
          <w:highlight w:val="none"/>
        </w:rPr>
        <w:t>1.应通过接口实现技术上的安全控制，做到对安全事件的可知、可控、可预测。</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2.应制定专门的安全技术实施策略，保证接口的数据传输和数据处理的安全性。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3.系统应在接入点的网络边界实施接口安全控制。</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4.接口的安全控制在逻辑上应包括：安全评估、访问控制、入侵检测、口令认证、安全审计、防恶意代码、加密等内容。</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5.数据接口访问应进行双方身份安全认证，确保接口访问的安全性。</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传输控制</w:t>
      </w:r>
    </w:p>
    <w:p>
      <w:pPr>
        <w:pStyle w:val="30"/>
        <w:tabs>
          <w:tab w:val="left" w:pos="3360"/>
        </w:tabs>
        <w:spacing w:line="240" w:lineRule="auto"/>
        <w:ind w:firstLine="420"/>
        <w:rPr>
          <w:rFonts w:ascii="宋体" w:hAnsi="宋体" w:cs="宋体"/>
          <w:color w:val="auto"/>
          <w:highlight w:val="none"/>
        </w:rPr>
      </w:pPr>
      <w:r>
        <w:rPr>
          <w:rFonts w:hint="eastAsia" w:ascii="宋体" w:hAnsi="宋体" w:cs="宋体"/>
          <w:color w:val="auto"/>
          <w:highlight w:val="none"/>
        </w:rPr>
        <w:t>传输控制应利用如下高速数据通道技术实现将前端的大数据量并发请求分发到后端，从而保证应用系统在大量客户端同时请求服务时，能够保持快速、稳定的工作状态：</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1.系统应采用传输控制手段降低接口网络负担，提高接口吞吐能力，保证系统的整体处理能力。</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2.为了确保接口服务吞吐量最大，接口宜自动地在系统中完成动态负载均衡调度。</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3.系统宜提供自动伸缩管理方式或动态配置管理方式实现队列管理、存取资源管理，以及接口应用的恢复处理等。</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4.在双方接口之间宜设置多个网络通道，实现接口的多数据通道和容错性，保证在出现一个网络通道通讯失败时，进行自动的切换，实现接口连接的自动恢复。</w:t>
      </w:r>
    </w:p>
    <w:p>
      <w:pPr>
        <w:pStyle w:val="3"/>
        <w:widowControl w:val="0"/>
        <w:spacing w:line="240" w:lineRule="auto"/>
        <w:ind w:left="0" w:firstLine="0"/>
        <w:jc w:val="both"/>
        <w:rPr>
          <w:rFonts w:ascii="宋体" w:hAnsi="宋体" w:cs="宋体"/>
          <w:color w:val="auto"/>
          <w:highlight w:val="none"/>
        </w:rPr>
      </w:pPr>
      <w:bookmarkStart w:id="52" w:name="_Toc20219"/>
      <w:r>
        <w:rPr>
          <w:rFonts w:hint="eastAsia" w:ascii="宋体" w:hAnsi="宋体" w:cs="宋体"/>
          <w:color w:val="auto"/>
          <w:highlight w:val="none"/>
        </w:rPr>
        <w:t>安全性</w:t>
      </w:r>
      <w:bookmarkEnd w:id="52"/>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身份标识与鉴别</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应对招标人、招标代理机构、投标人、授权评标专家等登录用户进行身份标识与鉴别，并提供身份标识唯一性检查功能。应采用以下措施，确保用户身份不易被冒用：</w:t>
      </w:r>
    </w:p>
    <w:p>
      <w:pPr>
        <w:pStyle w:val="30"/>
        <w:spacing w:line="240" w:lineRule="auto"/>
        <w:ind w:firstLine="420"/>
        <w:jc w:val="left"/>
        <w:rPr>
          <w:rFonts w:ascii="宋体" w:hAnsi="宋体" w:cs="宋体"/>
          <w:color w:val="auto"/>
          <w:highlight w:val="none"/>
        </w:rPr>
      </w:pPr>
      <w:r>
        <w:rPr>
          <w:rFonts w:hint="eastAsia" w:ascii="宋体" w:hAnsi="宋体" w:cs="宋体"/>
          <w:color w:val="auto"/>
          <w:highlight w:val="none"/>
        </w:rPr>
        <w:t>1.应提供鉴别信息复杂度检查功能。</w:t>
      </w:r>
    </w:p>
    <w:p>
      <w:pPr>
        <w:pStyle w:val="30"/>
        <w:spacing w:line="240" w:lineRule="auto"/>
        <w:ind w:firstLine="420"/>
        <w:jc w:val="left"/>
        <w:rPr>
          <w:rFonts w:ascii="宋体" w:hAnsi="宋体" w:cs="宋体"/>
          <w:color w:val="auto"/>
          <w:highlight w:val="none"/>
        </w:rPr>
      </w:pPr>
      <w:r>
        <w:rPr>
          <w:rFonts w:hint="eastAsia" w:ascii="宋体" w:hAnsi="宋体" w:cs="宋体"/>
          <w:color w:val="auto"/>
          <w:highlight w:val="none"/>
        </w:rPr>
        <w:t>2.应对身份标识与鉴别异常提供保护措施。</w:t>
      </w:r>
    </w:p>
    <w:p>
      <w:pPr>
        <w:pStyle w:val="30"/>
        <w:spacing w:line="240" w:lineRule="auto"/>
        <w:ind w:firstLine="420"/>
        <w:jc w:val="left"/>
        <w:rPr>
          <w:rFonts w:ascii="宋体" w:hAnsi="宋体" w:cs="宋体"/>
          <w:color w:val="auto"/>
          <w:highlight w:val="none"/>
        </w:rPr>
      </w:pPr>
      <w:r>
        <w:rPr>
          <w:rFonts w:hint="eastAsia" w:ascii="宋体" w:hAnsi="宋体" w:cs="宋体"/>
          <w:color w:val="auto"/>
          <w:highlight w:val="none"/>
        </w:rPr>
        <w:t>3.应使用有关部门认可的合法电子认证服务机构提供的CA数字证书对交易主体身份标识与鉴别，需要进行身份标识与鉴别的电子招标投标交易行为包括：递交资格预审申请文件、递交投标文件、递交投标保证金、撤回投标文件、确认开标记录、递交回执、发出中标通知书、签订合同（协议书）等需要招标投标主体承担相应法律责任的电子招标投标行为。</w:t>
      </w:r>
    </w:p>
    <w:p>
      <w:pPr>
        <w:pStyle w:val="30"/>
        <w:spacing w:line="240" w:lineRule="auto"/>
        <w:ind w:firstLine="420"/>
        <w:jc w:val="left"/>
        <w:rPr>
          <w:rFonts w:ascii="宋体" w:hAnsi="宋体" w:cs="宋体"/>
          <w:color w:val="auto"/>
          <w:highlight w:val="none"/>
        </w:rPr>
      </w:pPr>
      <w:r>
        <w:rPr>
          <w:rFonts w:hint="eastAsia" w:ascii="宋体" w:hAnsi="宋体" w:cs="宋体"/>
          <w:color w:val="auto"/>
          <w:highlight w:val="none"/>
        </w:rPr>
        <w:t>4.宜采用两种或两种以上上述措施组合的鉴别技术。</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访问控制</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访问控制管理应满足以下要求：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1.应具备用户功能使用、数据访问的权限及其时限控制功能。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2.应能够识别对系统的非授权访问并提供相应的处理方法。应具备禁止同一帐户多处同时登录的功能。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3.用户的管理权限应按照边界清晰，且权限唯一性和最小化原则设置。实施系统开发权、系统管理权和业务权的责任人应相互分离、相互监控，同时，系统应具有自动警示超权限异常操作的功能。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4.宜提供对重要信息资源设置敏感标记的功能，并根据安全策略严格控制用户对有敏感标记重要信息资源的操作。</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通信安全</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通信安全管理应满足以下要求：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1.应能够检测传输过程中数据电文的完整性，在检测到完整性错误时，应提示用户采取必要的措施。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2.应采用加密或其它有效措施实现数据传输的保密性。</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存储安全</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存储安全管理应满足以下要求：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1.应采用加密或其他保护措施实现鉴别信息存储的保密性。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2.宜采用加密或其他保护措施确保重要数据存储的保密性。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3.宜对重要数据存储过程中的完整性进行检测，在检测到完整性错误时，应提示用户采取相应的措施。</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资源控制</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资源控制管理应满足以下要求：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1.应该能够对单个帐户的多重并发会话进行限制，并能够对系统的最大并发会话连接数进行限制。</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2.宜对一个时间段内可能的并发会话连接数进行限制。</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数据安全及备份恢复</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数据安全及备份恢复管理应满足以下要求：应对关键数据提供自动定时本地备份与恢复功能。</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安全缺陷防范</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安全缺陷防范管理应满足以下要求：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1.不应存在可能引起安全缺陷的语句、命令。</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2.应能够识别和屏蔽非法访问。</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3.宜加强系统安全防范，能够识别和抵御程序恶意攻击。</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安全审计</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安全审计管理应满足以下要求：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1.应提供安全审计功能。安全审计范围应覆盖系统中的每个用户及系统中的所有重要安全事件，如登录事件、关键数据变更等。</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 xml:space="preserve">2.审计记录的内容应包括事件的日期、时间、发起者信息、类型、描述和结果等。 </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3.应提供审计记录数据的查询、统计、分析功能。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4.安全审计人员不能同时兼任系统管理员。</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5.安全审计系统设备宜独立部署，以确保数据不被篡改。</w:t>
      </w:r>
    </w:p>
    <w:p>
      <w:pPr>
        <w:pStyle w:val="3"/>
        <w:widowControl w:val="0"/>
        <w:spacing w:line="240" w:lineRule="auto"/>
        <w:ind w:left="0" w:firstLine="0"/>
        <w:jc w:val="both"/>
        <w:rPr>
          <w:rFonts w:ascii="宋体" w:hAnsi="宋体" w:cs="宋体"/>
          <w:color w:val="auto"/>
          <w:highlight w:val="none"/>
        </w:rPr>
      </w:pPr>
      <w:bookmarkStart w:id="53" w:name="_Toc2783"/>
      <w:r>
        <w:rPr>
          <w:rFonts w:hint="eastAsia" w:ascii="宋体" w:hAnsi="宋体" w:cs="宋体"/>
          <w:color w:val="auto"/>
          <w:highlight w:val="none"/>
        </w:rPr>
        <w:t>性能</w:t>
      </w:r>
      <w:bookmarkEnd w:id="53"/>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响应时间</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响应时间管理应满足以下要求：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1.应满足主要功能在单点操作下响应时间少于 3 秒。</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2.应支持最高 5000 个同时在线用户。</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3.典型功能在 1000 人并发情况下，响应时间应少于 3 秒。</w:t>
      </w:r>
    </w:p>
    <w:p>
      <w:pPr>
        <w:pStyle w:val="3"/>
        <w:widowControl w:val="0"/>
        <w:spacing w:line="240" w:lineRule="auto"/>
        <w:ind w:left="0" w:firstLine="0"/>
        <w:jc w:val="both"/>
        <w:rPr>
          <w:rFonts w:ascii="宋体" w:hAnsi="宋体" w:cs="宋体"/>
          <w:color w:val="auto"/>
          <w:highlight w:val="none"/>
        </w:rPr>
      </w:pPr>
      <w:bookmarkStart w:id="54" w:name="_Toc26842"/>
      <w:r>
        <w:rPr>
          <w:rFonts w:hint="eastAsia" w:ascii="宋体" w:hAnsi="宋体" w:cs="宋体"/>
          <w:color w:val="auto"/>
          <w:highlight w:val="none"/>
        </w:rPr>
        <w:t>可靠性</w:t>
      </w:r>
      <w:bookmarkEnd w:id="54"/>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稳定性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系统稳定性管理应满足以下要求：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1.应保证在高负荷状态下能提供不间断的可靠服务，系统运行稳定。</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2.在容量到达规定及超出规定的极限时，系统不能因为崩溃、异常退出等原因而导致数据错误或丢失。</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容错性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系统容错性管理应满足以下要求：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1.应提供数据有效性检验功能，对无效数据应给出简洁、准确的提示信息。</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2.应提供数据一致性校验机制。</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3.应能识别和屏蔽可能引起系统崩溃、异常退出的用户输入或用户误操作，并给出提示。</w:t>
      </w:r>
    </w:p>
    <w:p>
      <w:pPr>
        <w:pStyle w:val="3"/>
        <w:widowControl w:val="0"/>
        <w:spacing w:line="240" w:lineRule="auto"/>
        <w:ind w:left="0" w:firstLine="0"/>
        <w:jc w:val="both"/>
        <w:rPr>
          <w:rFonts w:ascii="宋体" w:hAnsi="宋体" w:cs="宋体"/>
          <w:color w:val="auto"/>
          <w:highlight w:val="none"/>
        </w:rPr>
      </w:pPr>
      <w:bookmarkStart w:id="55" w:name="_Toc15518"/>
      <w:r>
        <w:rPr>
          <w:rFonts w:hint="eastAsia" w:ascii="宋体" w:hAnsi="宋体" w:cs="宋体"/>
          <w:color w:val="auto"/>
          <w:highlight w:val="none"/>
        </w:rPr>
        <w:t>易用性</w:t>
      </w:r>
      <w:bookmarkEnd w:id="55"/>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易理解性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系统易理解性管理应满足以下要求：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1.应通过适当的术语、释义、图形、背景信息和操作帮助，协助用户理解和使用系统的各项功能。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2.应对平台功能操作错误的原因和纠正信息加以提示。</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3.宜提供在线帮助。</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易浏览性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系统易浏览性管理应满足以下要求：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1.应显示系统当前处理状态。</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2.应规范化设计屏幕提示、输入和输出。</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易使用性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系统易使用性管理应满足以下要求：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1.宜具备利用区块链技术实现主体信息共享应用功能。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2.宜具备利用区块链技术实现投标人名单、评标报告防篡改功能。</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3.宜具备支持扫码实现用户身份认证、数字签名认证、电子签章功能。</w:t>
      </w:r>
    </w:p>
    <w:p>
      <w:pPr>
        <w:pStyle w:val="3"/>
        <w:widowControl w:val="0"/>
        <w:spacing w:line="240" w:lineRule="auto"/>
        <w:ind w:left="0" w:firstLine="0"/>
        <w:jc w:val="both"/>
        <w:rPr>
          <w:rFonts w:ascii="宋体" w:hAnsi="宋体" w:cs="宋体"/>
          <w:color w:val="auto"/>
          <w:highlight w:val="none"/>
        </w:rPr>
      </w:pPr>
      <w:bookmarkStart w:id="56" w:name="_Toc20515"/>
      <w:r>
        <w:rPr>
          <w:rFonts w:hint="eastAsia" w:ascii="宋体" w:hAnsi="宋体" w:cs="宋体"/>
          <w:color w:val="auto"/>
          <w:highlight w:val="none"/>
        </w:rPr>
        <w:t>运行环境</w:t>
      </w:r>
      <w:bookmarkEnd w:id="56"/>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机房要求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机房管理应满足以下要求：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1.应满足《GB/T50311-2007 综合布线系统工程设计规范》、《GB 2887-2011 计算机场地通用规范》标准。</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2.应采用UPS不间断电源，UPS电源提供不低于2小时后备供电能力。UPS功率大小应根据设备功率进行计算，并留有30%的余量。</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 xml:space="preserve">3.宜设计物理屏障，通过门禁、安全制度等技术和管理措施保证机房环境物理安全性。 </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网络要求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网络带宽应满足以下要求：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1.接入互联网的独享带宽应不小于100MBPS。</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2.接入互联网的实际带宽应根据峰值流量进行计算确定。</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主机要求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1.服务器应满足以下要求：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 应满足系统对可靠性、安全性和性能的要求。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 关键部件应采用冗余配置。</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 服务器时间应与国家授时中心时间同步。</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2.主机安全应满足以下要求：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 主机安全等级应通过《GB17859-1999 计算机信息系统安全保护等级划分准则》中第三级“安全标记保护级”的评测。</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3.存储应满足以下要求：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 宜采用独立磁盘存储设备进行核心数据存储。</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 关键部件应采用冗余配置。</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 应采用主流存储技术，实现存储设备的冗余和可靠接入，保证存储稳定性。</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 应根据在线数据规模计算存储空间，并保留不少于 20%的冗余。</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5) 应具有扩展性，可按需增加存储空间，应对系统应用范围的扩展。</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系统软件要求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系统软件应满足以下要求：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1.应用服务器和数据库服务器应物理分离。</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2.应支持主流数据库。</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3.宜支持集群部署，实现负载均衡。</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4.宜同时支持包括但不仅限于 UNIX、LINUX、WINDOWS 等操作系统。</w:t>
      </w:r>
    </w:p>
    <w:p>
      <w:pPr>
        <w:pStyle w:val="3"/>
        <w:spacing w:line="240" w:lineRule="auto"/>
        <w:ind w:left="0" w:firstLine="0"/>
        <w:rPr>
          <w:rFonts w:ascii="宋体" w:hAnsi="宋体" w:cs="宋体"/>
          <w:color w:val="auto"/>
          <w:highlight w:val="none"/>
        </w:rPr>
      </w:pPr>
      <w:bookmarkStart w:id="57" w:name="_Toc8533"/>
      <w:r>
        <w:rPr>
          <w:rFonts w:hint="eastAsia" w:ascii="宋体" w:hAnsi="宋体" w:cs="宋体"/>
          <w:color w:val="auto"/>
          <w:highlight w:val="none"/>
        </w:rPr>
        <w:t>运行保障</w:t>
      </w:r>
      <w:bookmarkEnd w:id="57"/>
      <w:r>
        <w:rPr>
          <w:rFonts w:hint="eastAsia" w:ascii="宋体" w:hAnsi="宋体" w:cs="宋体"/>
          <w:color w:val="auto"/>
          <w:highlight w:val="none"/>
        </w:rPr>
        <w:t xml:space="preserve"> </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运行安全保障</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运行安全保障应满足以下要求：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1.应达到信息安全等级保护第三级的要求，具备并提供 7*24 的运行保障服务。</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2.应确保网络通畅、高效，网络年可用率不低于 99%。</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3.应加强对共享信息采集、共享、使用全过程的身份鉴别、授权管理和安全保障。</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4.应定期或不定期得开展网络与信息安全测评或自查。</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5.应制定详尽的数据备份、恢复等容灾策略，确保数据安全。</w:t>
      </w:r>
    </w:p>
    <w:p>
      <w:pPr>
        <w:pStyle w:val="4"/>
        <w:widowControl/>
        <w:numPr>
          <w:ilvl w:val="2"/>
          <w:numId w:val="1"/>
        </w:numPr>
        <w:spacing w:line="240" w:lineRule="auto"/>
        <w:ind w:left="0" w:firstLine="0"/>
        <w:rPr>
          <w:rFonts w:ascii="宋体" w:hAnsi="宋体" w:cs="宋体"/>
          <w:color w:val="auto"/>
          <w:highlight w:val="none"/>
        </w:rPr>
      </w:pPr>
      <w:r>
        <w:rPr>
          <w:rFonts w:hint="eastAsia" w:ascii="宋体" w:hAnsi="宋体" w:cs="宋体"/>
          <w:color w:val="auto"/>
          <w:highlight w:val="none"/>
        </w:rPr>
        <w:t>故障与应急处置</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故障与应急处置应满足以下要求：</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1.应建立分类故障处理流程，提高故障处理效率。</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2.应满足平均年故障时间&lt;1天，平均恢复时间&lt;30分钟。</w:t>
      </w:r>
    </w:p>
    <w:p>
      <w:pPr>
        <w:pStyle w:val="30"/>
        <w:spacing w:line="240" w:lineRule="auto"/>
        <w:ind w:firstLine="420"/>
        <w:rPr>
          <w:rFonts w:ascii="宋体" w:hAnsi="宋体" w:cs="宋体"/>
          <w:color w:val="auto"/>
          <w:highlight w:val="none"/>
        </w:rPr>
      </w:pPr>
      <w:r>
        <w:rPr>
          <w:rFonts w:hint="eastAsia" w:ascii="宋体" w:hAnsi="宋体" w:cs="宋体"/>
          <w:color w:val="auto"/>
          <w:highlight w:val="none"/>
        </w:rPr>
        <w:t>3.应完善应急保障体系和应急响应机制，制定应急预案。</w:t>
      </w:r>
    </w:p>
    <w:p>
      <w:pPr>
        <w:rPr>
          <w:rFonts w:ascii="宋体" w:hAnsi="宋体" w:cs="宋体"/>
          <w:color w:val="auto"/>
          <w:highlight w:val="none"/>
        </w:rPr>
      </w:pPr>
      <w:r>
        <w:rPr>
          <w:rFonts w:hint="eastAsia" w:ascii="宋体" w:hAnsi="宋体" w:cs="宋体"/>
          <w:color w:val="auto"/>
          <w:highlight w:val="none"/>
        </w:rPr>
        <w:br w:type="page"/>
      </w:r>
    </w:p>
    <w:p>
      <w:pPr>
        <w:pStyle w:val="30"/>
        <w:spacing w:line="240" w:lineRule="auto"/>
        <w:ind w:firstLine="0" w:firstLineChars="0"/>
        <w:rPr>
          <w:rFonts w:ascii="宋体" w:hAnsi="宋体" w:cs="宋体"/>
          <w:color w:val="auto"/>
          <w:szCs w:val="24"/>
          <w:highlight w:val="none"/>
        </w:rPr>
        <w:sectPr>
          <w:footerReference r:id="rId5" w:type="default"/>
          <w:pgSz w:w="11906" w:h="16838"/>
          <w:pgMar w:top="1440" w:right="1800" w:bottom="1440" w:left="1800" w:header="851" w:footer="992" w:gutter="0"/>
          <w:pgNumType w:start="1"/>
          <w:cols w:space="425" w:num="1"/>
          <w:docGrid w:type="lines" w:linePitch="312" w:charSpace="0"/>
        </w:sectPr>
      </w:pPr>
    </w:p>
    <w:p>
      <w:pPr>
        <w:pStyle w:val="2"/>
        <w:numPr>
          <w:ilvl w:val="0"/>
          <w:numId w:val="0"/>
        </w:numPr>
        <w:spacing w:line="240" w:lineRule="auto"/>
        <w:jc w:val="center"/>
        <w:rPr>
          <w:rFonts w:ascii="宋体" w:hAnsi="宋体" w:cs="宋体"/>
          <w:color w:val="auto"/>
          <w:highlight w:val="none"/>
        </w:rPr>
      </w:pPr>
      <w:bookmarkStart w:id="58" w:name="_Toc8689"/>
      <w:r>
        <w:rPr>
          <w:rFonts w:hint="eastAsia" w:ascii="宋体" w:hAnsi="宋体" w:cs="宋体"/>
          <w:color w:val="auto"/>
          <w:highlight w:val="none"/>
        </w:rPr>
        <w:t>附录 A</w:t>
      </w:r>
      <w:bookmarkEnd w:id="58"/>
    </w:p>
    <w:p>
      <w:pPr>
        <w:pStyle w:val="2"/>
        <w:numPr>
          <w:ilvl w:val="0"/>
          <w:numId w:val="0"/>
        </w:numPr>
        <w:spacing w:line="240" w:lineRule="auto"/>
        <w:jc w:val="center"/>
        <w:rPr>
          <w:rFonts w:ascii="宋体" w:hAnsi="宋体" w:cs="宋体"/>
          <w:color w:val="auto"/>
          <w:highlight w:val="none"/>
        </w:rPr>
      </w:pPr>
      <w:bookmarkStart w:id="59" w:name="_Toc15669"/>
      <w:r>
        <w:rPr>
          <w:rFonts w:hint="eastAsia" w:ascii="宋体" w:hAnsi="宋体" w:cs="宋体"/>
          <w:color w:val="auto"/>
          <w:highlight w:val="none"/>
        </w:rPr>
        <w:t>数据项要求</w:t>
      </w:r>
      <w:bookmarkEnd w:id="59"/>
    </w:p>
    <w:p>
      <w:pPr>
        <w:widowControl/>
        <w:ind w:firstLine="420" w:firstLineChars="200"/>
        <w:jc w:val="left"/>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数据项要求遵循《公共资源交易平台系统数据规范（V2.0）》，并在此基础上根据业务需要进行了调整完善，适用于工程建设项目招标投标、政府采购、土地使用权、矿业权出让</w:t>
      </w:r>
      <w:r>
        <w:rPr>
          <w:rFonts w:hint="eastAsia" w:ascii="宋体" w:hAnsi="宋体" w:cs="宋体"/>
          <w:color w:val="auto"/>
          <w:szCs w:val="21"/>
          <w:highlight w:val="none"/>
        </w:rPr>
        <w:t>和国有产权交易五大类电子交易系统与电子监管系统的数据交换</w:t>
      </w:r>
      <w:r>
        <w:rPr>
          <w:rFonts w:hint="eastAsia" w:ascii="宋体" w:hAnsi="宋体" w:cs="宋体"/>
          <w:color w:val="auto"/>
          <w:kern w:val="0"/>
          <w:szCs w:val="21"/>
          <w:highlight w:val="none"/>
          <w:lang w:bidi="ar"/>
        </w:rPr>
        <w:t xml:space="preserve">。 </w:t>
      </w:r>
    </w:p>
    <w:p>
      <w:pPr>
        <w:pStyle w:val="2"/>
        <w:numPr>
          <w:ilvl w:val="0"/>
          <w:numId w:val="4"/>
        </w:numPr>
        <w:spacing w:line="240" w:lineRule="auto"/>
        <w:rPr>
          <w:rFonts w:ascii="宋体" w:hAnsi="宋体" w:cs="宋体"/>
          <w:color w:val="auto"/>
          <w:highlight w:val="none"/>
        </w:rPr>
      </w:pPr>
      <w:bookmarkStart w:id="60" w:name="_Toc26385"/>
      <w:bookmarkStart w:id="61" w:name="_Toc6948"/>
      <w:bookmarkStart w:id="62" w:name="_Toc24179"/>
      <w:bookmarkStart w:id="63" w:name="_Toc11363_WPSOffice_Level1"/>
      <w:bookmarkStart w:id="64" w:name="_Toc18434_WPSOffice_Level1"/>
      <w:r>
        <w:rPr>
          <w:rFonts w:hint="eastAsia" w:ascii="宋体" w:hAnsi="宋体" w:cs="宋体"/>
          <w:color w:val="auto"/>
          <w:highlight w:val="none"/>
        </w:rPr>
        <w:t>工程建设项目招标投标</w:t>
      </w:r>
      <w:bookmarkEnd w:id="60"/>
      <w:bookmarkEnd w:id="61"/>
    </w:p>
    <w:p>
      <w:pPr>
        <w:pStyle w:val="3"/>
        <w:spacing w:line="240" w:lineRule="auto"/>
        <w:ind w:left="283" w:hanging="283"/>
        <w:rPr>
          <w:rFonts w:ascii="宋体" w:hAnsi="宋体" w:cs="宋体"/>
          <w:color w:val="auto"/>
          <w:highlight w:val="none"/>
        </w:rPr>
      </w:pPr>
      <w:bookmarkStart w:id="65" w:name="_Toc445899555"/>
      <w:bookmarkStart w:id="66" w:name="_Toc445898575"/>
      <w:bookmarkStart w:id="67" w:name="_Toc445899800"/>
      <w:bookmarkStart w:id="68" w:name="_Toc445899310"/>
      <w:bookmarkStart w:id="69" w:name="_Toc445898820"/>
      <w:bookmarkStart w:id="70" w:name="_Toc445898330"/>
      <w:bookmarkStart w:id="71" w:name="_Toc445897790"/>
      <w:bookmarkStart w:id="72" w:name="_Toc445898085"/>
      <w:bookmarkStart w:id="73" w:name="_Toc445899065"/>
      <w:bookmarkStart w:id="74" w:name="_Toc522354530"/>
      <w:bookmarkStart w:id="75" w:name="_Toc8428_WPSOffice_Level2"/>
      <w:bookmarkStart w:id="76" w:name="_Toc452050130"/>
      <w:bookmarkStart w:id="77" w:name="_Toc30395"/>
      <w:bookmarkStart w:id="78" w:name="_Toc15796"/>
      <w:bookmarkStart w:id="79" w:name="_Toc452111850"/>
      <w:bookmarkStart w:id="80" w:name="_Toc452111591"/>
      <w:bookmarkStart w:id="81" w:name="_Toc517973931"/>
      <w:bookmarkStart w:id="82" w:name="_Toc7693"/>
      <w:bookmarkStart w:id="83" w:name="_Toc456856411"/>
      <w:bookmarkStart w:id="84" w:name="_Toc29391"/>
      <w:bookmarkStart w:id="85" w:name="_Toc2247304"/>
      <w:bookmarkStart w:id="86" w:name="_Toc2972_WPSOffice_Level2"/>
      <w:bookmarkStart w:id="87" w:name="_Toc18443"/>
      <w:bookmarkStart w:id="88" w:name="_Toc5700"/>
      <w:bookmarkStart w:id="89" w:name="_Toc12642"/>
      <w:r>
        <w:rPr>
          <w:rFonts w:hint="eastAsia" w:ascii="宋体" w:hAnsi="宋体" w:cs="宋体"/>
          <w:color w:val="auto"/>
          <w:highlight w:val="none"/>
        </w:rPr>
        <w:t>项目</w:t>
      </w:r>
      <w:bookmarkEnd w:id="65"/>
      <w:bookmarkEnd w:id="66"/>
      <w:bookmarkEnd w:id="67"/>
      <w:bookmarkEnd w:id="68"/>
      <w:bookmarkEnd w:id="69"/>
      <w:bookmarkEnd w:id="70"/>
      <w:bookmarkEnd w:id="71"/>
      <w:bookmarkEnd w:id="72"/>
      <w:bookmarkEnd w:id="73"/>
      <w:r>
        <w:rPr>
          <w:rFonts w:hint="eastAsia" w:ascii="宋体" w:hAnsi="宋体" w:cs="宋体"/>
          <w:color w:val="auto"/>
          <w:highlight w:val="none"/>
        </w:rPr>
        <w:t>及公告</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pPr>
        <w:pStyle w:val="4"/>
        <w:numPr>
          <w:ilvl w:val="2"/>
          <w:numId w:val="1"/>
        </w:numPr>
        <w:spacing w:line="240" w:lineRule="auto"/>
        <w:rPr>
          <w:rFonts w:ascii="宋体" w:hAnsi="宋体" w:cs="宋体"/>
          <w:color w:val="auto"/>
          <w:highlight w:val="none"/>
        </w:rPr>
      </w:pPr>
      <w:bookmarkStart w:id="90" w:name="_Toc2846"/>
      <w:bookmarkStart w:id="91" w:name="_Toc8884_WPSOffice_Level3"/>
      <w:bookmarkStart w:id="92" w:name="_Toc19826"/>
      <w:r>
        <w:rPr>
          <w:rFonts w:hint="eastAsia" w:ascii="宋体" w:hAnsi="宋体" w:cs="宋体"/>
          <w:color w:val="auto"/>
          <w:highlight w:val="none"/>
        </w:rPr>
        <w:t>项目</w:t>
      </w:r>
      <w:bookmarkEnd w:id="90"/>
      <w:bookmarkEnd w:id="91"/>
      <w:bookmarkEnd w:id="92"/>
    </w:p>
    <w:p>
      <w:pPr>
        <w:spacing w:line="360" w:lineRule="auto"/>
        <w:ind w:firstLine="420" w:firstLineChars="200"/>
        <w:rPr>
          <w:rFonts w:ascii="宋体" w:hAnsi="宋体" w:cs="宋体"/>
          <w:color w:val="auto"/>
          <w:highlight w:val="none"/>
        </w:rPr>
      </w:pPr>
      <w:r>
        <w:rPr>
          <w:rFonts w:hint="eastAsia" w:ascii="宋体" w:hAnsi="宋体" w:cs="宋体"/>
          <w:color w:val="auto"/>
          <w:highlight w:val="none"/>
        </w:rPr>
        <w:t>项目数据集见下表。同一个项目在对应的不同表中项目编号必须一致。</w:t>
      </w:r>
    </w:p>
    <w:tbl>
      <w:tblPr>
        <w:tblStyle w:val="13"/>
        <w:tblpPr w:leftFromText="180" w:rightFromText="180" w:vertAnchor="text" w:tblpXSpec="center" w:tblpY="1"/>
        <w:tblOverlap w:val="never"/>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39"/>
        <w:gridCol w:w="3086"/>
        <w:gridCol w:w="1736"/>
        <w:gridCol w:w="846"/>
        <w:gridCol w:w="575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739"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6" w:type="dxa"/>
            <w:tcBorders>
              <w:right w:val="single" w:color="auto" w:sz="4" w:space="0"/>
            </w:tcBorders>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6"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46"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56"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项目编号</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PROJECT_CODE</w:t>
            </w:r>
          </w:p>
        </w:tc>
        <w:tc>
          <w:tcPr>
            <w:tcW w:w="173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C17</w:t>
            </w:r>
          </w:p>
        </w:tc>
        <w:tc>
          <w:tcPr>
            <w:tcW w:w="8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唯一标识，参考附录B项目编号；</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项目名称</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PROJECT_NAME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项目所在行政区域代码</w:t>
            </w:r>
          </w:p>
        </w:tc>
        <w:tc>
          <w:tcPr>
            <w:tcW w:w="3086" w:type="dxa"/>
            <w:tcBorders>
              <w:right w:val="single" w:color="auto" w:sz="4" w:space="0"/>
            </w:tcBorders>
            <w:vAlign w:val="center"/>
          </w:tcPr>
          <w:p>
            <w:pPr>
              <w:jc w:val="center"/>
              <w:rPr>
                <w:rFonts w:ascii="宋体" w:hAnsi="宋体" w:cs="宋体"/>
                <w:color w:val="auto"/>
                <w:kern w:val="0"/>
                <w:highlight w:val="none"/>
              </w:rPr>
            </w:pPr>
            <w:r>
              <w:rPr>
                <w:rFonts w:hint="eastAsia" w:ascii="宋体" w:hAnsi="宋体" w:cs="宋体"/>
                <w:color w:val="auto"/>
                <w:szCs w:val="21"/>
                <w:highlight w:val="none"/>
              </w:rPr>
              <w:t>REGION_CODE</w:t>
            </w:r>
          </w:p>
        </w:tc>
        <w:tc>
          <w:tcPr>
            <w:tcW w:w="1736"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C6</w:t>
            </w:r>
          </w:p>
        </w:tc>
        <w:tc>
          <w:tcPr>
            <w:tcW w:w="846"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项目所在行政区域；国家2.0数据规范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是否固定资产</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RELATE_CODE</w:t>
            </w:r>
          </w:p>
        </w:tc>
        <w:tc>
          <w:tcPr>
            <w:tcW w:w="1736" w:type="dxa"/>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C1</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投资项目统一代码</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INVEST_PROJECT_CODE</w:t>
            </w:r>
          </w:p>
        </w:tc>
        <w:tc>
          <w:tcPr>
            <w:tcW w:w="1736" w:type="dxa"/>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C24</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lang w:bidi="en-US"/>
              </w:rPr>
              <w:t>与投资项目在线审批监管平台中的项目进行关联，</w:t>
            </w:r>
            <w:r>
              <w:rPr>
                <w:rFonts w:hint="eastAsia" w:ascii="宋体" w:hAnsi="宋体" w:cs="宋体"/>
                <w:color w:val="auto"/>
                <w:kern w:val="0"/>
                <w:sz w:val="20"/>
                <w:szCs w:val="20"/>
                <w:highlight w:val="none"/>
                <w:lang w:bidi="ar"/>
              </w:rPr>
              <w:t>“是否固定资产”代码为“ 1 是”时，该项为必填</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项目地址</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ADDRESS</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项目法人</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LEGAL_PERSON</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项目行业分类</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INDUSTRIES_TYPE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C3</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采用GB/T 4754-2017《国民经济行业分类》，取1位行业门类字母码+2位大类数字码；国家2.0数据规范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资金来源</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FUND_SOURCE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出资比例</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CONTRIBUTION_SCALE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项目规模</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PROJECT_SCALE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项目审批文件名称</w:t>
            </w:r>
          </w:p>
        </w:tc>
        <w:tc>
          <w:tcPr>
            <w:tcW w:w="3086" w:type="dxa"/>
            <w:tcBorders>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APPROVAL_NAME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项目审批文号</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APPROVAL_NUMBER</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项目审批单位（</w:t>
            </w:r>
            <w:r>
              <w:rPr>
                <w:rFonts w:hint="eastAsia" w:ascii="宋体" w:hAnsi="宋体" w:cs="宋体"/>
                <w:color w:val="auto"/>
                <w:kern w:val="0"/>
                <w:highlight w:val="none"/>
              </w:rPr>
              <w:t>核准/备案部门</w:t>
            </w:r>
            <w:r>
              <w:rPr>
                <w:rFonts w:hint="eastAsia" w:ascii="宋体" w:hAnsi="宋体" w:cs="宋体"/>
                <w:color w:val="auto"/>
                <w:szCs w:val="21"/>
                <w:highlight w:val="none"/>
              </w:rPr>
              <w:t>）</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APPROVAL_AUTHORITY</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项目创建时间</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CREATE_TIME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项目交易分类</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PROJECT_TRADE_TYPE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highlight w:val="none"/>
              </w:rPr>
              <w:t>C..4</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56" w:type="dxa"/>
            <w:vAlign w:val="center"/>
          </w:tcPr>
          <w:p>
            <w:pPr>
              <w:jc w:val="left"/>
              <w:rPr>
                <w:rFonts w:ascii="宋体" w:hAnsi="宋体" w:cs="宋体"/>
                <w:color w:val="auto"/>
                <w:kern w:val="0"/>
                <w:highlight w:val="none"/>
              </w:rPr>
            </w:pPr>
            <w:r>
              <w:rPr>
                <w:rFonts w:hint="eastAsia" w:ascii="宋体" w:hAnsi="宋体" w:cs="宋体"/>
                <w:color w:val="auto"/>
                <w:kern w:val="0"/>
                <w:highlight w:val="none"/>
              </w:rPr>
              <w:t>参考1.10.1</w:t>
            </w:r>
            <w:r>
              <w:rPr>
                <w:rFonts w:hint="eastAsia" w:ascii="宋体" w:hAnsi="宋体" w:cs="宋体"/>
                <w:color w:val="auto"/>
                <w:kern w:val="0"/>
                <w:highlight w:val="none"/>
                <w:lang w:val="en-US" w:eastAsia="zh-CN"/>
              </w:rPr>
              <w:t>4</w:t>
            </w:r>
            <w:r>
              <w:rPr>
                <w:rFonts w:hint="eastAsia" w:ascii="宋体" w:hAnsi="宋体" w:cs="宋体"/>
                <w:color w:val="auto"/>
                <w:kern w:val="0"/>
                <w:highlight w:val="none"/>
              </w:rPr>
              <w:t>项目交易分类；业务需要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招标组织形式</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ORGANIZE_FORM</w:t>
            </w:r>
          </w:p>
        </w:tc>
        <w:tc>
          <w:tcPr>
            <w:tcW w:w="1736" w:type="dxa"/>
            <w:vAlign w:val="center"/>
          </w:tcPr>
          <w:p>
            <w:pPr>
              <w:widowControl/>
              <w:jc w:val="center"/>
              <w:rPr>
                <w:rFonts w:ascii="宋体" w:hAnsi="宋体" w:cs="宋体"/>
                <w:color w:val="auto"/>
                <w:szCs w:val="21"/>
                <w:highlight w:val="none"/>
              </w:rPr>
            </w:pPr>
            <w:r>
              <w:rPr>
                <w:rFonts w:hint="eastAsia" w:ascii="宋体" w:hAnsi="宋体" w:cs="宋体"/>
                <w:color w:val="auto"/>
                <w:kern w:val="0"/>
                <w:highlight w:val="none"/>
              </w:rPr>
              <w:t>C1</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56" w:type="dxa"/>
            <w:vAlign w:val="center"/>
          </w:tcPr>
          <w:p>
            <w:pPr>
              <w:jc w:val="left"/>
              <w:rPr>
                <w:rFonts w:ascii="宋体" w:hAnsi="宋体" w:cs="宋体"/>
                <w:color w:val="auto"/>
                <w:kern w:val="0"/>
                <w:highlight w:val="none"/>
              </w:rPr>
            </w:pPr>
            <w:r>
              <w:rPr>
                <w:rFonts w:hint="eastAsia" w:ascii="宋体" w:hAnsi="宋体" w:cs="宋体"/>
                <w:color w:val="auto"/>
                <w:kern w:val="0"/>
                <w:highlight w:val="none"/>
              </w:rPr>
              <w:t>参考1.10.</w:t>
            </w:r>
            <w:r>
              <w:rPr>
                <w:rFonts w:hint="eastAsia" w:ascii="宋体" w:hAnsi="宋体" w:cs="宋体"/>
                <w:color w:val="auto"/>
                <w:kern w:val="0"/>
                <w:highlight w:val="none"/>
                <w:lang w:val="en-US" w:eastAsia="zh-CN"/>
              </w:rPr>
              <w:t>6</w:t>
            </w:r>
            <w:r>
              <w:rPr>
                <w:rFonts w:hint="eastAsia" w:ascii="宋体" w:hAnsi="宋体" w:cs="宋体"/>
                <w:color w:val="auto"/>
                <w:kern w:val="0"/>
                <w:highlight w:val="none"/>
              </w:rPr>
              <w:t>招标组织形式代码；业务需要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招标情形</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BIDDING_SITUATION</w:t>
            </w:r>
          </w:p>
        </w:tc>
        <w:tc>
          <w:tcPr>
            <w:tcW w:w="1736" w:type="dxa"/>
            <w:vAlign w:val="center"/>
          </w:tcPr>
          <w:p>
            <w:pPr>
              <w:widowControl/>
              <w:jc w:val="center"/>
              <w:rPr>
                <w:rFonts w:ascii="宋体" w:hAnsi="宋体" w:cs="宋体"/>
                <w:color w:val="auto"/>
                <w:szCs w:val="21"/>
                <w:highlight w:val="none"/>
              </w:rPr>
            </w:pPr>
            <w:r>
              <w:rPr>
                <w:rFonts w:hint="eastAsia" w:ascii="宋体" w:hAnsi="宋体" w:cs="宋体"/>
                <w:color w:val="auto"/>
                <w:kern w:val="0"/>
                <w:highlight w:val="none"/>
              </w:rPr>
              <w:t>C1</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56" w:type="dxa"/>
            <w:vAlign w:val="center"/>
          </w:tcPr>
          <w:p>
            <w:pPr>
              <w:jc w:val="left"/>
              <w:rPr>
                <w:rFonts w:ascii="宋体" w:hAnsi="宋体" w:cs="宋体"/>
                <w:color w:val="auto"/>
                <w:kern w:val="0"/>
                <w:highlight w:val="none"/>
              </w:rPr>
            </w:pPr>
            <w:r>
              <w:rPr>
                <w:rFonts w:hint="eastAsia" w:ascii="宋体" w:hAnsi="宋体" w:cs="宋体"/>
                <w:color w:val="auto"/>
                <w:kern w:val="0"/>
                <w:highlight w:val="none"/>
              </w:rPr>
              <w:t>参考1.10.</w:t>
            </w:r>
            <w:r>
              <w:rPr>
                <w:rFonts w:hint="eastAsia" w:ascii="宋体" w:hAnsi="宋体" w:cs="宋体"/>
                <w:color w:val="auto"/>
                <w:kern w:val="0"/>
                <w:highlight w:val="none"/>
                <w:lang w:val="en-US" w:eastAsia="zh-CN"/>
              </w:rPr>
              <w:t>18</w:t>
            </w:r>
            <w:r>
              <w:rPr>
                <w:rFonts w:hint="eastAsia" w:ascii="宋体" w:hAnsi="宋体" w:cs="宋体"/>
                <w:color w:val="auto"/>
                <w:kern w:val="0"/>
                <w:highlight w:val="none"/>
              </w:rPr>
              <w:t>招标情形；业务需要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项目投资总额</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highlight w:val="none"/>
              </w:rPr>
              <w:t>INVEST_RECKON</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hint="default" w:ascii="宋体" w:hAnsi="宋体" w:eastAsia="宋体" w:cs="宋体"/>
                <w:color w:val="auto"/>
                <w:kern w:val="0"/>
                <w:highlight w:val="none"/>
                <w:lang w:val="en-US" w:eastAsia="zh-CN"/>
              </w:rPr>
            </w:pPr>
            <w:r>
              <w:rPr>
                <w:rFonts w:hint="eastAsia" w:ascii="宋体" w:hAnsi="宋体" w:cs="宋体"/>
                <w:color w:val="auto"/>
                <w:kern w:val="0"/>
                <w:highlight w:val="none"/>
              </w:rPr>
              <w:t>业务需要</w:t>
            </w:r>
            <w:r>
              <w:rPr>
                <w:rFonts w:hint="eastAsia" w:ascii="宋体" w:hAnsi="宋体" w:cs="宋体"/>
                <w:color w:val="auto"/>
                <w:kern w:val="0"/>
                <w:highlight w:val="none"/>
                <w:lang w:eastAsia="zh-CN"/>
              </w:rPr>
              <w:t>，</w:t>
            </w:r>
            <w:r>
              <w:rPr>
                <w:rFonts w:hint="eastAsia" w:ascii="宋体" w:hAnsi="宋体" w:cs="宋体"/>
                <w:color w:val="auto"/>
                <w:kern w:val="0"/>
                <w:highlight w:val="none"/>
                <w:lang w:val="en-US" w:eastAsia="zh-CN"/>
              </w:rPr>
              <w:t>单位：元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国有资金</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OTHER_OWNED_FUND</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highlight w:val="none"/>
              </w:rPr>
              <w:t>业务需要</w:t>
            </w:r>
            <w:r>
              <w:rPr>
                <w:rFonts w:hint="eastAsia" w:ascii="宋体" w:hAnsi="宋体" w:cs="宋体"/>
                <w:color w:val="auto"/>
                <w:kern w:val="0"/>
                <w:highlight w:val="none"/>
                <w:lang w:eastAsia="zh-CN"/>
              </w:rPr>
              <w:t>，</w:t>
            </w:r>
            <w:r>
              <w:rPr>
                <w:rFonts w:hint="eastAsia" w:ascii="宋体" w:hAnsi="宋体" w:cs="宋体"/>
                <w:color w:val="auto"/>
                <w:kern w:val="0"/>
                <w:highlight w:val="none"/>
                <w:lang w:val="en-US" w:eastAsia="zh-CN"/>
              </w:rPr>
              <w:t>单位：元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国有资金比例</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OTHER_OWNED_FUND _ RATIO</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私有资金</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PRIVATE_FUND</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r>
              <w:rPr>
                <w:rFonts w:hint="eastAsia" w:ascii="宋体" w:hAnsi="宋体" w:cs="宋体"/>
                <w:color w:val="auto"/>
                <w:kern w:val="0"/>
                <w:highlight w:val="none"/>
                <w:lang w:eastAsia="zh-CN"/>
              </w:rPr>
              <w:t>，</w:t>
            </w:r>
            <w:r>
              <w:rPr>
                <w:rFonts w:hint="eastAsia" w:ascii="宋体" w:hAnsi="宋体" w:cs="宋体"/>
                <w:color w:val="auto"/>
                <w:kern w:val="0"/>
                <w:highlight w:val="none"/>
                <w:lang w:val="en-US" w:eastAsia="zh-CN"/>
              </w:rPr>
              <w:t>单位：元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私有资金比例</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PRIVATE_FUND_RATIO</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外国政府及组织投资</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FOREIGN_FUND</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r>
              <w:rPr>
                <w:rFonts w:hint="eastAsia" w:ascii="宋体" w:hAnsi="宋体" w:cs="宋体"/>
                <w:color w:val="auto"/>
                <w:kern w:val="0"/>
                <w:highlight w:val="none"/>
                <w:lang w:eastAsia="zh-CN"/>
              </w:rPr>
              <w:t>，</w:t>
            </w:r>
            <w:r>
              <w:rPr>
                <w:rFonts w:hint="eastAsia" w:ascii="宋体" w:hAnsi="宋体" w:cs="宋体"/>
                <w:color w:val="auto"/>
                <w:kern w:val="0"/>
                <w:highlight w:val="none"/>
                <w:lang w:val="en-US" w:eastAsia="zh-CN"/>
              </w:rPr>
              <w:t>单位：元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外国政府及组织投资比例</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FOREIGN_FUND_RATIO</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rPr>
              <w:t>境外私人投资</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FOREIGN_PRIVATE_FUND</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r>
              <w:rPr>
                <w:rFonts w:hint="eastAsia" w:ascii="宋体" w:hAnsi="宋体" w:cs="宋体"/>
                <w:color w:val="auto"/>
                <w:kern w:val="0"/>
                <w:highlight w:val="none"/>
                <w:lang w:eastAsia="zh-CN"/>
              </w:rPr>
              <w:t>，</w:t>
            </w:r>
            <w:r>
              <w:rPr>
                <w:rFonts w:hint="eastAsia" w:ascii="宋体" w:hAnsi="宋体" w:cs="宋体"/>
                <w:color w:val="auto"/>
                <w:kern w:val="0"/>
                <w:highlight w:val="none"/>
                <w:lang w:val="en-US" w:eastAsia="zh-CN"/>
              </w:rPr>
              <w:t>单位：元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境外私人投资比例</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FOREIGN_PRIVATE_FUND_RATIO</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建筑面积</w:t>
            </w:r>
            <w:r>
              <w:rPr>
                <w:rFonts w:hint="eastAsia" w:ascii="宋体" w:hAnsi="宋体" w:cs="宋体"/>
                <w:color w:val="auto"/>
                <w:highlight w:val="none"/>
              </w:rPr>
              <w:t>（平方）</w:t>
            </w:r>
          </w:p>
        </w:tc>
        <w:tc>
          <w:tcPr>
            <w:tcW w:w="3086"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highlight w:val="none"/>
              </w:rPr>
              <w:t>BUIDING_AREA</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业务需要，</w:t>
            </w:r>
            <w:r>
              <w:rPr>
                <w:rFonts w:hint="eastAsia" w:ascii="宋体" w:hAnsi="宋体" w:cs="宋体"/>
                <w:color w:val="auto"/>
                <w:szCs w:val="21"/>
                <w:highlight w:val="none"/>
              </w:rPr>
              <w:t>只针对于房建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项目其他说明</w:t>
            </w:r>
          </w:p>
        </w:tc>
        <w:tc>
          <w:tcPr>
            <w:tcW w:w="3086"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kern w:val="0"/>
                <w:highlight w:val="none"/>
              </w:rPr>
              <w:t>OTHER_INSTRUCTIONS</w:t>
            </w:r>
          </w:p>
        </w:tc>
        <w:tc>
          <w:tcPr>
            <w:tcW w:w="1736" w:type="dxa"/>
            <w:vAlign w:val="center"/>
          </w:tcPr>
          <w:p>
            <w:pPr>
              <w:widowControl/>
              <w:jc w:val="center"/>
              <w:rPr>
                <w:rFonts w:ascii="宋体" w:hAnsi="宋体" w:cs="宋体"/>
                <w:color w:val="auto"/>
                <w:szCs w:val="21"/>
                <w:highlight w:val="none"/>
              </w:rPr>
            </w:pPr>
            <w:r>
              <w:rPr>
                <w:rFonts w:hint="eastAsia" w:ascii="宋体" w:hAnsi="宋体" w:cs="宋体"/>
                <w:color w:val="auto"/>
                <w:kern w:val="0"/>
                <w:highlight w:val="none"/>
              </w:rPr>
              <w:t>C..1000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否</w:t>
            </w:r>
          </w:p>
        </w:tc>
        <w:tc>
          <w:tcPr>
            <w:tcW w:w="5756" w:type="dxa"/>
            <w:vAlign w:val="center"/>
          </w:tcPr>
          <w:p>
            <w:pPr>
              <w:jc w:val="left"/>
              <w:rPr>
                <w:rFonts w:ascii="宋体" w:hAnsi="宋体" w:cs="宋体"/>
                <w:color w:val="auto"/>
                <w:kern w:val="0"/>
                <w:highlight w:val="none"/>
              </w:rPr>
            </w:pPr>
            <w:r>
              <w:rPr>
                <w:rFonts w:hint="eastAsia" w:ascii="宋体" w:hAnsi="宋体" w:cs="宋体"/>
                <w:color w:val="auto"/>
                <w:kern w:val="0"/>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申报责任人</w:t>
            </w:r>
          </w:p>
        </w:tc>
        <w:tc>
          <w:tcPr>
            <w:tcW w:w="3086" w:type="dxa"/>
            <w:tcBorders>
              <w:right w:val="single" w:color="auto" w:sz="4" w:space="0"/>
            </w:tcBorders>
            <w:vAlign w:val="center"/>
          </w:tcPr>
          <w:p>
            <w:pPr>
              <w:jc w:val="center"/>
              <w:rPr>
                <w:rFonts w:ascii="宋体" w:hAnsi="宋体" w:cs="宋体"/>
                <w:color w:val="auto"/>
                <w:kern w:val="0"/>
                <w:highlight w:val="none"/>
              </w:rPr>
            </w:pPr>
            <w:r>
              <w:rPr>
                <w:rFonts w:hint="eastAsia" w:ascii="宋体" w:hAnsi="宋体" w:cs="宋体"/>
                <w:color w:val="auto"/>
                <w:szCs w:val="21"/>
                <w:highlight w:val="none"/>
              </w:rPr>
              <w:t>REPORT_DUTY</w:t>
            </w:r>
          </w:p>
        </w:tc>
        <w:tc>
          <w:tcPr>
            <w:tcW w:w="1736"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C..100</w:t>
            </w:r>
          </w:p>
        </w:tc>
        <w:tc>
          <w:tcPr>
            <w:tcW w:w="846"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highlight w:val="none"/>
              </w:rPr>
            </w:pPr>
            <w:r>
              <w:rPr>
                <w:rFonts w:hint="eastAsia" w:ascii="宋体" w:hAnsi="宋体" w:cs="宋体"/>
                <w:color w:val="auto"/>
                <w:szCs w:val="21"/>
                <w:highlight w:val="none"/>
              </w:rPr>
              <w:t>自由文本；水利项目按照水利部要求执行</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责任人所属单位代码类型</w:t>
            </w:r>
          </w:p>
        </w:tc>
        <w:tc>
          <w:tcPr>
            <w:tcW w:w="3086" w:type="dxa"/>
            <w:tcBorders>
              <w:right w:val="single" w:color="auto" w:sz="4" w:space="0"/>
            </w:tcBorders>
            <w:vAlign w:val="center"/>
          </w:tcPr>
          <w:p>
            <w:pPr>
              <w:jc w:val="center"/>
              <w:rPr>
                <w:rFonts w:ascii="宋体" w:hAnsi="宋体" w:cs="宋体"/>
                <w:color w:val="auto"/>
                <w:kern w:val="0"/>
                <w:highlight w:val="none"/>
              </w:rPr>
            </w:pPr>
            <w:r>
              <w:rPr>
                <w:rFonts w:hint="eastAsia" w:ascii="宋体" w:hAnsi="宋体" w:cs="宋体"/>
                <w:color w:val="auto"/>
                <w:szCs w:val="21"/>
                <w:highlight w:val="none"/>
              </w:rPr>
              <w:t>REPORT_COMPANY_CODE_TYPE</w:t>
            </w:r>
          </w:p>
        </w:tc>
        <w:tc>
          <w:tcPr>
            <w:tcW w:w="1736"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C2</w:t>
            </w:r>
          </w:p>
        </w:tc>
        <w:tc>
          <w:tcPr>
            <w:tcW w:w="846"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主体代码类型；水利项目按照水利部要求执行</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责任人所属单位代码</w:t>
            </w:r>
          </w:p>
        </w:tc>
        <w:tc>
          <w:tcPr>
            <w:tcW w:w="3086" w:type="dxa"/>
            <w:tcBorders>
              <w:right w:val="single" w:color="auto" w:sz="4" w:space="0"/>
            </w:tcBorders>
            <w:vAlign w:val="center"/>
          </w:tcPr>
          <w:p>
            <w:pPr>
              <w:jc w:val="center"/>
              <w:rPr>
                <w:rFonts w:ascii="宋体" w:hAnsi="宋体" w:cs="宋体"/>
                <w:color w:val="auto"/>
                <w:kern w:val="0"/>
                <w:highlight w:val="none"/>
              </w:rPr>
            </w:pPr>
            <w:r>
              <w:rPr>
                <w:rFonts w:hint="eastAsia" w:ascii="宋体" w:hAnsi="宋体" w:cs="宋体"/>
                <w:color w:val="auto"/>
                <w:szCs w:val="21"/>
                <w:highlight w:val="none"/>
              </w:rPr>
              <w:t>REPORT_COMPANY_CODE</w:t>
            </w:r>
          </w:p>
        </w:tc>
        <w:tc>
          <w:tcPr>
            <w:tcW w:w="1736"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C..18</w:t>
            </w:r>
          </w:p>
        </w:tc>
        <w:tc>
          <w:tcPr>
            <w:tcW w:w="846" w:type="dxa"/>
            <w:vAlign w:val="center"/>
          </w:tcPr>
          <w:p>
            <w:pPr>
              <w:jc w:val="center"/>
              <w:rPr>
                <w:rFonts w:ascii="宋体" w:hAnsi="宋体" w:cs="宋体"/>
                <w:color w:val="auto"/>
                <w:kern w:val="0"/>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kern w:val="0"/>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主体代码；水利项目按照水利部要求执行</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6" w:type="dxa"/>
            <w:tcBorders>
              <w:right w:val="single" w:color="auto" w:sz="4" w:space="0"/>
            </w:tcBorders>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来源交易系统编码规则</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86"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C36</w:t>
            </w:r>
          </w:p>
        </w:tc>
        <w:tc>
          <w:tcPr>
            <w:tcW w:w="846"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附件关联标识号；20号令 A.1.4</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6"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46"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93" w:name="_Toc10953"/>
      <w:bookmarkStart w:id="94" w:name="_Toc24792_WPSOffice_Level3"/>
      <w:bookmarkStart w:id="95" w:name="_Toc27508"/>
      <w:r>
        <w:rPr>
          <w:rFonts w:hint="eastAsia" w:ascii="宋体" w:hAnsi="宋体" w:cs="宋体"/>
          <w:color w:val="auto"/>
          <w:highlight w:val="none"/>
        </w:rPr>
        <w:t>项目主体信息扩展</w:t>
      </w:r>
      <w:bookmarkEnd w:id="93"/>
      <w:bookmarkEnd w:id="94"/>
      <w:bookmarkEnd w:id="95"/>
    </w:p>
    <w:tbl>
      <w:tblPr>
        <w:tblStyle w:val="13"/>
        <w:tblpPr w:leftFromText="180" w:rightFromText="180" w:vertAnchor="text" w:tblpXSpec="center" w:tblpY="1"/>
        <w:tblOverlap w:val="never"/>
        <w:tblW w:w="141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40"/>
        <w:gridCol w:w="3075"/>
        <w:gridCol w:w="1757"/>
        <w:gridCol w:w="858"/>
        <w:gridCol w:w="573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740"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75" w:type="dxa"/>
            <w:tcBorders>
              <w:right w:val="single" w:color="auto" w:sz="4" w:space="0"/>
            </w:tcBorders>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57"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58"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34"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项目编号</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PROJECT_CODE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C17</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项目编号；国家2.0数据规范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项目名称</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PROJECT_NAME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单位名称</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UNIT_NAME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hint="eastAsia" w:ascii="宋体" w:hAnsi="宋体" w:cs="宋体"/>
                <w:color w:val="auto"/>
                <w:szCs w:val="21"/>
                <w:highlight w:val="none"/>
              </w:rPr>
            </w:pPr>
            <w:r>
              <w:rPr>
                <w:rFonts w:hint="eastAsia" w:ascii="宋体" w:hAnsi="宋体" w:cs="宋体"/>
                <w:szCs w:val="21"/>
                <w:highlight w:val="none"/>
              </w:rPr>
              <w:t>统一社会信用代码</w:t>
            </w:r>
          </w:p>
        </w:tc>
        <w:tc>
          <w:tcPr>
            <w:tcW w:w="3075" w:type="dxa"/>
            <w:tcBorders>
              <w:right w:val="single" w:color="auto" w:sz="4" w:space="0"/>
            </w:tcBorders>
            <w:vAlign w:val="center"/>
          </w:tcPr>
          <w:p>
            <w:pPr>
              <w:jc w:val="center"/>
              <w:rPr>
                <w:rFonts w:hint="eastAsia" w:ascii="宋体" w:hAnsi="宋体" w:cs="宋体"/>
                <w:color w:val="auto"/>
                <w:szCs w:val="21"/>
                <w:highlight w:val="none"/>
              </w:rPr>
            </w:pPr>
            <w:r>
              <w:rPr>
                <w:rFonts w:hint="eastAsia" w:ascii="宋体" w:hAnsi="宋体" w:cs="宋体"/>
                <w:szCs w:val="21"/>
                <w:highlight w:val="none"/>
              </w:rPr>
              <w:t>LEGAL_CODE</w:t>
            </w:r>
          </w:p>
        </w:tc>
        <w:tc>
          <w:tcPr>
            <w:tcW w:w="1757" w:type="dxa"/>
            <w:vAlign w:val="center"/>
          </w:tcPr>
          <w:p>
            <w:pPr>
              <w:jc w:val="center"/>
              <w:rPr>
                <w:rFonts w:hint="eastAsia" w:ascii="宋体" w:hAnsi="宋体" w:cs="宋体"/>
                <w:color w:val="auto"/>
                <w:szCs w:val="21"/>
                <w:highlight w:val="none"/>
              </w:rPr>
            </w:pPr>
            <w:r>
              <w:rPr>
                <w:rFonts w:hint="eastAsia" w:ascii="宋体" w:hAnsi="宋体" w:cs="宋体"/>
                <w:szCs w:val="21"/>
                <w:highlight w:val="none"/>
              </w:rPr>
              <w:t>C18</w:t>
            </w:r>
          </w:p>
        </w:tc>
        <w:tc>
          <w:tcPr>
            <w:tcW w:w="858"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hint="eastAsia" w:ascii="宋体" w:hAnsi="宋体" w:cs="宋体"/>
                <w:color w:val="auto"/>
                <w:szCs w:val="21"/>
                <w:highlight w:val="none"/>
              </w:rPr>
            </w:pPr>
            <w:r>
              <w:rPr>
                <w:rFonts w:hint="eastAsia" w:ascii="宋体" w:hAnsi="宋体" w:cs="宋体"/>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联系人</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CONTACTOR</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联系方式</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kern w:val="0"/>
                <w:sz w:val="20"/>
                <w:szCs w:val="20"/>
                <w:highlight w:val="none"/>
                <w:lang w:bidi="ar"/>
              </w:rPr>
              <w:t>CONTACT_INFORMATION</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C11</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单位类型</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DANWEI_TYPE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highlight w:val="none"/>
              </w:rPr>
              <w:t>填入代码“</w:t>
            </w:r>
            <w:r>
              <w:rPr>
                <w:rFonts w:hint="eastAsia" w:ascii="宋体" w:hAnsi="宋体" w:cs="宋体"/>
                <w:color w:val="auto"/>
                <w:szCs w:val="21"/>
                <w:highlight w:val="none"/>
              </w:rPr>
              <w:t>11：招标人</w:t>
            </w:r>
            <w:r>
              <w:rPr>
                <w:rFonts w:hint="eastAsia" w:ascii="宋体" w:hAnsi="宋体" w:cs="宋体"/>
                <w:color w:val="auto"/>
                <w:highlight w:val="none"/>
              </w:rPr>
              <w:t>”</w:t>
            </w:r>
            <w:r>
              <w:rPr>
                <w:rFonts w:hint="eastAsia" w:ascii="宋体" w:hAnsi="宋体" w:cs="宋体"/>
                <w:color w:val="auto"/>
                <w:szCs w:val="21"/>
                <w:highlight w:val="none"/>
              </w:rPr>
              <w:t>或“18：招标代理”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单位地址</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TENDERER_ADDRESS</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自由文本，当“</w:t>
            </w:r>
            <w:r>
              <w:rPr>
                <w:rFonts w:hint="eastAsia" w:ascii="宋体" w:hAnsi="宋体" w:cs="宋体"/>
                <w:color w:val="auto"/>
                <w:highlight w:val="none"/>
              </w:rPr>
              <w:t>招标组织形式</w:t>
            </w:r>
            <w:r>
              <w:rPr>
                <w:rFonts w:hint="eastAsia" w:ascii="宋体" w:hAnsi="宋体" w:cs="宋体"/>
                <w:color w:val="auto"/>
                <w:szCs w:val="21"/>
                <w:highlight w:val="none"/>
              </w:rPr>
              <w:t>”代码为“1 自行招标”时必填；10号令第五条要求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来源交易系统编码规则</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C36</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附件关联标识号；20号令 A.1.4</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96" w:name="_Toc539_WPSOffice_Level3"/>
      <w:bookmarkStart w:id="97" w:name="_Toc11631"/>
      <w:bookmarkStart w:id="98" w:name="_Toc2942"/>
      <w:r>
        <w:rPr>
          <w:rFonts w:hint="eastAsia" w:ascii="宋体" w:hAnsi="宋体" w:cs="宋体"/>
          <w:color w:val="auto"/>
          <w:highlight w:val="none"/>
        </w:rPr>
        <w:t xml:space="preserve">招标项目 </w:t>
      </w:r>
    </w:p>
    <w:p>
      <w:pPr>
        <w:widowControl/>
        <w:jc w:val="left"/>
        <w:rPr>
          <w:rFonts w:ascii="宋体" w:hAnsi="宋体" w:cs="宋体"/>
          <w:color w:val="auto"/>
          <w:kern w:val="0"/>
          <w:sz w:val="20"/>
          <w:szCs w:val="20"/>
          <w:highlight w:val="none"/>
          <w:lang w:bidi="ar"/>
        </w:rPr>
      </w:pPr>
      <w:r>
        <w:rPr>
          <w:rFonts w:hint="eastAsia" w:ascii="宋体" w:hAnsi="宋体" w:cs="宋体"/>
          <w:color w:val="auto"/>
          <w:kern w:val="0"/>
          <w:sz w:val="20"/>
          <w:szCs w:val="20"/>
          <w:highlight w:val="none"/>
          <w:lang w:bidi="ar"/>
        </w:rPr>
        <w:t>同一个招项项目在对应的不同表中招标项目编号必须一致。</w:t>
      </w:r>
    </w:p>
    <w:tbl>
      <w:tblPr>
        <w:tblStyle w:val="13"/>
        <w:tblpPr w:leftFromText="180" w:rightFromText="180" w:vertAnchor="text" w:tblpXSpec="center" w:tblpY="1"/>
        <w:tblOverlap w:val="never"/>
        <w:tblW w:w="141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40"/>
        <w:gridCol w:w="3075"/>
        <w:gridCol w:w="1757"/>
        <w:gridCol w:w="858"/>
        <w:gridCol w:w="573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blHeader/>
          <w:jc w:val="center"/>
        </w:trPr>
        <w:tc>
          <w:tcPr>
            <w:tcW w:w="2740"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75" w:type="dxa"/>
            <w:tcBorders>
              <w:right w:val="single" w:color="auto" w:sz="4" w:space="0"/>
            </w:tcBorders>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57"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58"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34" w:type="dxa"/>
            <w:shd w:val="clear" w:color="auto" w:fill="A5A5A5"/>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项目编号</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PROJECT_CODE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C17</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项目编号；国家2.0数据规范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招标项目编号</w:t>
            </w:r>
          </w:p>
        </w:tc>
        <w:tc>
          <w:tcPr>
            <w:tcW w:w="3075" w:type="dxa"/>
            <w:tcBorders>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TENDER_PROJECT_CODE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C17</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统一交易标识码</w:t>
            </w:r>
          </w:p>
        </w:tc>
        <w:tc>
          <w:tcPr>
            <w:tcW w:w="3075" w:type="dxa"/>
            <w:tcBorders>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UNIFIED_DEAL_CODE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34"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；以标段（包）为交易填入标识码；当招标项目不再细分标段（包）时，此项为必填项，与招标项目当做 1 个标段（包）处理时的统一交易标识码一致；招标项目含多个标段（包）时，此表该项非必填，需在标段（包）数据集填入相应的统一交易标识码；国家2.0数据规范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招标项目名称</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TENDER_PROJECT_NAME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招标项目类型</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TENDER_PROJECT_TYPE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C3</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参考附录B分类类目表</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 xml:space="preserve">招标项目所在行政区 </w:t>
            </w:r>
          </w:p>
          <w:p>
            <w:pPr>
              <w:widowControl/>
              <w:jc w:val="center"/>
              <w:rPr>
                <w:rFonts w:ascii="宋体" w:hAnsi="宋体" w:cs="宋体"/>
                <w:color w:val="auto"/>
                <w:szCs w:val="21"/>
                <w:highlight w:val="none"/>
              </w:rPr>
            </w:pPr>
            <w:r>
              <w:rPr>
                <w:rFonts w:hint="eastAsia" w:ascii="宋体" w:hAnsi="宋体" w:cs="宋体"/>
                <w:color w:val="auto"/>
                <w:szCs w:val="21"/>
                <w:highlight w:val="none"/>
              </w:rPr>
              <w:t>域代码</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REGION_CODE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C6</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采用 GB/T 2260-2007《中华人民共和国行政区划代码》的市级代码</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招标内容与范围及招标方案说明</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TENDER_CONTENT</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招标人名称</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TENDERER_NAME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多个招标人时用半角分号隔开</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招标人类别</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TENDERER_CODE_TYPE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参考附录B主体类别，取对应代码值填入；多个招标人时用半角分号隔开</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招标人代码</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TENDERER_CODE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GB 32100-2015 《法人和其他组织统一社会信用代码编码规则》，多个招标人时用半角分号隔开。如是部队等填内部代码</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招标代理机构名称</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TENDER_AGENCY_NAME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如非自行招标，必填；国家2.0数据规范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招标代理机构类别</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TENDER_AGENCY_CODE_TYPE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如非自行招标，必填；参考附录B主体类别代码，取对应代码值填入；国家2.0数据规范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hint="default" w:ascii="宋体" w:hAnsi="宋体" w:eastAsia="宋体" w:cs="宋体"/>
                <w:color w:val="auto"/>
                <w:szCs w:val="21"/>
                <w:highlight w:val="none"/>
                <w:lang w:val="en-US" w:eastAsia="zh-CN"/>
              </w:rPr>
            </w:pPr>
            <w:r>
              <w:rPr>
                <w:rFonts w:hint="default" w:ascii="宋体" w:hAnsi="宋体" w:eastAsia="宋体" w:cs="宋体"/>
                <w:color w:val="auto"/>
                <w:szCs w:val="21"/>
                <w:highlight w:val="none"/>
                <w:lang w:val="en-US" w:eastAsia="zh-CN"/>
              </w:rPr>
              <w:t>招标代理唯一标识（社会信用代码）</w:t>
            </w:r>
          </w:p>
        </w:tc>
        <w:tc>
          <w:tcPr>
            <w:tcW w:w="3075" w:type="dxa"/>
            <w:tcBorders>
              <w:right w:val="single" w:color="auto" w:sz="4" w:space="0"/>
            </w:tcBorders>
            <w:vAlign w:val="center"/>
          </w:tcPr>
          <w:p>
            <w:pPr>
              <w:widowControl/>
              <w:jc w:val="center"/>
              <w:rPr>
                <w:rFonts w:hint="eastAsia" w:ascii="宋体" w:hAnsi="宋体" w:cs="宋体"/>
                <w:color w:val="auto"/>
                <w:szCs w:val="21"/>
                <w:highlight w:val="none"/>
              </w:rPr>
            </w:pPr>
            <w:r>
              <w:rPr>
                <w:rFonts w:hint="eastAsia" w:ascii="宋体" w:hAnsi="宋体" w:cs="宋体"/>
                <w:color w:val="auto"/>
                <w:szCs w:val="21"/>
                <w:highlight w:val="none"/>
              </w:rPr>
              <w:t>TENDER_AGENCY_CODE</w:t>
            </w:r>
          </w:p>
        </w:tc>
        <w:tc>
          <w:tcPr>
            <w:tcW w:w="1757"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C..2000</w:t>
            </w:r>
          </w:p>
        </w:tc>
        <w:tc>
          <w:tcPr>
            <w:tcW w:w="858"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734" w:type="dxa"/>
            <w:vAlign w:val="center"/>
          </w:tcPr>
          <w:p>
            <w:pPr>
              <w:widowControl/>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GB 32100-2015 《法人和其他组织统一社会信用代码编码规则》，多个招标人时用半角分号隔开。如是部队等填内部代码</w:t>
            </w:r>
            <w:r>
              <w:rPr>
                <w:rFonts w:hint="eastAsia" w:ascii="宋体" w:hAnsi="宋体" w:cs="宋体"/>
                <w:color w:val="auto"/>
                <w:szCs w:val="21"/>
                <w:highlight w:val="none"/>
                <w:lang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招标方式</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TENDER_MODE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 xml:space="preserve"> 招标方式，取对应代码值填入；国家2.0数据规范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color w:val="auto"/>
                <w:highlight w:val="none"/>
              </w:rPr>
              <w:t>资格审查方式</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ascii="宋体" w:hAnsi="宋体" w:cs="宋体"/>
                <w:color w:val="auto"/>
                <w:szCs w:val="21"/>
                <w:highlight w:val="none"/>
              </w:rPr>
              <w:t>QULIFICATION_CHECK_MODE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“招标方式”选择“公开招标”时必填；参考1.10.</w:t>
            </w:r>
            <w:r>
              <w:rPr>
                <w:rFonts w:hint="eastAsia" w:ascii="宋体" w:hAnsi="宋体" w:cs="宋体"/>
                <w:color w:val="auto"/>
                <w:szCs w:val="21"/>
                <w:highlight w:val="none"/>
                <w:lang w:val="en-US" w:eastAsia="zh-CN"/>
              </w:rPr>
              <w:t>12</w:t>
            </w:r>
            <w:r>
              <w:rPr>
                <w:rFonts w:hint="eastAsia" w:ascii="宋体" w:hAnsi="宋体" w:cs="宋体"/>
                <w:color w:val="auto"/>
                <w:szCs w:val="21"/>
                <w:highlight w:val="none"/>
              </w:rPr>
              <w:t xml:space="preserve"> 资格审查方式；业务需要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招标组织形式</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TENDER_ORGANIZE_FORM</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6</w:t>
            </w:r>
            <w:r>
              <w:rPr>
                <w:rFonts w:hint="eastAsia" w:ascii="宋体" w:hAnsi="宋体" w:cs="宋体"/>
                <w:color w:val="auto"/>
                <w:szCs w:val="21"/>
                <w:highlight w:val="none"/>
              </w:rPr>
              <w:t>招标组织形式，取应代码值填入；国家2.0数据规范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招标项目建立时间</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CREATE_TIME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交易平台完成项目入场登记的时间；国家2.0数据规范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yellow"/>
              </w:rPr>
            </w:pPr>
            <w:r>
              <w:rPr>
                <w:rFonts w:hint="eastAsia" w:ascii="宋体" w:hAnsi="宋体" w:cs="宋体"/>
                <w:color w:val="auto"/>
                <w:szCs w:val="21"/>
                <w:highlight w:val="none"/>
              </w:rPr>
              <w:t>监督部门名称</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SUPERVISE_DEPT_NAME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5" w:type="dxa"/>
            <w:tcBorders>
              <w:right w:val="single" w:color="auto" w:sz="4" w:space="0"/>
            </w:tcBorders>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来源交易系统编码规则</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5" w:type="dxa"/>
            <w:tcBorders>
              <w:right w:val="single" w:color="auto" w:sz="4" w:space="0"/>
            </w:tcBorders>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采用组合码，编码长度为14位数时间戳；国家2.0数据规范</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标段（包）</w:t>
      </w:r>
      <w:bookmarkEnd w:id="96"/>
      <w:bookmarkEnd w:id="97"/>
      <w:bookmarkEnd w:id="98"/>
    </w:p>
    <w:p>
      <w:pPr>
        <w:spacing w:line="360" w:lineRule="auto"/>
        <w:ind w:firstLine="420" w:firstLineChars="200"/>
        <w:rPr>
          <w:rFonts w:ascii="宋体" w:hAnsi="宋体" w:cs="宋体"/>
          <w:color w:val="auto"/>
          <w:highlight w:val="none"/>
        </w:rPr>
      </w:pPr>
      <w:r>
        <w:rPr>
          <w:rFonts w:hint="eastAsia" w:ascii="宋体" w:hAnsi="宋体" w:cs="宋体"/>
          <w:color w:val="auto"/>
          <w:highlight w:val="none"/>
        </w:rPr>
        <w:t>标段（包）数据集见下表，该数据集为必填数据集。</w:t>
      </w:r>
      <w:r>
        <w:rPr>
          <w:rFonts w:hint="eastAsia" w:ascii="宋体" w:hAnsi="宋体" w:cs="宋体"/>
          <w:color w:val="auto"/>
          <w:szCs w:val="21"/>
          <w:highlight w:val="none"/>
        </w:rPr>
        <w:t>同笔交易在对应的不同表中标段（包）编号必须一致</w:t>
      </w:r>
      <w:r>
        <w:rPr>
          <w:rFonts w:hint="eastAsia" w:ascii="宋体" w:hAnsi="宋体" w:cs="宋体"/>
          <w:color w:val="auto"/>
          <w:highlight w:val="none"/>
        </w:rPr>
        <w:t xml:space="preserve">。当招标项目不再细分标段（包）时，招标项目当做1个标段（包）处理填写此数据集内容，此时标段（包）编号在招标项目编号基础上增加001扩为标段（包）编号23位，即当招标项目不细分标段（包）时，标段（包）编号=“招标项目编号001”，同一交易相关数据集的标段（包）编号均采用该编号。 </w:t>
      </w:r>
    </w:p>
    <w:tbl>
      <w:tblPr>
        <w:tblStyle w:val="13"/>
        <w:tblW w:w="14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0"/>
        <w:gridCol w:w="3075"/>
        <w:gridCol w:w="1757"/>
        <w:gridCol w:w="858"/>
        <w:gridCol w:w="5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40"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75"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57"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858"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734"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招标项目编号</w:t>
            </w:r>
          </w:p>
        </w:tc>
        <w:tc>
          <w:tcPr>
            <w:tcW w:w="3075"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TENDER_PROJECT_CODE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C17</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标段（包）编号</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BID_SECTION_CODE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C23</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highlight w:val="none"/>
              </w:rPr>
              <w:t>唯一标识，</w:t>
            </w: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highlight w:val="none"/>
              </w:rPr>
              <w:t>；</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标段（包）名称</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BID_SECTION_NAME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统一交易标识码</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UNIFIED_DEAL_CODE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34" w:type="dxa"/>
            <w:vAlign w:val="center"/>
          </w:tcPr>
          <w:p>
            <w:pPr>
              <w:widowControl/>
              <w:jc w:val="left"/>
              <w:rPr>
                <w:rFonts w:ascii="宋体" w:hAnsi="宋体" w:cs="宋体"/>
                <w:color w:val="auto"/>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w:t>
            </w:r>
            <w:r>
              <w:rPr>
                <w:rFonts w:hint="eastAsia" w:ascii="宋体" w:hAnsi="宋体" w:cs="宋体"/>
                <w:color w:val="auto"/>
                <w:kern w:val="0"/>
                <w:sz w:val="20"/>
                <w:szCs w:val="20"/>
                <w:highlight w:val="none"/>
                <w:lang w:bidi="ar"/>
              </w:rPr>
              <w:t xml:space="preserve">以标段（包）为交易填入标识码；当招标项目不再细分标段（包）时，此项为必填项， </w:t>
            </w:r>
          </w:p>
          <w:p>
            <w:pPr>
              <w:widowControl/>
              <w:jc w:val="left"/>
              <w:rPr>
                <w:rFonts w:ascii="宋体" w:hAnsi="宋体" w:cs="宋体"/>
                <w:color w:val="auto"/>
                <w:szCs w:val="21"/>
                <w:highlight w:val="none"/>
              </w:rPr>
            </w:pPr>
            <w:r>
              <w:rPr>
                <w:rFonts w:hint="eastAsia" w:ascii="宋体" w:hAnsi="宋体" w:cs="宋体"/>
                <w:color w:val="auto"/>
                <w:kern w:val="0"/>
                <w:sz w:val="20"/>
                <w:szCs w:val="20"/>
                <w:highlight w:val="none"/>
                <w:lang w:bidi="ar"/>
              </w:rPr>
              <w:t>与招标项目当做 1 个标段（包）处理时的统一交易标识码一致；招标项目含多个标段（包）时，此表该项非必填，需在标段（包）数据集填入相应的统一交易标识码；</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hint="eastAsia" w:ascii="宋体" w:hAnsi="宋体" w:eastAsia="宋体" w:cs="宋体"/>
                <w:strike w:val="0"/>
                <w:dstrike w:val="0"/>
                <w:color w:val="auto"/>
                <w:kern w:val="2"/>
                <w:sz w:val="21"/>
                <w:szCs w:val="21"/>
                <w:highlight w:val="none"/>
                <w:lang w:val="en-US" w:eastAsia="zh-CN" w:bidi="ar-SA"/>
              </w:rPr>
            </w:pPr>
            <w:r>
              <w:rPr>
                <w:rFonts w:hint="eastAsia" w:ascii="宋体" w:hAnsi="宋体" w:cs="宋体"/>
                <w:strike w:val="0"/>
                <w:dstrike w:val="0"/>
                <w:color w:val="auto"/>
                <w:szCs w:val="21"/>
                <w:highlight w:val="none"/>
              </w:rPr>
              <w:t>是否不见面开标项目</w:t>
            </w:r>
          </w:p>
        </w:tc>
        <w:tc>
          <w:tcPr>
            <w:tcW w:w="3075" w:type="dxa"/>
            <w:vAlign w:val="center"/>
          </w:tcPr>
          <w:p>
            <w:pPr>
              <w:jc w:val="center"/>
              <w:rPr>
                <w:rFonts w:hint="eastAsia" w:ascii="宋体" w:hAnsi="宋体" w:eastAsia="宋体" w:cs="宋体"/>
                <w:strike w:val="0"/>
                <w:dstrike w:val="0"/>
                <w:color w:val="auto"/>
                <w:kern w:val="2"/>
                <w:sz w:val="21"/>
                <w:szCs w:val="21"/>
                <w:highlight w:val="none"/>
                <w:lang w:val="en-US" w:eastAsia="zh-CN" w:bidi="en-US"/>
              </w:rPr>
            </w:pPr>
            <w:r>
              <w:rPr>
                <w:rFonts w:hint="eastAsia" w:ascii="宋体" w:hAnsi="宋体" w:cs="宋体"/>
                <w:strike w:val="0"/>
                <w:dstrike w:val="0"/>
                <w:color w:val="auto"/>
                <w:szCs w:val="21"/>
                <w:highlight w:val="none"/>
                <w:lang w:bidi="en-US"/>
              </w:rPr>
              <w:t>IS_NOMEET_BIDDING</w:t>
            </w:r>
          </w:p>
        </w:tc>
        <w:tc>
          <w:tcPr>
            <w:tcW w:w="1757" w:type="dxa"/>
            <w:vAlign w:val="center"/>
          </w:tcPr>
          <w:p>
            <w:pPr>
              <w:widowControl/>
              <w:jc w:val="center"/>
              <w:rPr>
                <w:rFonts w:hint="eastAsia" w:ascii="宋体" w:hAnsi="宋体" w:eastAsia="宋体" w:cs="宋体"/>
                <w:strike w:val="0"/>
                <w:dstrike w:val="0"/>
                <w:color w:val="auto"/>
                <w:kern w:val="0"/>
                <w:sz w:val="21"/>
                <w:szCs w:val="21"/>
                <w:highlight w:val="none"/>
                <w:lang w:val="en-US" w:eastAsia="zh-CN" w:bidi="ar-SA"/>
              </w:rPr>
            </w:pPr>
            <w:r>
              <w:rPr>
                <w:rFonts w:hint="eastAsia" w:ascii="宋体" w:hAnsi="宋体" w:cs="宋体"/>
                <w:strike w:val="0"/>
                <w:dstrike w:val="0"/>
                <w:color w:val="auto"/>
                <w:kern w:val="0"/>
                <w:szCs w:val="21"/>
                <w:highlight w:val="none"/>
              </w:rPr>
              <w:t>C1</w:t>
            </w:r>
          </w:p>
        </w:tc>
        <w:tc>
          <w:tcPr>
            <w:tcW w:w="858" w:type="dxa"/>
            <w:vAlign w:val="center"/>
          </w:tcPr>
          <w:p>
            <w:pPr>
              <w:jc w:val="center"/>
              <w:rPr>
                <w:rFonts w:hint="eastAsia" w:ascii="宋体" w:hAnsi="宋体" w:eastAsia="宋体" w:cs="宋体"/>
                <w:strike w:val="0"/>
                <w:dstrike w:val="0"/>
                <w:color w:val="auto"/>
                <w:kern w:val="2"/>
                <w:sz w:val="21"/>
                <w:szCs w:val="21"/>
                <w:highlight w:val="none"/>
                <w:lang w:val="en-US" w:eastAsia="zh-CN" w:bidi="ar-SA"/>
              </w:rPr>
            </w:pPr>
            <w:r>
              <w:rPr>
                <w:rFonts w:hint="eastAsia" w:ascii="宋体" w:hAnsi="宋体" w:cs="宋体"/>
                <w:strike w:val="0"/>
                <w:dstrike w:val="0"/>
                <w:color w:val="auto"/>
                <w:szCs w:val="21"/>
                <w:highlight w:val="none"/>
                <w:lang w:val="en-US" w:eastAsia="zh-CN"/>
              </w:rPr>
              <w:t>是</w:t>
            </w:r>
          </w:p>
        </w:tc>
        <w:tc>
          <w:tcPr>
            <w:tcW w:w="5734" w:type="dxa"/>
            <w:vAlign w:val="center"/>
          </w:tcPr>
          <w:p>
            <w:pPr>
              <w:jc w:val="left"/>
              <w:rPr>
                <w:rFonts w:hint="eastAsia" w:ascii="宋体" w:hAnsi="宋体" w:eastAsia="宋体" w:cs="宋体"/>
                <w:strike w:val="0"/>
                <w:dstrike w:val="0"/>
                <w:color w:val="auto"/>
                <w:kern w:val="2"/>
                <w:sz w:val="21"/>
                <w:szCs w:val="21"/>
                <w:highlight w:val="none"/>
                <w:lang w:val="en-US" w:eastAsia="zh-CN" w:bidi="ar-SA"/>
              </w:rPr>
            </w:pPr>
            <w:r>
              <w:rPr>
                <w:rFonts w:hint="eastAsia" w:ascii="宋体" w:hAnsi="宋体" w:cs="宋体"/>
                <w:strike w:val="0"/>
                <w:dstrike w:val="0"/>
                <w:color w:val="auto"/>
                <w:szCs w:val="21"/>
                <w:highlight w:val="none"/>
                <w:lang w:bidi="en-US"/>
              </w:rPr>
              <w:t>参考1.10.2是否代码；</w:t>
            </w: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标段（包）招标次数</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BID_ECTION_NUM</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N1</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同一标段（包）的招标次数，正常招投标过程填1，出现流标后使用同样信息又重新招标时填入第几次招标；国家2.0数据规范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标段（包）招标方式</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BID_TENDER_MODE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招标方式；国家2.0数据规范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标段（包）所在行政区域代码</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REGION_CODE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采用GB/T 2260-2007《中华人民共和国行政区划代码》；国家2.0数据规范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交易发生行政区域代码</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TRA_PLACE_CODE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采用GB/T 2260-2007《中华人民共和国行政区划代码》；国家2.0数据规范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标段（包）内容</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BID_SECTION_CONTENT</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标段（包）类型</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BID_SECTION_TYPE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20</w:t>
            </w:r>
            <w:r>
              <w:rPr>
                <w:rFonts w:hint="eastAsia" w:ascii="宋体" w:hAnsi="宋体" w:cs="宋体"/>
                <w:color w:val="auto"/>
                <w:highlight w:val="none"/>
              </w:rPr>
              <w:t>标段</w:t>
            </w:r>
            <w:r>
              <w:rPr>
                <w:rFonts w:hint="eastAsia" w:ascii="宋体" w:hAnsi="宋体" w:cs="宋体"/>
                <w:color w:val="auto"/>
                <w:szCs w:val="21"/>
                <w:highlight w:val="none"/>
              </w:rPr>
              <w:t>（包）类型；业务需要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标段合同估算价</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CONTRACT_RECKON_PRICE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34" w:type="dxa"/>
            <w:vAlign w:val="center"/>
          </w:tcPr>
          <w:p>
            <w:pPr>
              <w:widowControl/>
              <w:jc w:val="left"/>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rPr>
              <w:t>对接时统一转换为元；国家2.0数据规范</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单位：元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标段合同估算价币种代码</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CURRENCY_CODE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C3</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采用GB/T 12406-2008《表示货币和资金的代码》的数字码，例如，人民币是156；国家2.0数据规范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标段合同估算价单位</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PRICE_UNIT</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参考1.10.4金额单位，此处填入代码0，以元为单位；国家2.0数据规范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标段(包)建立时间</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CREATE_TIME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lang w:bidi="en-US"/>
              </w:rPr>
              <w:t>是否网上招投标</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lang w:bidi="en-US"/>
              </w:rPr>
              <w:t>IS_WEB_BIDDING</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734"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参考1.10.2是否代码；业务需要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预计工期（交货期）</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TIME_LIMIT</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85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734"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备注说明</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REMARK</w:t>
            </w:r>
          </w:p>
        </w:tc>
        <w:tc>
          <w:tcPr>
            <w:tcW w:w="1757" w:type="dxa"/>
            <w:vAlign w:val="center"/>
          </w:tcPr>
          <w:p>
            <w:pPr>
              <w:widowControl/>
              <w:jc w:val="center"/>
              <w:outlineLvl w:val="3"/>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858" w:type="dxa"/>
            <w:vAlign w:val="center"/>
          </w:tcPr>
          <w:p>
            <w:pPr>
              <w:widowControl/>
              <w:jc w:val="center"/>
              <w:outlineLvl w:val="3"/>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734" w:type="dxa"/>
            <w:vAlign w:val="center"/>
          </w:tcPr>
          <w:p>
            <w:pPr>
              <w:widowControl/>
              <w:jc w:val="left"/>
              <w:outlineLvl w:val="3"/>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5"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C36</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99" w:name="_Toc22177_WPSOffice_Level3"/>
      <w:bookmarkStart w:id="100" w:name="_Toc8830"/>
      <w:bookmarkStart w:id="101" w:name="_Toc10046"/>
      <w:r>
        <w:rPr>
          <w:rFonts w:hint="eastAsia" w:ascii="宋体" w:hAnsi="宋体" w:cs="宋体"/>
          <w:color w:val="auto"/>
          <w:highlight w:val="none"/>
        </w:rPr>
        <w:t>招标公告/资格预审公告</w:t>
      </w:r>
      <w:bookmarkEnd w:id="99"/>
      <w:bookmarkEnd w:id="100"/>
      <w:bookmarkEnd w:id="101"/>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0"/>
        <w:gridCol w:w="3075"/>
        <w:gridCol w:w="1703"/>
        <w:gridCol w:w="879"/>
        <w:gridCol w:w="5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3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7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0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7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7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招标项目编号</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TENDER_PROJECT_CODE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招标项目编号；国家2.0数据规范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公告标段（包）数量</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NOTICE_BID_NUM</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相关标段（包）编号</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BID_SECTION_CODES</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标段（包）编号，由多个标段（包）编号组成，半角分号隔开；国家2.0数据规范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75"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0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7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是否不见面开标项目</w:t>
            </w:r>
          </w:p>
        </w:tc>
        <w:tc>
          <w:tcPr>
            <w:tcW w:w="3075" w:type="dxa"/>
            <w:vAlign w:val="center"/>
          </w:tcPr>
          <w:p>
            <w:pPr>
              <w:jc w:val="center"/>
              <w:rPr>
                <w:rFonts w:ascii="宋体" w:hAnsi="宋体" w:cs="宋体"/>
                <w:strike w:val="0"/>
                <w:dstrike w:val="0"/>
                <w:color w:val="auto"/>
                <w:szCs w:val="21"/>
                <w:highlight w:val="none"/>
                <w:lang w:bidi="en-US"/>
              </w:rPr>
            </w:pPr>
            <w:r>
              <w:rPr>
                <w:rFonts w:hint="eastAsia" w:ascii="宋体" w:hAnsi="宋体" w:cs="宋体"/>
                <w:strike w:val="0"/>
                <w:dstrike w:val="0"/>
                <w:color w:val="auto"/>
                <w:szCs w:val="21"/>
                <w:highlight w:val="none"/>
                <w:lang w:bidi="en-US"/>
              </w:rPr>
              <w:t>IS_NOMEET_BIDDING</w:t>
            </w:r>
          </w:p>
        </w:tc>
        <w:tc>
          <w:tcPr>
            <w:tcW w:w="1703" w:type="dxa"/>
            <w:vAlign w:val="center"/>
          </w:tcPr>
          <w:p>
            <w:pPr>
              <w:widowControl/>
              <w:jc w:val="center"/>
              <w:rPr>
                <w:rFonts w:ascii="宋体" w:hAnsi="宋体" w:cs="宋体"/>
                <w:strike w:val="0"/>
                <w:dstrike w:val="0"/>
                <w:color w:val="auto"/>
                <w:kern w:val="0"/>
                <w:szCs w:val="21"/>
                <w:highlight w:val="none"/>
              </w:rPr>
            </w:pPr>
            <w:r>
              <w:rPr>
                <w:rFonts w:hint="eastAsia" w:ascii="宋体" w:hAnsi="宋体" w:cs="宋体"/>
                <w:strike w:val="0"/>
                <w:dstrike w:val="0"/>
                <w:color w:val="auto"/>
                <w:kern w:val="0"/>
                <w:szCs w:val="21"/>
                <w:highlight w:val="none"/>
              </w:rPr>
              <w:t>C1</w:t>
            </w:r>
          </w:p>
        </w:tc>
        <w:tc>
          <w:tcPr>
            <w:tcW w:w="879"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否</w:t>
            </w:r>
          </w:p>
        </w:tc>
        <w:tc>
          <w:tcPr>
            <w:tcW w:w="5776"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lang w:bidi="en-US"/>
              </w:rPr>
              <w:t>参考1.10.2是否代码；</w:t>
            </w: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公告标题</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NOTICE_NAME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公告内容</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NOTICE_CONTENT</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自由文本，应包括标段名称、标段编号及投标资格等信息；国家2.0数据规范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公告发布时间</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NOTICE_SEND_TIME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省公共服务平台与国家平台对接时必填；交易平台与公共服务平台对接时不填；国家2.0数据规范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公告发布媒介</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NOTICE_MEDIA</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按照公布的发布媒介填写；多个以半角分号分隔；国家2.0数据规范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公告源URL</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URL</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公告性质</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NOTICE_NATURE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7</w:t>
            </w:r>
            <w:r>
              <w:rPr>
                <w:rFonts w:hint="eastAsia" w:ascii="宋体" w:hAnsi="宋体" w:cs="宋体"/>
                <w:color w:val="auto"/>
                <w:szCs w:val="21"/>
                <w:highlight w:val="none"/>
              </w:rPr>
              <w:t>公告性质；国家2.0数据规范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公告类型</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BULLETIN_TYPE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8</w:t>
            </w:r>
            <w:r>
              <w:rPr>
                <w:rFonts w:hint="eastAsia" w:ascii="宋体" w:hAnsi="宋体" w:cs="宋体"/>
                <w:color w:val="auto"/>
                <w:szCs w:val="21"/>
                <w:highlight w:val="none"/>
              </w:rPr>
              <w:t>公告类型；国家2.0数据规范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纸质</w:t>
            </w:r>
            <w:r>
              <w:rPr>
                <w:rFonts w:hint="eastAsia" w:ascii="宋体" w:hAnsi="宋体" w:cs="宋体"/>
                <w:color w:val="auto"/>
                <w:kern w:val="0"/>
                <w:szCs w:val="21"/>
                <w:highlight w:val="none"/>
              </w:rPr>
              <w:t>招标文件/资审文件</w:t>
            </w:r>
            <w:r>
              <w:rPr>
                <w:rFonts w:hint="eastAsia" w:ascii="宋体" w:hAnsi="宋体" w:cs="宋体"/>
                <w:color w:val="auto"/>
                <w:kern w:val="0"/>
                <w:szCs w:val="21"/>
                <w:highlight w:val="none"/>
                <w:lang w:val="en-US" w:eastAsia="zh-CN"/>
              </w:rPr>
              <w:t>售价</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NOMINAL_FEE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N..20,6</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776"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招标文件/资审文件领取地点</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FILE_RECEIVE_ADDRESS</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776"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招标文件/资格预审文件获取</w:t>
            </w:r>
            <w:r>
              <w:rPr>
                <w:rFonts w:hint="eastAsia" w:ascii="宋体" w:hAnsi="宋体" w:cs="宋体"/>
                <w:color w:val="auto"/>
                <w:szCs w:val="21"/>
                <w:highlight w:val="none"/>
                <w:lang w:val="en-US" w:eastAsia="zh-CN"/>
              </w:rPr>
              <w:t>开始</w:t>
            </w:r>
            <w:r>
              <w:rPr>
                <w:rFonts w:hint="eastAsia" w:ascii="宋体" w:hAnsi="宋体" w:cs="宋体"/>
                <w:color w:val="auto"/>
                <w:szCs w:val="21"/>
                <w:highlight w:val="none"/>
              </w:rPr>
              <w:t>时间</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DOC_GET_START_TIME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招标文件/资格预审文件获取截至时间</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DOC_GET_END_TIME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招标文件/资格预审文件获取方法</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TENDER_DOC_GET_METHOD</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投标文件/资格预审申请文件递交截止时间</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BID_DOC_REFER_END_TIME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开标时间/开启时间</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BID_OPEN_TIME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当为招标公告时必填；当为资格预审公告时非必填；国家2.0数据规范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投标文件/资格预审申请文件递交方法</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BID_DOC_REFER_METHOD</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投标文件/资格预审申请文件递交地址</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BID_URL</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自由文本；电子投标时，填写投标的url地址；纸质投标时，填写物理场所地址；根据20号令管理办法第二十五条为便于投标人递交投标文件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是否允许联合体投标</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SYNDICATED_FLAG</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参考1.10.2是否代码，国家2.0数据规范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联合体要求</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CONSORTIUM_REQUIREMENT</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776"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公告发布责任人</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BULLETIN_DUTY</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7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自由文本；招标代理</w:t>
            </w:r>
            <w:r>
              <w:rPr>
                <w:rFonts w:hint="eastAsia" w:ascii="宋体" w:hAnsi="宋体" w:cs="宋体"/>
                <w:color w:val="auto"/>
                <w:kern w:val="0"/>
                <w:sz w:val="20"/>
                <w:szCs w:val="20"/>
                <w:highlight w:val="none"/>
                <w:lang w:bidi="ar"/>
              </w:rPr>
              <w:t>或招标人项目负责人</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投标人资格要求</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COMPANY_QUALI_DEMAND</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776"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w:t>
            </w:r>
            <w:r>
              <w:rPr>
                <w:rFonts w:hint="eastAsia" w:ascii="宋体" w:hAnsi="宋体" w:cs="宋体"/>
                <w:color w:val="auto"/>
                <w:szCs w:val="21"/>
                <w:highlight w:val="none"/>
              </w:rPr>
              <w:t>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项目负责人资格要求</w:t>
            </w:r>
          </w:p>
        </w:tc>
        <w:tc>
          <w:tcPr>
            <w:tcW w:w="307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PM_QUALI_DEMAND</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87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776"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w:t>
            </w:r>
            <w:r>
              <w:rPr>
                <w:rFonts w:hint="eastAsia" w:ascii="宋体" w:hAnsi="宋体" w:cs="宋体"/>
                <w:color w:val="auto"/>
                <w:szCs w:val="21"/>
                <w:highlight w:val="none"/>
              </w:rPr>
              <w:t>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投标其它条件</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BID_OTHER_CONDITION</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5"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0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C36</w:t>
            </w:r>
          </w:p>
        </w:tc>
        <w:tc>
          <w:tcPr>
            <w:tcW w:w="87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0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7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REMARK</w:t>
            </w:r>
          </w:p>
        </w:tc>
        <w:tc>
          <w:tcPr>
            <w:tcW w:w="170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7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6"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业务需要</w:t>
            </w:r>
          </w:p>
        </w:tc>
      </w:tr>
    </w:tbl>
    <w:p>
      <w:pPr>
        <w:pStyle w:val="4"/>
        <w:numPr>
          <w:ilvl w:val="2"/>
          <w:numId w:val="1"/>
        </w:numPr>
        <w:spacing w:line="240" w:lineRule="auto"/>
        <w:rPr>
          <w:rFonts w:ascii="宋体" w:hAnsi="宋体" w:cs="宋体"/>
          <w:color w:val="auto"/>
          <w:highlight w:val="none"/>
        </w:rPr>
      </w:pPr>
      <w:bookmarkStart w:id="102" w:name="_Toc17699_WPSOffice_Level3"/>
      <w:bookmarkStart w:id="103" w:name="_Toc29775"/>
      <w:bookmarkStart w:id="104" w:name="_Toc3788"/>
      <w:r>
        <w:rPr>
          <w:rFonts w:hint="eastAsia" w:ascii="宋体" w:hAnsi="宋体" w:cs="宋体"/>
          <w:color w:val="auto"/>
          <w:highlight w:val="none"/>
        </w:rPr>
        <w:t>变更公告</w:t>
      </w:r>
      <w:bookmarkEnd w:id="102"/>
      <w:bookmarkEnd w:id="103"/>
      <w:bookmarkEnd w:id="104"/>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3086"/>
        <w:gridCol w:w="1703"/>
        <w:gridCol w:w="889"/>
        <w:gridCol w:w="5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0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8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6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招标项目编号</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TENDER_PROJECT_CODE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招标项目编号；国家2.0数据规范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公告标段（包）数量</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NOTICE_BID_NUM</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相关标段（包）编号</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BID_SECTION_CODES</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标段（包）编号，由多个标段（包）编号组成，半角分号隔开；国家2.0数据规范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86"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0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8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公告标题</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NOTICE_NAME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公告内容</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NOTICE_CONTENT</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应包括标段名称、标段编号及投标资格等信息；国家2.0数据规范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公告发布时间</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NOTICE_SEND_TIME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省公共服务平台与国家平台对接时必填；交易平台与公共服务平台对接时不填；国家2.0数据规范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公告发布媒介</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NOTICE_MEDIA</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C..1000</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按照公布的发布媒介填写，多个以半角分号分隔；国家2.0数据规范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公告源URL</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URL</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发布媒介发布招标公告的url地址；国家2.0数据规范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公告类型</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BULLETIN_TYPE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8</w:t>
            </w:r>
            <w:r>
              <w:rPr>
                <w:rFonts w:hint="eastAsia" w:ascii="宋体" w:hAnsi="宋体" w:cs="宋体"/>
                <w:color w:val="auto"/>
                <w:szCs w:val="21"/>
                <w:highlight w:val="none"/>
              </w:rPr>
              <w:t>公告类型；国家2.0数据规范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是否延期开标</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IS_POSTPONE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当变更时使用；参考1.10.2是否代码；国家2.0数据规范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是否不见面开标项目</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IS_NOMEET_BIDDING</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6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参考1.10.2是否代码；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投标截止时间/申请截止时间</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BID_END_TIME</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变更内容</w:t>
            </w:r>
          </w:p>
        </w:tc>
        <w:tc>
          <w:tcPr>
            <w:tcW w:w="3086"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CHANGE_CONTENT</w:t>
            </w:r>
          </w:p>
        </w:tc>
        <w:tc>
          <w:tcPr>
            <w:tcW w:w="1703" w:type="dxa"/>
            <w:vAlign w:val="center"/>
          </w:tcPr>
          <w:p>
            <w:pPr>
              <w:widowControl/>
              <w:jc w:val="center"/>
              <w:rPr>
                <w:rFonts w:ascii="宋体" w:hAnsi="宋体" w:cs="宋体"/>
                <w:color w:val="auto"/>
                <w:szCs w:val="21"/>
                <w:highlight w:val="none"/>
              </w:rPr>
            </w:pPr>
            <w:r>
              <w:rPr>
                <w:rFonts w:ascii="宋体" w:hAnsi="宋体" w:cs="宋体"/>
                <w:color w:val="auto"/>
                <w:szCs w:val="21"/>
                <w:highlight w:val="none"/>
              </w:rPr>
              <w:t>C..ul</w:t>
            </w:r>
          </w:p>
        </w:tc>
        <w:tc>
          <w:tcPr>
            <w:tcW w:w="88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公告发布责任人</w:t>
            </w:r>
          </w:p>
        </w:tc>
        <w:tc>
          <w:tcPr>
            <w:tcW w:w="30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BULLETIN_DUTY</w:t>
            </w:r>
          </w:p>
        </w:tc>
        <w:tc>
          <w:tcPr>
            <w:tcW w:w="170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88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招标人/代理机构发布公告责任人；国家2.0数据规范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6"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6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86"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0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C36</w:t>
            </w:r>
          </w:p>
        </w:tc>
        <w:tc>
          <w:tcPr>
            <w:tcW w:w="88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6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0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8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6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05" w:name="_Toc14451_WPSOffice_Level3"/>
      <w:bookmarkStart w:id="106" w:name="_Toc4463"/>
      <w:bookmarkStart w:id="107" w:name="_Toc10112"/>
      <w:r>
        <w:rPr>
          <w:rFonts w:hint="eastAsia" w:ascii="宋体" w:hAnsi="宋体" w:cs="宋体"/>
          <w:color w:val="auto"/>
          <w:highlight w:val="none"/>
        </w:rPr>
        <w:t>投标邀请书（邀请招标）</w:t>
      </w:r>
      <w:bookmarkEnd w:id="105"/>
      <w:bookmarkEnd w:id="106"/>
      <w:bookmarkEnd w:id="107"/>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3096"/>
        <w:gridCol w:w="1747"/>
        <w:gridCol w:w="846"/>
        <w:gridCol w:w="5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9"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96"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47"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846"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755"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唯一标识，一个招标项目对应一个项目，可以包括多个标段（包）；参考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招标项目编号；国家2.0数据规范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标段（包）编号</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C23</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投标邀请性质</w:t>
            </w:r>
          </w:p>
        </w:tc>
        <w:tc>
          <w:tcPr>
            <w:tcW w:w="309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BID_INVITE_ISSUE_NATURE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7</w:t>
            </w:r>
            <w:r>
              <w:rPr>
                <w:rFonts w:hint="eastAsia" w:ascii="宋体" w:hAnsi="宋体" w:cs="宋体"/>
                <w:color w:val="auto"/>
                <w:szCs w:val="21"/>
                <w:highlight w:val="none"/>
              </w:rPr>
              <w:t>公告性质；国家2.0数据规范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投标邀请内容及变更内容</w:t>
            </w:r>
          </w:p>
        </w:tc>
        <w:tc>
          <w:tcPr>
            <w:tcW w:w="309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BID_INVITE_ISSUE_CONTENT</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若投标邀请性质为变更时显示变更邀请内容；应包括标段（包）名称、标段（包）编号及投标资格等信息；国家2.0数据规范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招标文件获取开始时间</w:t>
            </w:r>
          </w:p>
        </w:tc>
        <w:tc>
          <w:tcPr>
            <w:tcW w:w="309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DOC_GET_START_TIME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招标文件获取截止时间</w:t>
            </w:r>
          </w:p>
        </w:tc>
        <w:tc>
          <w:tcPr>
            <w:tcW w:w="309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DOC_GET_END_TIME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招标文件获取方法</w:t>
            </w:r>
          </w:p>
        </w:tc>
        <w:tc>
          <w:tcPr>
            <w:tcW w:w="309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TENDER_DOC_GET_METHOD</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回复截止时间</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REPLY_END_TIME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投标文件递交截止时间</w:t>
            </w:r>
          </w:p>
        </w:tc>
        <w:tc>
          <w:tcPr>
            <w:tcW w:w="309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BID_DOC_REFER_END_TIME</w:t>
            </w:r>
          </w:p>
        </w:tc>
        <w:tc>
          <w:tcPr>
            <w:tcW w:w="17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yyyyMMddHHmmss</w:t>
            </w:r>
          </w:p>
        </w:tc>
        <w:tc>
          <w:tcPr>
            <w:tcW w:w="8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投标文件递交方法</w:t>
            </w:r>
          </w:p>
        </w:tc>
        <w:tc>
          <w:tcPr>
            <w:tcW w:w="309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BID_DOC_REFER_METHOD</w:t>
            </w:r>
          </w:p>
        </w:tc>
        <w:tc>
          <w:tcPr>
            <w:tcW w:w="17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8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投标邀请发布责任人</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BULLETIN_DUTY</w:t>
            </w:r>
          </w:p>
        </w:tc>
        <w:tc>
          <w:tcPr>
            <w:tcW w:w="1747"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企业资质要求</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COMPANY_QUALI_DEMAND</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项目负责人资质要求</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PM_QUALI_DEMAND</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投标其它条件</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BID_OTHER_CONDITION</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是否允许联合体</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SYNDICATED_FLAG</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联合体要求</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CONSORTIUM_REQUIREMENT</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lang w:val="en-US" w:eastAsia="zh-CN"/>
              </w:rPr>
              <w:t>纸质</w:t>
            </w:r>
            <w:r>
              <w:rPr>
                <w:rFonts w:hint="eastAsia" w:ascii="宋体" w:hAnsi="宋体" w:cs="宋体"/>
                <w:color w:val="auto"/>
                <w:kern w:val="0"/>
                <w:szCs w:val="21"/>
                <w:highlight w:val="none"/>
              </w:rPr>
              <w:t>招标文件</w:t>
            </w:r>
            <w:r>
              <w:rPr>
                <w:rFonts w:hint="eastAsia" w:ascii="宋体" w:hAnsi="宋体" w:cs="宋体"/>
                <w:color w:val="auto"/>
                <w:kern w:val="0"/>
                <w:szCs w:val="21"/>
                <w:highlight w:val="none"/>
                <w:lang w:val="en-US" w:eastAsia="zh-CN"/>
              </w:rPr>
              <w:t>售价</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NOMINAL_FEE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N..20,6</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6"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5" w:type="dxa"/>
            <w:vAlign w:val="center"/>
          </w:tcPr>
          <w:p>
            <w:pPr>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08" w:name="_Toc4094"/>
      <w:bookmarkStart w:id="109" w:name="_Toc8584"/>
      <w:bookmarkStart w:id="110" w:name="_Toc31916_WPSOffice_Level3"/>
      <w:r>
        <w:rPr>
          <w:rFonts w:hint="eastAsia" w:ascii="宋体" w:hAnsi="宋体" w:cs="宋体"/>
          <w:color w:val="auto"/>
          <w:highlight w:val="none"/>
        </w:rPr>
        <w:t>投标邀请单位（邀请招标）</w:t>
      </w:r>
      <w:bookmarkEnd w:id="108"/>
      <w:bookmarkEnd w:id="109"/>
      <w:bookmarkEnd w:id="110"/>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3107"/>
        <w:gridCol w:w="1736"/>
        <w:gridCol w:w="857"/>
        <w:gridCol w:w="5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10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5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标段（包）编号</w:t>
            </w:r>
          </w:p>
        </w:tc>
        <w:tc>
          <w:tcPr>
            <w:tcW w:w="310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BID_SECTION_CODE</w:t>
            </w:r>
          </w:p>
        </w:tc>
        <w:tc>
          <w:tcPr>
            <w:tcW w:w="173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C23</w:t>
            </w:r>
          </w:p>
        </w:tc>
        <w:tc>
          <w:tcPr>
            <w:tcW w:w="85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4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参考附录B标段（包）编号；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招标项目编号；业务需要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投标人名称</w:t>
            </w:r>
          </w:p>
        </w:tc>
        <w:tc>
          <w:tcPr>
            <w:tcW w:w="3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COMPANY_NAME</w:t>
            </w:r>
          </w:p>
        </w:tc>
        <w:tc>
          <w:tcPr>
            <w:tcW w:w="1736"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4" w:type="dxa"/>
            <w:vAlign w:val="center"/>
          </w:tcPr>
          <w:p>
            <w:pPr>
              <w:jc w:val="left"/>
              <w:rPr>
                <w:rFonts w:ascii="宋体" w:hAnsi="宋体" w:cs="宋体"/>
                <w:color w:val="auto"/>
                <w:szCs w:val="21"/>
                <w:highlight w:val="none"/>
              </w:rPr>
            </w:pPr>
            <w:r>
              <w:rPr>
                <w:rFonts w:hint="eastAsia" w:ascii="宋体" w:hAnsi="宋体" w:cs="宋体"/>
                <w:szCs w:val="21"/>
              </w:rPr>
              <w:t>如是联合体则填联合体名称</w:t>
            </w:r>
            <w:r>
              <w:rPr>
                <w:rFonts w:hint="eastAsia" w:ascii="宋体" w:hAnsi="宋体" w:cs="宋体"/>
                <w:szCs w:val="21"/>
                <w:lang w:eastAsia="zh-CN"/>
              </w:rPr>
              <w:t>；</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投标人代码类型</w:t>
            </w:r>
          </w:p>
        </w:tc>
        <w:tc>
          <w:tcPr>
            <w:tcW w:w="3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BIDDER_CODE_TYPE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投标人代码</w:t>
            </w:r>
          </w:p>
        </w:tc>
        <w:tc>
          <w:tcPr>
            <w:tcW w:w="3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主体代码；每个投标人一条记录，</w:t>
            </w:r>
            <w:r>
              <w:rPr>
                <w:rFonts w:hint="eastAsia" w:ascii="宋体" w:hAnsi="宋体" w:cs="宋体"/>
                <w:szCs w:val="21"/>
              </w:rPr>
              <w:t>联合体时填入多家代码，以半角分号隔开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107"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3"/>
        <w:spacing w:line="240" w:lineRule="auto"/>
        <w:ind w:left="283" w:hanging="283"/>
        <w:rPr>
          <w:rFonts w:ascii="宋体" w:hAnsi="宋体" w:cs="宋体"/>
          <w:color w:val="auto"/>
          <w:highlight w:val="none"/>
        </w:rPr>
      </w:pPr>
      <w:bookmarkStart w:id="111" w:name="_Toc30154_WPSOffice_Level2"/>
      <w:bookmarkStart w:id="112" w:name="_Toc7266"/>
      <w:bookmarkStart w:id="113" w:name="_Toc26750_WPSOffice_Level2"/>
      <w:bookmarkStart w:id="114" w:name="_Toc7553"/>
      <w:bookmarkStart w:id="115" w:name="_Toc10134"/>
      <w:r>
        <w:rPr>
          <w:rFonts w:hint="eastAsia" w:ascii="宋体" w:hAnsi="宋体" w:cs="宋体"/>
          <w:color w:val="auto"/>
          <w:highlight w:val="none"/>
        </w:rPr>
        <w:t>资格预审</w:t>
      </w:r>
      <w:bookmarkEnd w:id="111"/>
      <w:bookmarkEnd w:id="112"/>
      <w:bookmarkEnd w:id="113"/>
      <w:bookmarkEnd w:id="114"/>
      <w:r>
        <w:rPr>
          <w:rFonts w:hint="eastAsia" w:ascii="宋体" w:hAnsi="宋体" w:cs="宋体"/>
          <w:color w:val="auto"/>
          <w:highlight w:val="none"/>
        </w:rPr>
        <w:t>（如有）</w:t>
      </w:r>
      <w:bookmarkEnd w:id="115"/>
    </w:p>
    <w:p>
      <w:pPr>
        <w:pStyle w:val="4"/>
        <w:numPr>
          <w:ilvl w:val="2"/>
          <w:numId w:val="1"/>
        </w:numPr>
        <w:spacing w:line="240" w:lineRule="auto"/>
        <w:rPr>
          <w:rFonts w:ascii="宋体" w:hAnsi="宋体" w:cs="宋体"/>
          <w:color w:val="auto"/>
          <w:highlight w:val="none"/>
        </w:rPr>
      </w:pPr>
      <w:bookmarkStart w:id="116" w:name="_Toc15543"/>
      <w:bookmarkStart w:id="117" w:name="_Toc19598"/>
      <w:bookmarkStart w:id="118" w:name="_Toc1391_WPSOffice_Level3"/>
      <w:r>
        <w:rPr>
          <w:rFonts w:hint="eastAsia" w:ascii="宋体" w:hAnsi="宋体" w:cs="宋体"/>
          <w:color w:val="auto"/>
          <w:highlight w:val="none"/>
        </w:rPr>
        <w:t>资审场地预约/变更</w:t>
      </w:r>
      <w:bookmarkEnd w:id="116"/>
      <w:bookmarkEnd w:id="117"/>
      <w:bookmarkEnd w:id="118"/>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8"/>
        <w:gridCol w:w="3118"/>
        <w:gridCol w:w="1746"/>
        <w:gridCol w:w="858"/>
        <w:gridCol w:w="5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0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11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5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3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11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8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参考附录B标段（包）编号，由多个标段（包）编号组成，半角分号隔开；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11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UNIFIED_DEAL_CODES</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，由多个统一交易标识码组成，半角分号隔开；业务需要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11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场地预约标题</w:t>
            </w:r>
          </w:p>
        </w:tc>
        <w:tc>
          <w:tcPr>
            <w:tcW w:w="311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MTR_APPT_NAME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预定标识</w:t>
            </w:r>
          </w:p>
        </w:tc>
        <w:tc>
          <w:tcPr>
            <w:tcW w:w="311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YUDING_CODE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 GUID标识符；</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是否变更</w:t>
            </w:r>
          </w:p>
        </w:tc>
        <w:tc>
          <w:tcPr>
            <w:tcW w:w="311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IS_CHANGE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变更原因</w:t>
            </w:r>
          </w:p>
        </w:tc>
        <w:tc>
          <w:tcPr>
            <w:tcW w:w="311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CHANGE_REASON</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118"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1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19" w:name="_Toc6923_WPSOffice_Level3"/>
      <w:bookmarkStart w:id="120" w:name="_Toc1840"/>
      <w:bookmarkStart w:id="121" w:name="_Toc7653"/>
      <w:r>
        <w:rPr>
          <w:rFonts w:hint="eastAsia" w:ascii="宋体" w:hAnsi="宋体" w:cs="宋体"/>
          <w:color w:val="auto"/>
          <w:highlight w:val="none"/>
        </w:rPr>
        <w:t>资审/开评标场地预约信息扩展</w:t>
      </w:r>
      <w:bookmarkEnd w:id="119"/>
      <w:bookmarkEnd w:id="120"/>
      <w:bookmarkEnd w:id="121"/>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3075"/>
        <w:gridCol w:w="1736"/>
        <w:gridCol w:w="868"/>
        <w:gridCol w:w="5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5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7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6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3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5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3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86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lang w:bidi="en-US"/>
              </w:rPr>
              <w:t>参考附录B标段（包）编号，由多个标段（包）编号组成，半角分号隔开；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UNIFIED_DEAL_CODES</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C..2000</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，由多个统一交易标识码组成，半角分号隔开；业务需要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3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场地名称</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BIDDING_ROOM</w:t>
            </w:r>
          </w:p>
        </w:tc>
        <w:tc>
          <w:tcPr>
            <w:tcW w:w="173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C..50</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预定标识</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YUDING_CODE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lang w:bidi="en-US"/>
              </w:rPr>
              <w:t>参考附录B GUID标识符；</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场地使用类型</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BIDDING_USETYPE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参考1.10.2</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 xml:space="preserve"> 场地类型；业务需要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开始时间</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BID_OPENING_STARTTIME</w:t>
            </w:r>
          </w:p>
        </w:tc>
        <w:tc>
          <w:tcPr>
            <w:tcW w:w="173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yyyyMMddHH</w:t>
            </w:r>
            <w:r>
              <w:rPr>
                <w:rFonts w:ascii="宋体" w:hAnsi="宋体" w:cs="宋体"/>
                <w:color w:val="auto"/>
                <w:szCs w:val="21"/>
                <w:highlight w:val="none"/>
              </w:rPr>
              <w:t>mm</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截止时间</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BID_OPENING_ENDTIME</w:t>
            </w:r>
          </w:p>
        </w:tc>
        <w:tc>
          <w:tcPr>
            <w:tcW w:w="173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yyyyMMddHH</w:t>
            </w:r>
            <w:r>
              <w:rPr>
                <w:rFonts w:ascii="宋体" w:hAnsi="宋体" w:cs="宋体"/>
                <w:color w:val="auto"/>
                <w:szCs w:val="21"/>
                <w:highlight w:val="none"/>
              </w:rPr>
              <w:t>mm</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5"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22" w:name="_Toc21578"/>
      <w:bookmarkStart w:id="123" w:name="_Toc5470"/>
      <w:bookmarkStart w:id="124" w:name="_Toc31225_WPSOffice_Level3"/>
      <w:r>
        <w:rPr>
          <w:rFonts w:hint="eastAsia" w:ascii="宋体" w:hAnsi="宋体" w:cs="宋体"/>
          <w:color w:val="auto"/>
          <w:highlight w:val="none"/>
        </w:rPr>
        <w:t>资审场地取消</w:t>
      </w:r>
      <w:bookmarkEnd w:id="122"/>
      <w:bookmarkEnd w:id="123"/>
      <w:bookmarkEnd w:id="124"/>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2"/>
        <w:gridCol w:w="3064"/>
        <w:gridCol w:w="1746"/>
        <w:gridCol w:w="856"/>
        <w:gridCol w:w="5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5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6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4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06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85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参考附录B标段（包）编号，由多个标段（包）编号组成，半角分号隔开；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6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UNIFIED_DEAL_CODES</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C..2000</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highlight w:val="none"/>
              </w:rPr>
              <w:t>招标项目编号</w:t>
            </w:r>
          </w:p>
        </w:tc>
        <w:tc>
          <w:tcPr>
            <w:tcW w:w="3064"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TENDER_PROJECT_CODE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C20</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highlight w:val="none"/>
              </w:rPr>
              <w:t>是</w:t>
            </w:r>
          </w:p>
        </w:tc>
        <w:tc>
          <w:tcPr>
            <w:tcW w:w="5745" w:type="dxa"/>
            <w:vAlign w:val="center"/>
          </w:tcPr>
          <w:p>
            <w:pPr>
              <w:jc w:val="left"/>
              <w:rPr>
                <w:rFonts w:ascii="宋体" w:hAnsi="宋体" w:cs="宋体"/>
                <w:color w:val="auto"/>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取消场地原因</w:t>
            </w:r>
          </w:p>
        </w:tc>
        <w:tc>
          <w:tcPr>
            <w:tcW w:w="30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CANCEL_MTR_REASON</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64"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25" w:name="_Toc6041"/>
      <w:bookmarkStart w:id="126" w:name="_Toc6825"/>
      <w:bookmarkStart w:id="127" w:name="_Toc12190_WPSOffice_Level3"/>
      <w:r>
        <w:rPr>
          <w:rFonts w:hint="eastAsia" w:ascii="宋体" w:hAnsi="宋体" w:cs="宋体"/>
          <w:color w:val="auto"/>
          <w:highlight w:val="none"/>
        </w:rPr>
        <w:t>资格预审文件/澄清与修改</w:t>
      </w:r>
      <w:bookmarkEnd w:id="125"/>
      <w:bookmarkEnd w:id="126"/>
      <w:bookmarkEnd w:id="127"/>
    </w:p>
    <w:tbl>
      <w:tblPr>
        <w:tblStyle w:val="13"/>
        <w:tblW w:w="14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4"/>
        <w:gridCol w:w="3061"/>
        <w:gridCol w:w="1748"/>
        <w:gridCol w:w="856"/>
        <w:gridCol w:w="5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5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6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4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招标项目编号</w:t>
            </w:r>
          </w:p>
        </w:tc>
        <w:tc>
          <w:tcPr>
            <w:tcW w:w="306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48"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C20</w:t>
            </w:r>
          </w:p>
        </w:tc>
        <w:tc>
          <w:tcPr>
            <w:tcW w:w="85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相关标段（包）编号</w:t>
            </w:r>
          </w:p>
        </w:tc>
        <w:tc>
          <w:tcPr>
            <w:tcW w:w="306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BID_SECTION_CODES</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6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UNIFIED_DEAL_CODES</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C..2000</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投标资格条件</w:t>
            </w:r>
          </w:p>
        </w:tc>
        <w:tc>
          <w:tcPr>
            <w:tcW w:w="306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QUALIFICATION_ELEMENT</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文件编号</w:t>
            </w:r>
          </w:p>
        </w:tc>
        <w:tc>
          <w:tcPr>
            <w:tcW w:w="306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FILENO</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申请文件有效期</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APPLI_PERIOD</w:t>
            </w:r>
          </w:p>
        </w:tc>
        <w:tc>
          <w:tcPr>
            <w:tcW w:w="1748"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N..5</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评审办法</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QUAL_TYPE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文件类型</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QUALIFY_DOC_TYPE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19</w:t>
            </w:r>
            <w:r>
              <w:rPr>
                <w:rFonts w:hint="eastAsia" w:ascii="宋体" w:hAnsi="宋体" w:cs="宋体"/>
                <w:color w:val="auto"/>
                <w:szCs w:val="21"/>
                <w:highlight w:val="none"/>
              </w:rPr>
              <w:t>文件类型；业务需要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资格预审文件生成时间</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FILE_CREATE_TIME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资格预审文件范本名称</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QUALIFY _DOC_MODEL_NAME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递交时间</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资格预审文件、澄清与修改文件的上传时间；国家2.0数据规范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是否澄清</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ISCLARIFY</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对文件澄清与修改的主要内容</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CLARIFY_CONTENT</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文件修改的章节、条款等信息；国家2.0数据规范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变更前的审查时间</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CHANGE_QUALI_AUDIT_OLDTIME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变更后的审查时间</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CHANGE_QUALI_AUDIT_TIME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资审文件澄清次数</w:t>
            </w:r>
          </w:p>
        </w:tc>
        <w:tc>
          <w:tcPr>
            <w:tcW w:w="30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CLARIFY NUM</w:t>
            </w:r>
          </w:p>
        </w:tc>
        <w:tc>
          <w:tcPr>
            <w:tcW w:w="1748"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N</w:t>
            </w: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2</w:t>
            </w:r>
          </w:p>
        </w:tc>
        <w:tc>
          <w:tcPr>
            <w:tcW w:w="856"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是</w:t>
            </w:r>
          </w:p>
        </w:tc>
        <w:tc>
          <w:tcPr>
            <w:tcW w:w="5745" w:type="dxa"/>
            <w:vAlign w:val="center"/>
          </w:tcPr>
          <w:p>
            <w:pPr>
              <w:jc w:val="left"/>
              <w:rPr>
                <w:rFonts w:hint="eastAsia"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61"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28" w:name="_Toc4217"/>
      <w:bookmarkStart w:id="129" w:name="_Toc27104"/>
      <w:bookmarkStart w:id="130" w:name="_Toc16979_WPSOffice_Level3"/>
      <w:r>
        <w:rPr>
          <w:rFonts w:hint="eastAsia" w:ascii="宋体" w:hAnsi="宋体" w:cs="宋体"/>
          <w:color w:val="auto"/>
          <w:highlight w:val="none"/>
        </w:rPr>
        <w:t>资格预审申请结果</w:t>
      </w:r>
      <w:bookmarkEnd w:id="128"/>
      <w:bookmarkEnd w:id="129"/>
      <w:bookmarkEnd w:id="130"/>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2"/>
        <w:gridCol w:w="3063"/>
        <w:gridCol w:w="1748"/>
        <w:gridCol w:w="867"/>
        <w:gridCol w:w="5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5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6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6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3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招标项目编号</w:t>
            </w:r>
          </w:p>
        </w:tc>
        <w:tc>
          <w:tcPr>
            <w:tcW w:w="30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48"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C20</w:t>
            </w:r>
          </w:p>
        </w:tc>
        <w:tc>
          <w:tcPr>
            <w:tcW w:w="86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标段（包）编号</w:t>
            </w:r>
          </w:p>
        </w:tc>
        <w:tc>
          <w:tcPr>
            <w:tcW w:w="30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BID_SECTION_CODE</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C23</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资格预审结果标题</w:t>
            </w:r>
          </w:p>
        </w:tc>
        <w:tc>
          <w:tcPr>
            <w:tcW w:w="30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NOTICE_NAME</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通过资格预审的申请人名单</w:t>
            </w:r>
          </w:p>
        </w:tc>
        <w:tc>
          <w:tcPr>
            <w:tcW w:w="30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PASSED_APPLICANT_LIST</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资格评审结果生成时间</w:t>
            </w:r>
          </w:p>
        </w:tc>
        <w:tc>
          <w:tcPr>
            <w:tcW w:w="30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RESULT_CREATE_TIME</w:t>
            </w:r>
          </w:p>
        </w:tc>
        <w:tc>
          <w:tcPr>
            <w:tcW w:w="174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结果发布源URL</w:t>
            </w:r>
          </w:p>
        </w:tc>
        <w:tc>
          <w:tcPr>
            <w:tcW w:w="30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URL</w:t>
            </w:r>
          </w:p>
        </w:tc>
        <w:tc>
          <w:tcPr>
            <w:tcW w:w="174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交易平台中该结果发布的url；国家2.0数据规范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63"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3" w:type="dxa"/>
            <w:vAlign w:val="center"/>
          </w:tcPr>
          <w:p>
            <w:pPr>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31" w:name="_Toc28498"/>
      <w:bookmarkStart w:id="132" w:name="_Toc11890_WPSOffice_Level3"/>
      <w:bookmarkStart w:id="133" w:name="_Toc7794"/>
      <w:r>
        <w:rPr>
          <w:rFonts w:hint="eastAsia" w:ascii="宋体" w:hAnsi="宋体" w:cs="宋体"/>
          <w:color w:val="auto"/>
          <w:highlight w:val="none"/>
        </w:rPr>
        <w:t>资格预审结果单位信息</w:t>
      </w:r>
      <w:bookmarkEnd w:id="131"/>
      <w:bookmarkEnd w:id="132"/>
      <w:bookmarkEnd w:id="133"/>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3"/>
        <w:gridCol w:w="3084"/>
        <w:gridCol w:w="1723"/>
        <w:gridCol w:w="879"/>
        <w:gridCol w:w="5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4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2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7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3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招标项目编号</w:t>
            </w:r>
          </w:p>
        </w:tc>
        <w:tc>
          <w:tcPr>
            <w:tcW w:w="308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23"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C20</w:t>
            </w:r>
          </w:p>
        </w:tc>
        <w:tc>
          <w:tcPr>
            <w:tcW w:w="87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标段（包）编号</w:t>
            </w:r>
          </w:p>
        </w:tc>
        <w:tc>
          <w:tcPr>
            <w:tcW w:w="308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BID_SECTION_CODE</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C23</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申请人名称</w:t>
            </w:r>
          </w:p>
        </w:tc>
        <w:tc>
          <w:tcPr>
            <w:tcW w:w="308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OU_NAME</w:t>
            </w:r>
          </w:p>
        </w:tc>
        <w:tc>
          <w:tcPr>
            <w:tcW w:w="172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申请人统一社会信用代码</w:t>
            </w:r>
          </w:p>
        </w:tc>
        <w:tc>
          <w:tcPr>
            <w:tcW w:w="308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LEGAL_CODE</w:t>
            </w:r>
          </w:p>
        </w:tc>
        <w:tc>
          <w:tcPr>
            <w:tcW w:w="172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C..18</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项目负责人</w:t>
            </w:r>
          </w:p>
        </w:tc>
        <w:tc>
          <w:tcPr>
            <w:tcW w:w="308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PM_NAME</w:t>
            </w:r>
          </w:p>
        </w:tc>
        <w:tc>
          <w:tcPr>
            <w:tcW w:w="172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资审结果</w:t>
            </w:r>
          </w:p>
        </w:tc>
        <w:tc>
          <w:tcPr>
            <w:tcW w:w="308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QUALI_AUDIT_RESULT</w:t>
            </w:r>
          </w:p>
        </w:tc>
        <w:tc>
          <w:tcPr>
            <w:tcW w:w="1723"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C1</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参考1.10.</w:t>
            </w:r>
            <w:r>
              <w:rPr>
                <w:rFonts w:hint="eastAsia" w:ascii="宋体" w:hAnsi="宋体" w:cs="宋体"/>
                <w:color w:val="auto"/>
                <w:szCs w:val="21"/>
                <w:highlight w:val="none"/>
                <w:lang w:val="en-US" w:eastAsia="zh-CN" w:bidi="en-US"/>
              </w:rPr>
              <w:t>24</w:t>
            </w:r>
            <w:r>
              <w:rPr>
                <w:rFonts w:hint="eastAsia" w:ascii="宋体" w:hAnsi="宋体" w:cs="宋体"/>
                <w:color w:val="auto"/>
                <w:szCs w:val="21"/>
                <w:highlight w:val="none"/>
                <w:lang w:bidi="en-US"/>
              </w:rPr>
              <w:t>资审结果；业务需要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通过原因</w:t>
            </w:r>
          </w:p>
        </w:tc>
        <w:tc>
          <w:tcPr>
            <w:tcW w:w="308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ADOPT_REASON</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不通过原因</w:t>
            </w:r>
          </w:p>
        </w:tc>
        <w:tc>
          <w:tcPr>
            <w:tcW w:w="308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REJECT_REASON</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4"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8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jc w:val="center"/>
              <w:rPr>
                <w:rFonts w:hint="eastAsia" w:ascii="宋体" w:hAnsi="宋体" w:eastAsia="宋体" w:cs="宋体"/>
                <w:color w:val="auto"/>
                <w:kern w:val="2"/>
                <w:sz w:val="21"/>
                <w:szCs w:val="21"/>
                <w:highlight w:val="yellow"/>
                <w:lang w:val="en-US" w:eastAsia="zh-CN" w:bidi="ar-SA"/>
              </w:rPr>
            </w:pPr>
            <w:bookmarkStart w:id="134" w:name="_Toc11768"/>
            <w:bookmarkStart w:id="135" w:name="_Toc5269"/>
            <w:bookmarkStart w:id="136" w:name="_Toc23594_WPSOffice_Level2"/>
            <w:bookmarkStart w:id="137" w:name="_Toc142_WPSOffice_Level2"/>
            <w:r>
              <w:rPr>
                <w:rFonts w:hint="eastAsia" w:ascii="宋体" w:hAnsi="宋体" w:cs="宋体"/>
                <w:color w:val="auto"/>
                <w:szCs w:val="21"/>
                <w:highlight w:val="none"/>
              </w:rPr>
              <w:t>资审申请</w:t>
            </w:r>
            <w:r>
              <w:rPr>
                <w:rFonts w:hint="eastAsia" w:ascii="宋体" w:hAnsi="宋体" w:cs="宋体"/>
                <w:color w:val="auto"/>
                <w:szCs w:val="21"/>
                <w:highlight w:val="none"/>
                <w:lang w:val="en-US" w:eastAsia="zh-CN"/>
              </w:rPr>
              <w:t>文件上传</w:t>
            </w:r>
            <w:r>
              <w:rPr>
                <w:rFonts w:hint="eastAsia" w:ascii="宋体" w:hAnsi="宋体" w:cs="宋体"/>
                <w:color w:val="auto"/>
                <w:szCs w:val="21"/>
                <w:highlight w:val="none"/>
              </w:rPr>
              <w:t>时间</w:t>
            </w:r>
          </w:p>
        </w:tc>
        <w:tc>
          <w:tcPr>
            <w:tcW w:w="0" w:type="auto"/>
            <w:vAlign w:val="center"/>
          </w:tcPr>
          <w:p>
            <w:pPr>
              <w:jc w:val="center"/>
              <w:rPr>
                <w:rFonts w:hint="eastAsia" w:ascii="宋体" w:hAnsi="宋体" w:eastAsia="宋体" w:cs="宋体"/>
                <w:color w:val="auto"/>
                <w:kern w:val="2"/>
                <w:sz w:val="21"/>
                <w:szCs w:val="21"/>
                <w:highlight w:val="yellow"/>
                <w:lang w:val="en-US" w:eastAsia="zh-CN" w:bidi="ar-SA"/>
              </w:rPr>
            </w:pPr>
            <w:r>
              <w:rPr>
                <w:rFonts w:hint="eastAsia" w:ascii="宋体" w:hAnsi="宋体" w:cs="宋体"/>
                <w:color w:val="auto"/>
                <w:szCs w:val="21"/>
                <w:highlight w:val="none"/>
              </w:rPr>
              <w:t>APPLY_DATE</w:t>
            </w:r>
          </w:p>
        </w:tc>
        <w:tc>
          <w:tcPr>
            <w:tcW w:w="0" w:type="auto"/>
            <w:vAlign w:val="center"/>
          </w:tcPr>
          <w:p>
            <w:pPr>
              <w:jc w:val="center"/>
              <w:rPr>
                <w:rFonts w:hint="eastAsia" w:ascii="宋体" w:hAnsi="宋体" w:eastAsia="宋体" w:cs="宋体"/>
                <w:color w:val="auto"/>
                <w:kern w:val="2"/>
                <w:sz w:val="21"/>
                <w:szCs w:val="21"/>
                <w:highlight w:val="yellow"/>
                <w:lang w:val="en-US" w:eastAsia="zh-CN" w:bidi="ar-SA"/>
              </w:rPr>
            </w:pPr>
            <w:r>
              <w:rPr>
                <w:rFonts w:hint="eastAsia" w:ascii="宋体" w:hAnsi="宋体" w:cs="宋体"/>
                <w:color w:val="auto"/>
                <w:szCs w:val="21"/>
                <w:highlight w:val="none"/>
              </w:rPr>
              <w:t>yyyyMMddHHmmss</w:t>
            </w:r>
          </w:p>
        </w:tc>
        <w:tc>
          <w:tcPr>
            <w:tcW w:w="0" w:type="auto"/>
            <w:vAlign w:val="center"/>
          </w:tcPr>
          <w:p>
            <w:pPr>
              <w:jc w:val="center"/>
              <w:rPr>
                <w:rFonts w:hint="eastAsia" w:ascii="宋体" w:hAnsi="宋体" w:eastAsia="宋体" w:cs="宋体"/>
                <w:color w:val="auto"/>
                <w:kern w:val="2"/>
                <w:sz w:val="21"/>
                <w:szCs w:val="21"/>
                <w:highlight w:val="yellow"/>
                <w:lang w:val="en-US" w:eastAsia="zh-CN" w:bidi="ar-SA"/>
              </w:rPr>
            </w:pPr>
            <w:r>
              <w:rPr>
                <w:rFonts w:hint="eastAsia" w:ascii="宋体" w:hAnsi="宋体" w:cs="宋体"/>
                <w:color w:val="auto"/>
                <w:szCs w:val="21"/>
                <w:highlight w:val="none"/>
                <w:lang w:val="en-US" w:eastAsia="zh-CN"/>
              </w:rPr>
              <w:t>是</w:t>
            </w:r>
          </w:p>
        </w:tc>
        <w:tc>
          <w:tcPr>
            <w:tcW w:w="0" w:type="auto"/>
            <w:vAlign w:val="center"/>
          </w:tcPr>
          <w:p>
            <w:pPr>
              <w:jc w:val="left"/>
              <w:rPr>
                <w:rFonts w:hint="eastAsia" w:ascii="宋体" w:hAnsi="宋体" w:eastAsia="宋体" w:cs="宋体"/>
                <w:color w:val="auto"/>
                <w:kern w:val="2"/>
                <w:sz w:val="21"/>
                <w:szCs w:val="21"/>
                <w:highlight w:val="yellow"/>
                <w:lang w:val="en-US" w:eastAsia="zh-CN" w:bidi="ar-SA"/>
              </w:rPr>
            </w:pPr>
            <w:r>
              <w:rPr>
                <w:rFonts w:hint="eastAsia" w:ascii="宋体" w:hAnsi="宋体" w:cs="宋体"/>
                <w:color w:val="auto"/>
                <w:szCs w:val="21"/>
                <w:highlight w:val="none"/>
              </w:rPr>
              <w:t>业务需要</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指资格预审申请文件上传系统时间</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代资格预审结果通知书（水利专用）</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9"/>
        <w:gridCol w:w="3014"/>
        <w:gridCol w:w="1693"/>
        <w:gridCol w:w="1107"/>
        <w:gridCol w:w="5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21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1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69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0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13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标段（包）编号</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693"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C23</w:t>
            </w:r>
          </w:p>
        </w:tc>
        <w:tc>
          <w:tcPr>
            <w:tcW w:w="110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1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6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纸质</w:t>
            </w:r>
            <w:r>
              <w:rPr>
                <w:rFonts w:hint="eastAsia" w:ascii="宋体" w:hAnsi="宋体" w:cs="宋体"/>
                <w:color w:val="auto"/>
                <w:szCs w:val="21"/>
                <w:highlight w:val="none"/>
              </w:rPr>
              <w:t>招标文件</w:t>
            </w:r>
            <w:r>
              <w:rPr>
                <w:rFonts w:hint="eastAsia" w:ascii="宋体" w:hAnsi="宋体" w:cs="宋体"/>
                <w:color w:val="auto"/>
                <w:szCs w:val="21"/>
                <w:highlight w:val="none"/>
                <w:lang w:val="en-US" w:eastAsia="zh-CN"/>
              </w:rPr>
              <w:t>售价</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ZBFILE_NOMINAL_FEE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N..20,6</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招标文件领取开始时间</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ZBFILE_GET_BEGINTIME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招标文件领取截止时间</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ZBFILE_GET_ENDTIME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招标文件领取地点</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ZBFILE_GET_ADDRESS</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C..800</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投标文件递交截止日期</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TBFILE_REFER_ENDTIME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投标文件递交方法</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TBFILE_REFER_METHOD</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是否不见面开标</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IS_NOMEET_BIDDING</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参考1.10.2是否代码；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申报责任人</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REPORT_DUTY</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水利项目按照水利部要求执行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申报责任人所属代码类型</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REPORT_COMPANY_CODE_TYPE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主体代码类型；水利项目按照水利部要求执行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责任人所属单位代码</w:t>
            </w:r>
          </w:p>
        </w:tc>
        <w:tc>
          <w:tcPr>
            <w:tcW w:w="301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REPORT_COMPANY_CODE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C..18</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主体代码；水利项目按照水利部要求执行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14"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6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1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6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21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1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6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3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3"/>
        <w:spacing w:line="240" w:lineRule="auto"/>
        <w:ind w:left="283" w:hanging="283"/>
        <w:rPr>
          <w:rFonts w:ascii="宋体" w:hAnsi="宋体" w:cs="宋体"/>
          <w:color w:val="auto"/>
          <w:highlight w:val="none"/>
        </w:rPr>
      </w:pPr>
      <w:bookmarkStart w:id="138" w:name="_Toc8518"/>
      <w:r>
        <w:rPr>
          <w:rFonts w:hint="eastAsia" w:ascii="宋体" w:hAnsi="宋体" w:cs="宋体"/>
          <w:color w:val="auto"/>
          <w:highlight w:val="none"/>
        </w:rPr>
        <w:t>发标</w:t>
      </w:r>
      <w:bookmarkEnd w:id="134"/>
      <w:bookmarkEnd w:id="135"/>
      <w:bookmarkEnd w:id="136"/>
      <w:bookmarkEnd w:id="137"/>
      <w:bookmarkEnd w:id="138"/>
    </w:p>
    <w:p>
      <w:pPr>
        <w:pStyle w:val="4"/>
        <w:numPr>
          <w:ilvl w:val="2"/>
          <w:numId w:val="1"/>
        </w:numPr>
        <w:spacing w:line="240" w:lineRule="auto"/>
        <w:rPr>
          <w:rFonts w:ascii="宋体" w:hAnsi="宋体" w:cs="宋体"/>
          <w:color w:val="auto"/>
          <w:highlight w:val="none"/>
        </w:rPr>
      </w:pPr>
      <w:bookmarkStart w:id="139" w:name="_Toc846_WPSOffice_Level3"/>
      <w:bookmarkStart w:id="140" w:name="_Toc491"/>
      <w:bookmarkStart w:id="141" w:name="_Toc17587"/>
      <w:r>
        <w:rPr>
          <w:rFonts w:hint="eastAsia" w:ascii="宋体" w:hAnsi="宋体" w:cs="宋体"/>
          <w:color w:val="auto"/>
          <w:highlight w:val="none"/>
        </w:rPr>
        <w:t>开评标场地预约/变更</w:t>
      </w:r>
      <w:bookmarkEnd w:id="139"/>
      <w:bookmarkEnd w:id="140"/>
      <w:bookmarkEnd w:id="141"/>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0"/>
        <w:gridCol w:w="3087"/>
        <w:gridCol w:w="1723"/>
        <w:gridCol w:w="879"/>
        <w:gridCol w:w="5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4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2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7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3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23"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87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标题</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MTR_APPT_NAME</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预定标识</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YUDING_CODE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 GUID标识符；</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是否变更</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IS_CHANGE</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变更原因</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CHANGE_REASON</w:t>
            </w:r>
          </w:p>
        </w:tc>
        <w:tc>
          <w:tcPr>
            <w:tcW w:w="172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是否远程异地评标项目</w:t>
            </w:r>
          </w:p>
        </w:tc>
        <w:tc>
          <w:tcPr>
            <w:tcW w:w="308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IS_REMOTE_BID_PROJECT</w:t>
            </w:r>
          </w:p>
        </w:tc>
        <w:tc>
          <w:tcPr>
            <w:tcW w:w="172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87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7"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142" w:name="_Toc11068"/>
      <w:bookmarkStart w:id="143" w:name="_Toc21141"/>
      <w:bookmarkStart w:id="144" w:name="_Toc10255_WPSOffice_Level3"/>
      <w:r>
        <w:rPr>
          <w:rFonts w:hint="eastAsia" w:ascii="宋体" w:hAnsi="宋体" w:cs="宋体"/>
          <w:color w:val="auto"/>
          <w:highlight w:val="none"/>
        </w:rPr>
        <w:t>开评标场地取消</w:t>
      </w:r>
      <w:bookmarkEnd w:id="142"/>
      <w:bookmarkEnd w:id="143"/>
      <w:bookmarkEnd w:id="144"/>
      <w:r>
        <w:rPr>
          <w:rFonts w:hint="eastAsia" w:ascii="宋体" w:hAnsi="宋体" w:cs="宋体"/>
          <w:color w:val="auto"/>
          <w:highlight w:val="none"/>
        </w:rPr>
        <w:t xml:space="preserve"> </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3"/>
        <w:gridCol w:w="3072"/>
        <w:gridCol w:w="1737"/>
        <w:gridCol w:w="887"/>
        <w:gridCol w:w="5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4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7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8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2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07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3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8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3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highlight w:val="none"/>
              </w:rPr>
              <w:t>招标项目编号</w:t>
            </w:r>
          </w:p>
        </w:tc>
        <w:tc>
          <w:tcPr>
            <w:tcW w:w="3072"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TENDER_PROJECT_CODE</w:t>
            </w:r>
          </w:p>
        </w:tc>
        <w:tc>
          <w:tcPr>
            <w:tcW w:w="1737"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C20</w:t>
            </w:r>
          </w:p>
        </w:tc>
        <w:tc>
          <w:tcPr>
            <w:tcW w:w="887" w:type="dxa"/>
            <w:vAlign w:val="center"/>
          </w:tcPr>
          <w:p>
            <w:pPr>
              <w:jc w:val="center"/>
              <w:rPr>
                <w:rFonts w:ascii="宋体" w:hAnsi="宋体" w:cs="宋体"/>
                <w:color w:val="auto"/>
                <w:szCs w:val="21"/>
                <w:highlight w:val="none"/>
              </w:rPr>
            </w:pPr>
            <w:r>
              <w:rPr>
                <w:rFonts w:hint="eastAsia" w:ascii="宋体" w:hAnsi="宋体" w:cs="宋体"/>
                <w:color w:val="auto"/>
                <w:highlight w:val="none"/>
              </w:rPr>
              <w:t>是</w:t>
            </w:r>
          </w:p>
        </w:tc>
        <w:tc>
          <w:tcPr>
            <w:tcW w:w="5724" w:type="dxa"/>
            <w:vAlign w:val="center"/>
          </w:tcPr>
          <w:p>
            <w:pPr>
              <w:jc w:val="left"/>
              <w:rPr>
                <w:rFonts w:ascii="宋体" w:hAnsi="宋体" w:cs="宋体"/>
                <w:color w:val="auto"/>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取消场地原因</w:t>
            </w:r>
          </w:p>
        </w:tc>
        <w:tc>
          <w:tcPr>
            <w:tcW w:w="307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CANCEL_MTR_REASON</w:t>
            </w:r>
          </w:p>
        </w:tc>
        <w:tc>
          <w:tcPr>
            <w:tcW w:w="1737"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8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2"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3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3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145" w:name="_Toc5178"/>
      <w:bookmarkStart w:id="146" w:name="_Toc5228"/>
      <w:bookmarkStart w:id="147" w:name="_Toc10782_WPSOffice_Level3"/>
      <w:r>
        <w:rPr>
          <w:rFonts w:hint="eastAsia" w:ascii="宋体" w:hAnsi="宋体" w:cs="宋体"/>
          <w:color w:val="auto"/>
          <w:highlight w:val="none"/>
        </w:rPr>
        <w:t>招标文件/答疑澄清文件</w:t>
      </w:r>
      <w:bookmarkEnd w:id="145"/>
      <w:bookmarkEnd w:id="146"/>
      <w:bookmarkEnd w:id="147"/>
      <w:r>
        <w:rPr>
          <w:rFonts w:hint="eastAsia" w:ascii="宋体" w:hAnsi="宋体" w:cs="宋体"/>
          <w:color w:val="auto"/>
          <w:highlight w:val="none"/>
        </w:rPr>
        <w:t xml:space="preserve"> </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2"/>
        <w:gridCol w:w="3032"/>
        <w:gridCol w:w="1754"/>
        <w:gridCol w:w="901"/>
        <w:gridCol w:w="5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5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3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5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0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2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招标项目编号</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TENDER_PROJECT_CODE</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相关标段（包）编号</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BID_SECTION_CODES</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相关统一交易标识码</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UNIFIED_DEAL_CODES</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C..2000</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统一交易标识码编码</w:t>
            </w:r>
            <w:r>
              <w:rPr>
                <w:rFonts w:hint="eastAsia" w:ascii="宋体" w:hAnsi="宋体" w:cs="宋体"/>
                <w:color w:val="auto"/>
                <w:szCs w:val="21"/>
                <w:highlight w:val="none"/>
                <w:lang w:val="en-US" w:eastAsia="zh-CN"/>
              </w:rPr>
              <w:t>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文件编号</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FILENO</w:t>
            </w:r>
          </w:p>
        </w:tc>
        <w:tc>
          <w:tcPr>
            <w:tcW w:w="1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文件名称</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DOC_NAME</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投标有效期</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VALID_PERIOD</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N..5</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是否缴纳投标保证金</w:t>
            </w:r>
          </w:p>
        </w:tc>
        <w:tc>
          <w:tcPr>
            <w:tcW w:w="3032"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IS_MARGIN</w:t>
            </w:r>
          </w:p>
        </w:tc>
        <w:tc>
          <w:tcPr>
            <w:tcW w:w="1754"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C1</w:t>
            </w:r>
          </w:p>
        </w:tc>
        <w:tc>
          <w:tcPr>
            <w:tcW w:w="90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参考1.10.2 是否代码，1表示缴纳保证金，0表示不缴纳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投标保证金缴纳方式</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MARGIN_PAY_TYPE</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参考1.10.1</w:t>
            </w:r>
            <w:r>
              <w:rPr>
                <w:rFonts w:hint="eastAsia" w:ascii="宋体" w:hAnsi="宋体" w:cs="宋体"/>
                <w:color w:val="auto"/>
                <w:szCs w:val="21"/>
                <w:highlight w:val="none"/>
                <w:lang w:val="en-US" w:eastAsia="zh-CN"/>
              </w:rPr>
              <w:t>1</w:t>
            </w:r>
            <w:r>
              <w:rPr>
                <w:rFonts w:hint="eastAsia" w:ascii="宋体" w:hAnsi="宋体" w:cs="宋体"/>
                <w:color w:val="auto"/>
                <w:szCs w:val="21"/>
                <w:highlight w:val="none"/>
              </w:rPr>
              <w:t>保证金缴纳方式；“是否缴纳投标保证金”选“1 是”时，必填；国家2.0数据规范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价款形式代码</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PRICE_FORM_CODE</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4</w:t>
            </w:r>
            <w:r>
              <w:rPr>
                <w:rFonts w:hint="eastAsia" w:ascii="宋体" w:hAnsi="宋体" w:cs="宋体"/>
                <w:color w:val="auto"/>
                <w:szCs w:val="21"/>
                <w:highlight w:val="none"/>
              </w:rPr>
              <w:t>价款形式代码；“是否缴纳投标保证金”选“1 是”时，必填；价款形式代码为 1 时，投标保证金金额、投标保证金币种代码、投标保证金单位为必填项；价款形式代码为 2 或 3时，投标保证金比率或其他为必填项；国家2.0数据规范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投标保证金金额</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MARGIN_AMOUNT</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投标保证金币种代码</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MARGIN_CURRENCY</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C3</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采用GB/T 12406-2008《表示货币和资金的代码》的数字码，例如，人民币是156；国家2.0数据规范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投标保证金单位</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MARGIN_AMOUNT_UNIT</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参考1.10.4金额单位，此处填写代码0，以元为单位；国家2.0数据规范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投标保证金比率或其他</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MARGIN_PERCENT</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评标办法</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EVALUATING_METHOD</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招标文件类型</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DOC_TYPE</w:t>
            </w:r>
          </w:p>
        </w:tc>
        <w:tc>
          <w:tcPr>
            <w:tcW w:w="1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19</w:t>
            </w:r>
            <w:r>
              <w:rPr>
                <w:rFonts w:hint="eastAsia" w:ascii="宋体" w:hAnsi="宋体" w:cs="宋体"/>
                <w:color w:val="auto"/>
                <w:szCs w:val="21"/>
                <w:highlight w:val="none"/>
              </w:rPr>
              <w:t>文件类型；</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是否澄清</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IS_</w:t>
            </w:r>
            <w:r>
              <w:rPr>
                <w:rFonts w:hint="eastAsia" w:ascii="宋体" w:hAnsi="宋体" w:cs="宋体"/>
                <w:color w:val="auto"/>
                <w:szCs w:val="21"/>
                <w:highlight w:val="none"/>
              </w:rPr>
              <w:t>CLARIFY</w:t>
            </w:r>
          </w:p>
        </w:tc>
        <w:tc>
          <w:tcPr>
            <w:tcW w:w="1754"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C1</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w:t>
            </w:r>
            <w:r>
              <w:rPr>
                <w:rFonts w:hint="eastAsia" w:ascii="宋体" w:hAnsi="宋体" w:cs="宋体"/>
                <w:color w:val="auto"/>
                <w:szCs w:val="21"/>
                <w:highlight w:val="none"/>
              </w:rPr>
              <w:t>如果是澄清必填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对文件澄清与修改的主要内容</w:t>
            </w:r>
          </w:p>
        </w:tc>
        <w:tc>
          <w:tcPr>
            <w:tcW w:w="303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CLARIFY_CONTENT</w:t>
            </w:r>
          </w:p>
        </w:tc>
        <w:tc>
          <w:tcPr>
            <w:tcW w:w="175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01"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为招标文件澄清与修改时为必填项；国家2.0数据规范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是否变更开标时间</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IS_CHANGE_BID_OPENING_DATE</w:t>
            </w:r>
          </w:p>
        </w:tc>
        <w:tc>
          <w:tcPr>
            <w:tcW w:w="175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参考1.10.2是否代码；业务需要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变更后的开标时间</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NEW_BID_OPENING_DATE</w:t>
            </w:r>
          </w:p>
        </w:tc>
        <w:tc>
          <w:tcPr>
            <w:tcW w:w="175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澄清次数</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CLARIFY_NUM</w:t>
            </w:r>
          </w:p>
        </w:tc>
        <w:tc>
          <w:tcPr>
            <w:tcW w:w="1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32"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5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148" w:name="_Toc7887"/>
      <w:bookmarkStart w:id="149" w:name="_Toc24524_WPSOffice_Level3"/>
      <w:bookmarkStart w:id="150" w:name="_Toc16446"/>
      <w:bookmarkStart w:id="151" w:name="_Toc28629"/>
      <w:r>
        <w:rPr>
          <w:rFonts w:hint="eastAsia" w:ascii="宋体" w:hAnsi="宋体" w:cs="宋体"/>
          <w:color w:val="auto"/>
          <w:highlight w:val="none"/>
        </w:rPr>
        <w:t>招标控制价文件</w:t>
      </w:r>
      <w:bookmarkEnd w:id="148"/>
      <w:bookmarkEnd w:id="149"/>
      <w:bookmarkEnd w:id="150"/>
      <w:bookmarkEnd w:id="151"/>
      <w:r>
        <w:rPr>
          <w:rFonts w:hint="eastAsia" w:ascii="宋体" w:hAnsi="宋体" w:cs="宋体"/>
          <w:color w:val="auto"/>
          <w:highlight w:val="none"/>
        </w:rPr>
        <w:t>（如有）</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3044"/>
        <w:gridCol w:w="1746"/>
        <w:gridCol w:w="898"/>
        <w:gridCol w:w="5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5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9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2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8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参考附录B标段（包）编号，由多个标段（包）编号组成，半角分号隔开；业务需要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招标控制价</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TENDER_SUM_LIMIT</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当控制价为具体金额时必填业务需要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控制价价款形式</w:t>
            </w:r>
          </w:p>
        </w:tc>
        <w:tc>
          <w:tcPr>
            <w:tcW w:w="3044"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PRICE FOFM_CODE</w:t>
            </w:r>
          </w:p>
        </w:tc>
        <w:tc>
          <w:tcPr>
            <w:tcW w:w="1746"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C..50</w:t>
            </w:r>
          </w:p>
        </w:tc>
        <w:tc>
          <w:tcPr>
            <w:tcW w:w="89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否</w:t>
            </w:r>
          </w:p>
        </w:tc>
        <w:tc>
          <w:tcPr>
            <w:tcW w:w="5724" w:type="dxa"/>
            <w:vAlign w:val="center"/>
          </w:tcPr>
          <w:p>
            <w:pPr>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备注说明</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REMARK</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C..2000</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4"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152" w:name="_Toc25048"/>
      <w:bookmarkStart w:id="153" w:name="_Toc11485"/>
      <w:bookmarkStart w:id="154" w:name="_Toc17344_WPSOffice_Level3"/>
      <w:r>
        <w:rPr>
          <w:rFonts w:hint="eastAsia" w:ascii="宋体" w:hAnsi="宋体" w:cs="宋体"/>
          <w:color w:val="auto"/>
          <w:highlight w:val="none"/>
        </w:rPr>
        <w:t>组建评标/资审委员会</w:t>
      </w:r>
      <w:bookmarkEnd w:id="152"/>
      <w:bookmarkEnd w:id="153"/>
      <w:bookmarkEnd w:id="154"/>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1"/>
        <w:gridCol w:w="3055"/>
        <w:gridCol w:w="1746"/>
        <w:gridCol w:w="898"/>
        <w:gridCol w:w="5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5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5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9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1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8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w:t>
            </w: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预计评标耗时</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EVALUATING_DUE_TIME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参考1.10.2</w:t>
            </w:r>
            <w:r>
              <w:rPr>
                <w:rFonts w:hint="eastAsia" w:ascii="宋体" w:hAnsi="宋体" w:cs="宋体"/>
                <w:color w:val="auto"/>
                <w:szCs w:val="21"/>
                <w:highlight w:val="none"/>
                <w:lang w:val="en-US" w:eastAsia="zh-CN" w:bidi="en-US"/>
              </w:rPr>
              <w:t>3</w:t>
            </w:r>
            <w:r>
              <w:rPr>
                <w:rFonts w:hint="eastAsia" w:ascii="宋体" w:hAnsi="宋体" w:cs="宋体"/>
                <w:color w:val="auto"/>
                <w:szCs w:val="21"/>
                <w:highlight w:val="none"/>
              </w:rPr>
              <w:t>预计评标耗时</w:t>
            </w:r>
            <w:r>
              <w:rPr>
                <w:rFonts w:hint="eastAsia" w:ascii="宋体" w:hAnsi="宋体" w:cs="宋体"/>
                <w:color w:val="auto"/>
                <w:szCs w:val="21"/>
                <w:highlight w:val="none"/>
                <w:lang w:bidi="en-US"/>
              </w:rPr>
              <w:t>；</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评标地点</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EVALUATION_ROOM</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评标时间</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EVALUATING_TIME</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专家抽取时间</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EXPERT_TIME</w:t>
            </w:r>
          </w:p>
        </w:tc>
        <w:tc>
          <w:tcPr>
            <w:tcW w:w="1746"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是否资审</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IS_QUALI_AUDIT</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是否补抽</w:t>
            </w:r>
          </w:p>
        </w:tc>
        <w:tc>
          <w:tcPr>
            <w:tcW w:w="30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IS_OTHER_EXPERT</w:t>
            </w:r>
          </w:p>
        </w:tc>
        <w:tc>
          <w:tcPr>
            <w:tcW w:w="174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55"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6"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highlight w:val="none"/>
              </w:rPr>
              <w:t>参考</w:t>
            </w:r>
            <w:r>
              <w:rPr>
                <w:rFonts w:hint="eastAsia" w:ascii="宋体" w:hAnsi="宋体" w:cs="宋体"/>
                <w:color w:val="auto"/>
                <w:szCs w:val="21"/>
                <w:highlight w:val="none"/>
                <w:lang w:bidi="en-US"/>
              </w:rPr>
              <w:t>附录B</w:t>
            </w:r>
            <w:r>
              <w:rPr>
                <w:rFonts w:hint="eastAsia" w:ascii="宋体" w:hAnsi="宋体" w:cs="宋体"/>
                <w:color w:val="auto"/>
                <w:highlight w:val="none"/>
              </w:rPr>
              <w:t>附件关联标识号，</w:t>
            </w:r>
            <w:r>
              <w:rPr>
                <w:rFonts w:hint="eastAsia" w:ascii="宋体" w:hAnsi="宋体" w:cs="宋体"/>
                <w:color w:val="auto"/>
                <w:szCs w:val="21"/>
                <w:highlight w:val="none"/>
              </w:rPr>
              <w:t>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6" w:type="dxa"/>
            <w:vAlign w:val="center"/>
          </w:tcPr>
          <w:p>
            <w:pPr>
              <w:jc w:val="center"/>
              <w:rPr>
                <w:rFonts w:ascii="宋体" w:hAnsi="宋体" w:cs="宋体"/>
                <w:color w:val="auto"/>
                <w:highlight w:val="none"/>
              </w:rPr>
            </w:pPr>
            <w:r>
              <w:rPr>
                <w:rFonts w:hint="eastAsia" w:ascii="宋体" w:hAnsi="宋体" w:cs="宋体"/>
                <w:color w:val="auto"/>
                <w:szCs w:val="21"/>
                <w:highlight w:val="none"/>
              </w:rPr>
              <w:t>yyyyMMddHHmmss</w:t>
            </w:r>
          </w:p>
        </w:tc>
        <w:tc>
          <w:tcPr>
            <w:tcW w:w="8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51" w:type="dxa"/>
            <w:vAlign w:val="center"/>
          </w:tcPr>
          <w:p>
            <w:pPr>
              <w:jc w:val="center"/>
              <w:rPr>
                <w:rFonts w:hint="eastAsia" w:ascii="宋体" w:hAnsi="宋体" w:cs="宋体"/>
                <w:color w:val="auto"/>
                <w:szCs w:val="21"/>
                <w:highlight w:val="none"/>
              </w:rPr>
            </w:pPr>
            <w:bookmarkStart w:id="155" w:name="_Toc21560"/>
            <w:bookmarkStart w:id="156" w:name="_Toc20654"/>
            <w:bookmarkStart w:id="157" w:name="_Toc22215_WPSOffice_Level3"/>
            <w:r>
              <w:rPr>
                <w:rFonts w:hint="eastAsia" w:ascii="宋体" w:hAnsi="宋体" w:cs="宋体"/>
                <w:color w:val="auto"/>
                <w:szCs w:val="21"/>
                <w:highlight w:val="none"/>
              </w:rPr>
              <w:t>补抽次数</w:t>
            </w:r>
          </w:p>
        </w:tc>
        <w:tc>
          <w:tcPr>
            <w:tcW w:w="3055"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EXPERT_SUP_NUM</w:t>
            </w:r>
          </w:p>
        </w:tc>
        <w:tc>
          <w:tcPr>
            <w:tcW w:w="1746" w:type="dxa"/>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N..</w:t>
            </w:r>
            <w:r>
              <w:rPr>
                <w:rFonts w:hint="eastAsia" w:ascii="宋体" w:hAnsi="宋体" w:cs="宋体"/>
                <w:color w:val="auto"/>
                <w:szCs w:val="21"/>
                <w:highlight w:val="none"/>
                <w:lang w:val="en-US" w:eastAsia="zh-CN"/>
              </w:rPr>
              <w:t>2</w:t>
            </w:r>
          </w:p>
        </w:tc>
        <w:tc>
          <w:tcPr>
            <w:tcW w:w="898" w:type="dxa"/>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是</w:t>
            </w:r>
          </w:p>
        </w:tc>
        <w:tc>
          <w:tcPr>
            <w:tcW w:w="5713" w:type="dxa"/>
            <w:vAlign w:val="center"/>
          </w:tcPr>
          <w:p>
            <w:pPr>
              <w:jc w:val="left"/>
              <w:rPr>
                <w:rFonts w:hint="eastAsia" w:ascii="宋体" w:hAnsi="宋体" w:cs="宋体"/>
                <w:color w:val="auto"/>
                <w:szCs w:val="21"/>
                <w:highlight w:val="none"/>
              </w:rPr>
            </w:pPr>
            <w:r>
              <w:rPr>
                <w:rFonts w:hint="eastAsia" w:ascii="宋体" w:hAnsi="宋体" w:cs="宋体"/>
                <w:color w:val="auto"/>
                <w:szCs w:val="21"/>
                <w:highlight w:val="none"/>
              </w:rPr>
              <w:t>业务需要</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组建评标/资审委员会抽取条件</w:t>
      </w:r>
      <w:bookmarkEnd w:id="155"/>
      <w:bookmarkEnd w:id="156"/>
      <w:bookmarkEnd w:id="157"/>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6"/>
        <w:gridCol w:w="3066"/>
        <w:gridCol w:w="1739"/>
        <w:gridCol w:w="900"/>
        <w:gridCol w:w="57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4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6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0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1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相关标段（包）编号</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739"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90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w:t>
            </w: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评标时间</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EVALUATING_TIME</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抽取辖区</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EXTRACT_XIAQU</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采用GB/T 2260-2007《中华人民共和国行政区划代码》；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eastAsia="zh-CN"/>
              </w:rPr>
              <w:t>抽取类别</w:t>
            </w:r>
          </w:p>
        </w:tc>
        <w:tc>
          <w:tcPr>
            <w:tcW w:w="3066"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EXTRACT_TYPE</w:t>
            </w:r>
          </w:p>
        </w:tc>
        <w:tc>
          <w:tcPr>
            <w:tcW w:w="1739"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C1</w:t>
            </w:r>
          </w:p>
        </w:tc>
        <w:tc>
          <w:tcPr>
            <w:tcW w:w="900"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712"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参考1.10.</w:t>
            </w:r>
            <w:r>
              <w:rPr>
                <w:rFonts w:hint="eastAsia" w:ascii="宋体" w:hAnsi="宋体" w:cs="宋体"/>
                <w:color w:val="auto"/>
                <w:szCs w:val="21"/>
                <w:highlight w:val="none"/>
                <w:lang w:val="en-US" w:eastAsia="zh-CN" w:bidi="en-US"/>
              </w:rPr>
              <w:t>28</w:t>
            </w:r>
            <w:r>
              <w:rPr>
                <w:rFonts w:hint="eastAsia" w:ascii="宋体" w:hAnsi="宋体" w:cs="宋体"/>
                <w:color w:val="auto"/>
                <w:szCs w:val="21"/>
                <w:highlight w:val="none"/>
                <w:lang w:bidi="en-US"/>
              </w:rPr>
              <w:t>抽取类别；</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抽取等级</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IS_EMERGENCY_EXPERT</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参考1.10.</w:t>
            </w:r>
            <w:r>
              <w:rPr>
                <w:rFonts w:hint="eastAsia" w:ascii="宋体" w:hAnsi="宋体" w:cs="宋体"/>
                <w:color w:val="auto"/>
                <w:szCs w:val="21"/>
                <w:highlight w:val="none"/>
                <w:lang w:val="en-US" w:eastAsia="zh-CN" w:bidi="en-US"/>
              </w:rPr>
              <w:t>2</w:t>
            </w:r>
            <w:r>
              <w:rPr>
                <w:rFonts w:hint="eastAsia" w:ascii="宋体" w:hAnsi="宋体" w:cs="宋体"/>
                <w:color w:val="auto"/>
                <w:szCs w:val="21"/>
                <w:highlight w:val="none"/>
                <w:lang w:bidi="en-US"/>
              </w:rPr>
              <w:t>9抽取等级；</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抽取专业代码</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EVALUATING_MAJOR_CODE</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highlight w:val="none"/>
              </w:rPr>
              <w:t>公共资源交易评标专家专业分类标准》；</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抽取专业名称</w:t>
            </w:r>
          </w:p>
        </w:tc>
        <w:tc>
          <w:tcPr>
            <w:tcW w:w="30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EVALUATING_MAJOR_NAME</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行业</w:t>
            </w:r>
          </w:p>
        </w:tc>
        <w:tc>
          <w:tcPr>
            <w:tcW w:w="30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INDUSTRY_TYPE</w:t>
            </w:r>
          </w:p>
        </w:tc>
        <w:tc>
          <w:tcPr>
            <w:tcW w:w="1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抽取类别</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EXTRACT_TYPE</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参考1.10.</w:t>
            </w:r>
            <w:r>
              <w:rPr>
                <w:rFonts w:hint="eastAsia" w:ascii="宋体" w:hAnsi="宋体" w:cs="宋体"/>
                <w:color w:val="auto"/>
                <w:szCs w:val="21"/>
                <w:highlight w:val="none"/>
                <w:lang w:val="en-US" w:eastAsia="zh-CN" w:bidi="en-US"/>
              </w:rPr>
              <w:t>2</w:t>
            </w:r>
            <w:r>
              <w:rPr>
                <w:rFonts w:hint="eastAsia" w:ascii="宋体" w:hAnsi="宋体" w:cs="宋体"/>
                <w:color w:val="auto"/>
                <w:szCs w:val="21"/>
                <w:highlight w:val="none"/>
                <w:lang w:bidi="en-US"/>
              </w:rPr>
              <w:t>8抽取类别；</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所需人数</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NEED_EXPERT_NUM</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需抽人数</w:t>
            </w:r>
          </w:p>
        </w:tc>
        <w:tc>
          <w:tcPr>
            <w:tcW w:w="306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NEED_EXTRACT_EXPERT_NUM</w:t>
            </w:r>
          </w:p>
        </w:tc>
        <w:tc>
          <w:tcPr>
            <w:tcW w:w="173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专家库名称</w:t>
            </w:r>
          </w:p>
        </w:tc>
        <w:tc>
          <w:tcPr>
            <w:tcW w:w="30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EXPERT_SET_NAME</w:t>
            </w:r>
          </w:p>
        </w:tc>
        <w:tc>
          <w:tcPr>
            <w:tcW w:w="1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抽取条件编号</w:t>
            </w:r>
          </w:p>
        </w:tc>
        <w:tc>
          <w:tcPr>
            <w:tcW w:w="30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EXTRACTION_CONDITION_NO</w:t>
            </w:r>
          </w:p>
        </w:tc>
        <w:tc>
          <w:tcPr>
            <w:tcW w:w="1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C31</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66"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9"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highlight w:val="none"/>
              </w:rPr>
              <w:t>参考</w:t>
            </w:r>
            <w:r>
              <w:rPr>
                <w:rFonts w:hint="eastAsia" w:ascii="宋体" w:hAnsi="宋体" w:cs="宋体"/>
                <w:color w:val="auto"/>
                <w:szCs w:val="21"/>
                <w:highlight w:val="none"/>
                <w:lang w:bidi="en-US"/>
              </w:rPr>
              <w:t>附录B</w:t>
            </w:r>
            <w:r>
              <w:rPr>
                <w:rFonts w:hint="eastAsia" w:ascii="宋体" w:hAnsi="宋体" w:cs="宋体"/>
                <w:color w:val="auto"/>
                <w:highlight w:val="none"/>
              </w:rPr>
              <w:t>附件关联标识号，</w:t>
            </w:r>
            <w:r>
              <w:rPr>
                <w:rFonts w:hint="eastAsia" w:ascii="宋体" w:hAnsi="宋体" w:cs="宋体"/>
                <w:color w:val="auto"/>
                <w:szCs w:val="21"/>
                <w:highlight w:val="none"/>
              </w:rPr>
              <w:t>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39" w:type="dxa"/>
            <w:vAlign w:val="center"/>
          </w:tcPr>
          <w:p>
            <w:pPr>
              <w:jc w:val="center"/>
              <w:rPr>
                <w:rFonts w:ascii="宋体" w:hAnsi="宋体" w:cs="宋体"/>
                <w:color w:val="auto"/>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hint="eastAsia" w:ascii="宋体" w:hAnsi="宋体" w:eastAsia="宋体" w:cs="宋体"/>
                <w:color w:val="auto"/>
                <w:kern w:val="2"/>
                <w:sz w:val="21"/>
                <w:szCs w:val="21"/>
                <w:highlight w:val="none"/>
                <w:lang w:val="en-US" w:eastAsia="zh-CN" w:bidi="ar-SA"/>
              </w:rPr>
            </w:pPr>
            <w:bookmarkStart w:id="158" w:name="_Toc11202"/>
            <w:bookmarkStart w:id="159" w:name="_Toc23200"/>
            <w:bookmarkStart w:id="160" w:name="_Toc29888_WPSOffice_Level3"/>
            <w:r>
              <w:rPr>
                <w:rFonts w:hint="eastAsia" w:ascii="宋体" w:hAnsi="宋体" w:cs="宋体"/>
                <w:color w:val="auto"/>
                <w:szCs w:val="21"/>
                <w:highlight w:val="none"/>
              </w:rPr>
              <w:t>是否补抽</w:t>
            </w:r>
          </w:p>
        </w:tc>
        <w:tc>
          <w:tcPr>
            <w:tcW w:w="306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IS_OTHER_EXPERT</w:t>
            </w:r>
          </w:p>
        </w:tc>
        <w:tc>
          <w:tcPr>
            <w:tcW w:w="1739"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C1</w:t>
            </w:r>
          </w:p>
        </w:tc>
        <w:tc>
          <w:tcPr>
            <w:tcW w:w="900"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是</w:t>
            </w:r>
          </w:p>
        </w:tc>
        <w:tc>
          <w:tcPr>
            <w:tcW w:w="5712"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参考1.10.2是否代码；业务需要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4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补抽次数</w:t>
            </w:r>
          </w:p>
        </w:tc>
        <w:tc>
          <w:tcPr>
            <w:tcW w:w="306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EXPERT_SUP_NUM</w:t>
            </w:r>
          </w:p>
        </w:tc>
        <w:tc>
          <w:tcPr>
            <w:tcW w:w="1739"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N..</w:t>
            </w:r>
            <w:r>
              <w:rPr>
                <w:rFonts w:hint="eastAsia" w:ascii="宋体" w:hAnsi="宋体" w:cs="宋体"/>
                <w:color w:val="auto"/>
                <w:szCs w:val="21"/>
                <w:highlight w:val="none"/>
                <w:lang w:val="en-US" w:eastAsia="zh-CN"/>
              </w:rPr>
              <w:t>2</w:t>
            </w:r>
          </w:p>
        </w:tc>
        <w:tc>
          <w:tcPr>
            <w:tcW w:w="900"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是</w:t>
            </w:r>
          </w:p>
        </w:tc>
        <w:tc>
          <w:tcPr>
            <w:tcW w:w="5712"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业务需要</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组建评标委员会-回避单位</w:t>
      </w:r>
      <w:bookmarkEnd w:id="158"/>
      <w:bookmarkEnd w:id="159"/>
      <w:bookmarkEnd w:id="160"/>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7"/>
        <w:gridCol w:w="3083"/>
        <w:gridCol w:w="1706"/>
        <w:gridCol w:w="955"/>
        <w:gridCol w:w="5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2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0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5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9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0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9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9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参考附录B统一交易标识码编码</w:t>
            </w:r>
            <w:r>
              <w:rPr>
                <w:rFonts w:hint="eastAsia" w:ascii="宋体" w:hAnsi="宋体" w:cs="宋体"/>
                <w:color w:val="auto"/>
                <w:szCs w:val="21"/>
                <w:highlight w:val="none"/>
                <w:lang w:val="en-US" w:eastAsia="zh-CN" w:bidi="en-US"/>
              </w:rPr>
              <w:t>规则</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回避单位名称</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AVOID_OU_NAME</w:t>
            </w:r>
          </w:p>
        </w:tc>
        <w:tc>
          <w:tcPr>
            <w:tcW w:w="170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C..50</w:t>
            </w:r>
          </w:p>
        </w:tc>
        <w:tc>
          <w:tcPr>
            <w:tcW w:w="95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69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回避单位名称统一社会信用代码</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AVOID_EXPERT_</w:t>
            </w:r>
            <w:r>
              <w:rPr>
                <w:rFonts w:hint="eastAsia" w:ascii="宋体" w:hAnsi="宋体" w:cs="宋体"/>
                <w:color w:val="auto"/>
                <w:szCs w:val="21"/>
                <w:highlight w:val="none"/>
              </w:rPr>
              <w:t>LEGAL_CODE</w:t>
            </w:r>
          </w:p>
        </w:tc>
        <w:tc>
          <w:tcPr>
            <w:tcW w:w="170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C..18</w:t>
            </w:r>
          </w:p>
        </w:tc>
        <w:tc>
          <w:tcPr>
            <w:tcW w:w="9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参考附录B统一社会信用代码；业务需要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3"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vAlign w:val="center"/>
          </w:tcPr>
          <w:p>
            <w:pPr>
              <w:jc w:val="center"/>
              <w:rPr>
                <w:rFonts w:ascii="宋体" w:hAnsi="宋体" w:cs="宋体"/>
                <w:color w:val="auto"/>
                <w:highlight w:val="none"/>
              </w:rPr>
            </w:pPr>
            <w:r>
              <w:rPr>
                <w:rFonts w:hint="eastAsia" w:ascii="宋体" w:hAnsi="宋体" w:cs="宋体"/>
                <w:color w:val="auto"/>
                <w:highlight w:val="none"/>
              </w:rPr>
              <w:t>附件关联标识号</w:t>
            </w:r>
          </w:p>
        </w:tc>
        <w:tc>
          <w:tcPr>
            <w:tcW w:w="3083" w:type="dxa"/>
            <w:vAlign w:val="center"/>
          </w:tcPr>
          <w:p>
            <w:pPr>
              <w:jc w:val="center"/>
              <w:rPr>
                <w:rFonts w:ascii="宋体" w:hAnsi="宋体" w:cs="宋体"/>
                <w:color w:val="auto"/>
                <w:highlight w:val="none"/>
              </w:rPr>
            </w:pPr>
            <w:r>
              <w:rPr>
                <w:rFonts w:hint="eastAsia" w:ascii="宋体" w:hAnsi="宋体" w:cs="宋体"/>
                <w:color w:val="auto"/>
                <w:highlight w:val="none"/>
              </w:rPr>
              <w:t>ATTACHMENT_CODE</w:t>
            </w:r>
          </w:p>
        </w:tc>
        <w:tc>
          <w:tcPr>
            <w:tcW w:w="1706"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955"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692" w:type="dxa"/>
            <w:vAlign w:val="center"/>
          </w:tcPr>
          <w:p>
            <w:pPr>
              <w:jc w:val="left"/>
              <w:rPr>
                <w:rFonts w:ascii="宋体" w:hAnsi="宋体" w:cs="宋体"/>
                <w:color w:val="auto"/>
                <w:highlight w:val="none"/>
              </w:rPr>
            </w:pPr>
            <w:r>
              <w:rPr>
                <w:rFonts w:hint="eastAsia" w:ascii="宋体" w:hAnsi="宋体" w:cs="宋体"/>
                <w:color w:val="auto"/>
                <w:highlight w:val="none"/>
              </w:rPr>
              <w:t>参考</w:t>
            </w:r>
            <w:r>
              <w:rPr>
                <w:rFonts w:hint="eastAsia" w:ascii="宋体" w:hAnsi="宋体" w:cs="宋体"/>
                <w:color w:val="auto"/>
                <w:szCs w:val="21"/>
                <w:highlight w:val="none"/>
                <w:lang w:bidi="en-US"/>
              </w:rPr>
              <w:t>附录B</w:t>
            </w:r>
            <w:r>
              <w:rPr>
                <w:rFonts w:hint="eastAsia" w:ascii="宋体" w:hAnsi="宋体" w:cs="宋体"/>
                <w:color w:val="auto"/>
                <w:highlight w:val="none"/>
              </w:rPr>
              <w:t>附件关联标识号，多个附件关联标识号以半角分号隔开；</w:t>
            </w:r>
            <w:r>
              <w:rPr>
                <w:rFonts w:hint="eastAsia" w:ascii="宋体" w:hAnsi="宋体" w:cs="宋体"/>
                <w:color w:val="auto"/>
                <w:szCs w:val="21"/>
                <w:highlight w:val="none"/>
              </w:rPr>
              <w:t>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83" w:type="dxa"/>
            <w:vAlign w:val="center"/>
          </w:tcPr>
          <w:p>
            <w:pPr>
              <w:jc w:val="center"/>
              <w:rPr>
                <w:rFonts w:ascii="宋体" w:hAnsi="宋体" w:cs="宋体"/>
                <w:color w:val="auto"/>
                <w:highlight w:val="none"/>
              </w:rPr>
            </w:pPr>
            <w:r>
              <w:rPr>
                <w:rFonts w:hint="eastAsia" w:ascii="宋体" w:hAnsi="宋体" w:cs="宋体"/>
                <w:color w:val="auto"/>
                <w:highlight w:val="none"/>
              </w:rPr>
              <w:t>SUBMIT_TIMESTAMP</w:t>
            </w:r>
          </w:p>
        </w:tc>
        <w:tc>
          <w:tcPr>
            <w:tcW w:w="1706" w:type="dxa"/>
            <w:vAlign w:val="center"/>
          </w:tcPr>
          <w:p>
            <w:pPr>
              <w:jc w:val="center"/>
              <w:rPr>
                <w:rFonts w:ascii="宋体" w:hAnsi="宋体" w:cs="宋体"/>
                <w:color w:val="auto"/>
                <w:highlight w:val="none"/>
              </w:rPr>
            </w:pPr>
            <w:r>
              <w:rPr>
                <w:rFonts w:hint="eastAsia" w:ascii="宋体" w:hAnsi="宋体" w:cs="宋体"/>
                <w:color w:val="auto"/>
                <w:szCs w:val="21"/>
                <w:highlight w:val="none"/>
              </w:rPr>
              <w:t>yyyyMMddHHmmss</w:t>
            </w:r>
          </w:p>
        </w:tc>
        <w:tc>
          <w:tcPr>
            <w:tcW w:w="95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92" w:type="dxa"/>
            <w:vAlign w:val="center"/>
          </w:tcPr>
          <w:p>
            <w:pPr>
              <w:jc w:val="left"/>
              <w:rPr>
                <w:rFonts w:ascii="宋体" w:hAnsi="宋体" w:cs="宋体"/>
                <w:color w:val="auto"/>
                <w:highlight w:val="none"/>
              </w:rPr>
            </w:pPr>
            <w:r>
              <w:rPr>
                <w:rFonts w:hint="eastAsia" w:ascii="宋体" w:hAnsi="宋体" w:cs="宋体"/>
                <w:color w:val="auto"/>
                <w:highlight w:val="none"/>
              </w:rPr>
              <w:t>根据10号令第十一条对发布媒介和交易平台的及时性要求</w:t>
            </w:r>
          </w:p>
        </w:tc>
      </w:tr>
    </w:tbl>
    <w:p>
      <w:pPr>
        <w:pStyle w:val="3"/>
        <w:spacing w:line="240" w:lineRule="auto"/>
        <w:ind w:left="283" w:hanging="283"/>
        <w:rPr>
          <w:rFonts w:ascii="宋体" w:hAnsi="宋体" w:cs="宋体"/>
          <w:color w:val="auto"/>
          <w:highlight w:val="none"/>
        </w:rPr>
      </w:pPr>
      <w:bookmarkStart w:id="161" w:name="_Toc23655"/>
      <w:bookmarkStart w:id="162" w:name="_Toc19488"/>
      <w:bookmarkStart w:id="163" w:name="_Toc15387_WPSOffice_Level2"/>
      <w:bookmarkStart w:id="164" w:name="_Toc4659"/>
      <w:bookmarkStart w:id="165" w:name="_Toc10785_WPSOffice_Level2"/>
      <w:r>
        <w:rPr>
          <w:rFonts w:hint="eastAsia" w:ascii="宋体" w:hAnsi="宋体" w:cs="宋体"/>
          <w:color w:val="auto"/>
          <w:highlight w:val="none"/>
        </w:rPr>
        <w:t>开标（候选人公示提交审核时推送）</w:t>
      </w:r>
      <w:bookmarkEnd w:id="161"/>
      <w:bookmarkEnd w:id="162"/>
      <w:bookmarkEnd w:id="163"/>
      <w:bookmarkEnd w:id="164"/>
      <w:bookmarkEnd w:id="165"/>
    </w:p>
    <w:p>
      <w:pPr>
        <w:pStyle w:val="4"/>
        <w:numPr>
          <w:ilvl w:val="2"/>
          <w:numId w:val="1"/>
        </w:numPr>
        <w:spacing w:line="240" w:lineRule="auto"/>
        <w:rPr>
          <w:rFonts w:ascii="宋体" w:hAnsi="宋体" w:cs="宋体"/>
          <w:color w:val="auto"/>
          <w:highlight w:val="none"/>
        </w:rPr>
      </w:pPr>
      <w:bookmarkStart w:id="166" w:name="_Toc2928_WPSOffice_Level3"/>
      <w:bookmarkStart w:id="167" w:name="_Toc32429"/>
      <w:bookmarkStart w:id="168" w:name="_Toc25804"/>
      <w:r>
        <w:rPr>
          <w:rFonts w:hint="eastAsia" w:ascii="宋体" w:hAnsi="宋体" w:cs="宋体"/>
          <w:color w:val="auto"/>
          <w:highlight w:val="none"/>
        </w:rPr>
        <w:t>保证金子账号信息</w:t>
      </w:r>
      <w:bookmarkEnd w:id="166"/>
      <w:bookmarkEnd w:id="167"/>
      <w:bookmarkEnd w:id="168"/>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4"/>
        <w:gridCol w:w="3078"/>
        <w:gridCol w:w="1700"/>
        <w:gridCol w:w="941"/>
        <w:gridCol w:w="57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3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7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0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4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1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lang w:bidi="en-US"/>
              </w:rPr>
            </w:pPr>
            <w:r>
              <w:rPr>
                <w:rFonts w:hint="eastAsia" w:ascii="宋体" w:hAnsi="宋体" w:cs="宋体"/>
                <w:strike w:val="0"/>
                <w:dstrike w:val="0"/>
                <w:color w:val="auto"/>
                <w:szCs w:val="21"/>
                <w:highlight w:val="none"/>
              </w:rPr>
              <w:t>标段（包）编号</w:t>
            </w:r>
          </w:p>
        </w:tc>
        <w:tc>
          <w:tcPr>
            <w:tcW w:w="3078" w:type="dxa"/>
            <w:vAlign w:val="center"/>
          </w:tcPr>
          <w:p>
            <w:pPr>
              <w:jc w:val="center"/>
              <w:rPr>
                <w:rFonts w:ascii="宋体" w:hAnsi="宋体" w:cs="宋体"/>
                <w:strike w:val="0"/>
                <w:dstrike w:val="0"/>
                <w:color w:val="auto"/>
                <w:szCs w:val="21"/>
                <w:highlight w:val="none"/>
                <w:lang w:bidi="en-US"/>
              </w:rPr>
            </w:pPr>
            <w:r>
              <w:rPr>
                <w:rFonts w:hint="eastAsia" w:ascii="宋体" w:hAnsi="宋体" w:cs="宋体"/>
                <w:strike w:val="0"/>
                <w:dstrike w:val="0"/>
                <w:color w:val="auto"/>
                <w:szCs w:val="21"/>
                <w:highlight w:val="none"/>
                <w:lang w:bidi="en-US"/>
              </w:rPr>
              <w:t>BID_SECTION_CODE</w:t>
            </w:r>
          </w:p>
        </w:tc>
        <w:tc>
          <w:tcPr>
            <w:tcW w:w="1700" w:type="dxa"/>
            <w:vAlign w:val="center"/>
          </w:tcPr>
          <w:p>
            <w:pPr>
              <w:widowControl/>
              <w:jc w:val="center"/>
              <w:rPr>
                <w:rFonts w:ascii="宋体" w:hAnsi="宋体" w:cs="宋体"/>
                <w:strike w:val="0"/>
                <w:dstrike w:val="0"/>
                <w:color w:val="auto"/>
                <w:szCs w:val="21"/>
                <w:highlight w:val="none"/>
                <w:lang w:bidi="en-US"/>
              </w:rPr>
            </w:pPr>
            <w:r>
              <w:rPr>
                <w:rFonts w:hint="eastAsia" w:ascii="宋体" w:hAnsi="宋体" w:cs="宋体"/>
                <w:strike w:val="0"/>
                <w:dstrike w:val="0"/>
                <w:color w:val="auto"/>
                <w:kern w:val="0"/>
                <w:szCs w:val="21"/>
                <w:highlight w:val="none"/>
              </w:rPr>
              <w:t>C23</w:t>
            </w:r>
          </w:p>
        </w:tc>
        <w:tc>
          <w:tcPr>
            <w:tcW w:w="941" w:type="dxa"/>
            <w:vAlign w:val="center"/>
          </w:tcPr>
          <w:p>
            <w:pPr>
              <w:jc w:val="center"/>
              <w:rPr>
                <w:rFonts w:ascii="宋体" w:hAnsi="宋体" w:cs="宋体"/>
                <w:strike w:val="0"/>
                <w:dstrike w:val="0"/>
                <w:color w:val="auto"/>
                <w:szCs w:val="21"/>
                <w:highlight w:val="none"/>
                <w:lang w:bidi="en-US"/>
              </w:rPr>
            </w:pPr>
            <w:r>
              <w:rPr>
                <w:rFonts w:hint="eastAsia" w:ascii="宋体" w:hAnsi="宋体" w:cs="宋体"/>
                <w:strike w:val="0"/>
                <w:dstrike w:val="0"/>
                <w:color w:val="auto"/>
                <w:szCs w:val="21"/>
                <w:highlight w:val="none"/>
              </w:rPr>
              <w:t>是</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lang w:bidi="en-US"/>
              </w:rPr>
              <w:t>参考附录B标段（包）编号；</w:t>
            </w: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招标项目编号</w:t>
            </w:r>
          </w:p>
        </w:tc>
        <w:tc>
          <w:tcPr>
            <w:tcW w:w="3078" w:type="dxa"/>
            <w:vAlign w:val="center"/>
          </w:tcPr>
          <w:p>
            <w:pPr>
              <w:jc w:val="center"/>
              <w:rPr>
                <w:rFonts w:ascii="宋体" w:hAnsi="宋体" w:cs="宋体"/>
                <w:strike w:val="0"/>
                <w:dstrike w:val="0"/>
                <w:color w:val="auto"/>
                <w:szCs w:val="21"/>
                <w:highlight w:val="none"/>
                <w:lang w:bidi="en-US"/>
              </w:rPr>
            </w:pPr>
            <w:r>
              <w:rPr>
                <w:rFonts w:hint="eastAsia" w:ascii="宋体" w:hAnsi="宋体" w:cs="宋体"/>
                <w:strike w:val="0"/>
                <w:dstrike w:val="0"/>
                <w:color w:val="auto"/>
                <w:szCs w:val="21"/>
                <w:highlight w:val="none"/>
              </w:rPr>
              <w:t>TENDER_PROJECT_CODE</w:t>
            </w:r>
          </w:p>
        </w:tc>
        <w:tc>
          <w:tcPr>
            <w:tcW w:w="1700" w:type="dxa"/>
            <w:vAlign w:val="center"/>
          </w:tcPr>
          <w:p>
            <w:pPr>
              <w:widowControl/>
              <w:jc w:val="center"/>
              <w:rPr>
                <w:rFonts w:ascii="宋体" w:hAnsi="宋体" w:cs="宋体"/>
                <w:strike w:val="0"/>
                <w:dstrike w:val="0"/>
                <w:color w:val="auto"/>
                <w:kern w:val="0"/>
                <w:szCs w:val="21"/>
                <w:highlight w:val="none"/>
              </w:rPr>
            </w:pPr>
            <w:r>
              <w:rPr>
                <w:rFonts w:hint="eastAsia" w:ascii="宋体" w:hAnsi="宋体" w:cs="宋体"/>
                <w:strike w:val="0"/>
                <w:dstrike w:val="0"/>
                <w:color w:val="auto"/>
                <w:szCs w:val="21"/>
                <w:highlight w:val="none"/>
              </w:rPr>
              <w:t>C20</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lang w:bidi="en-US"/>
              </w:rPr>
              <w:t>参考附录B招标项目编号；</w:t>
            </w: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统一交易标识码</w:t>
            </w:r>
          </w:p>
        </w:tc>
        <w:tc>
          <w:tcPr>
            <w:tcW w:w="3078"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UNIFIED_DEAL_CODE</w:t>
            </w:r>
          </w:p>
        </w:tc>
        <w:tc>
          <w:tcPr>
            <w:tcW w:w="1700" w:type="dxa"/>
            <w:vAlign w:val="center"/>
          </w:tcPr>
          <w:p>
            <w:pPr>
              <w:widowControl/>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C40</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参考</w:t>
            </w:r>
            <w:r>
              <w:rPr>
                <w:rFonts w:hint="eastAsia" w:ascii="宋体" w:hAnsi="宋体" w:cs="宋体"/>
                <w:strike w:val="0"/>
                <w:dstrike w:val="0"/>
                <w:color w:val="auto"/>
                <w:szCs w:val="21"/>
                <w:highlight w:val="none"/>
                <w:lang w:bidi="en-US"/>
              </w:rPr>
              <w:t>附录B</w:t>
            </w:r>
            <w:r>
              <w:rPr>
                <w:rFonts w:hint="eastAsia" w:ascii="宋体" w:hAnsi="宋体" w:cs="宋体"/>
                <w:strike w:val="0"/>
                <w:dstrike w:val="0"/>
                <w:color w:val="auto"/>
                <w:szCs w:val="21"/>
                <w:highlight w:val="none"/>
              </w:rPr>
              <w:t>统一交易标识码编码</w:t>
            </w:r>
            <w:r>
              <w:rPr>
                <w:rFonts w:hint="eastAsia" w:ascii="宋体" w:hAnsi="宋体" w:cs="宋体"/>
                <w:strike w:val="0"/>
                <w:dstrike w:val="0"/>
                <w:color w:val="auto"/>
                <w:szCs w:val="21"/>
                <w:highlight w:val="none"/>
                <w:lang w:val="en-US" w:eastAsia="zh-CN"/>
              </w:rPr>
              <w:t>规则</w:t>
            </w:r>
            <w:r>
              <w:rPr>
                <w:rFonts w:hint="eastAsia" w:ascii="宋体" w:hAnsi="宋体" w:cs="宋体"/>
                <w:strike w:val="0"/>
                <w:dstrike w:val="0"/>
                <w:color w:val="auto"/>
                <w:szCs w:val="21"/>
                <w:highlight w:val="none"/>
              </w:rPr>
              <w:t>，由多个统一交易标识码组成，半角分号隔开；业务需要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银行名称</w:t>
            </w:r>
          </w:p>
        </w:tc>
        <w:tc>
          <w:tcPr>
            <w:tcW w:w="3078"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BANK_NAME</w:t>
            </w:r>
          </w:p>
        </w:tc>
        <w:tc>
          <w:tcPr>
            <w:tcW w:w="1700" w:type="dxa"/>
            <w:vAlign w:val="center"/>
          </w:tcPr>
          <w:p>
            <w:pPr>
              <w:widowControl/>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子账号户名</w:t>
            </w:r>
          </w:p>
        </w:tc>
        <w:tc>
          <w:tcPr>
            <w:tcW w:w="3078"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IACCT_NAME</w:t>
            </w:r>
          </w:p>
        </w:tc>
        <w:tc>
          <w:tcPr>
            <w:tcW w:w="1700" w:type="dxa"/>
            <w:vAlign w:val="center"/>
          </w:tcPr>
          <w:p>
            <w:pPr>
              <w:widowControl/>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子账号</w:t>
            </w:r>
          </w:p>
        </w:tc>
        <w:tc>
          <w:tcPr>
            <w:tcW w:w="3078"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IACCT_NO</w:t>
            </w:r>
          </w:p>
        </w:tc>
        <w:tc>
          <w:tcPr>
            <w:tcW w:w="1700" w:type="dxa"/>
            <w:vAlign w:val="center"/>
          </w:tcPr>
          <w:p>
            <w:pPr>
              <w:widowControl/>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来源交易系统</w:t>
            </w:r>
          </w:p>
        </w:tc>
        <w:tc>
          <w:tcPr>
            <w:tcW w:w="3078" w:type="dxa"/>
            <w:vAlign w:val="center"/>
          </w:tcPr>
          <w:p>
            <w:pPr>
              <w:jc w:val="center"/>
              <w:rPr>
                <w:rFonts w:ascii="宋体" w:hAnsi="宋体" w:cs="宋体"/>
                <w:strike w:val="0"/>
                <w:dstrike w:val="0"/>
                <w:color w:val="auto"/>
                <w:szCs w:val="21"/>
                <w:highlight w:val="none"/>
              </w:rPr>
            </w:pPr>
            <w:r>
              <w:rPr>
                <w:rFonts w:ascii="宋体" w:hAnsi="宋体" w:cs="宋体"/>
                <w:strike w:val="0"/>
                <w:dstrike w:val="0"/>
                <w:color w:val="auto"/>
                <w:szCs w:val="21"/>
                <w:highlight w:val="none"/>
              </w:rPr>
              <w:t>FROM_TRADE_PLAT_CODE</w:t>
            </w:r>
          </w:p>
        </w:tc>
        <w:tc>
          <w:tcPr>
            <w:tcW w:w="1700"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C8</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710" w:type="dxa"/>
            <w:vAlign w:val="center"/>
          </w:tcPr>
          <w:p>
            <w:pPr>
              <w:rPr>
                <w:rFonts w:hint="eastAsia" w:ascii="宋体" w:hAnsi="宋体" w:eastAsia="宋体" w:cs="宋体"/>
                <w:strike w:val="0"/>
                <w:dstrike w:val="0"/>
                <w:color w:val="auto"/>
                <w:szCs w:val="21"/>
                <w:highlight w:val="none"/>
                <w:lang w:eastAsia="zh-CN" w:bidi="en-US"/>
              </w:rPr>
            </w:pPr>
            <w:r>
              <w:rPr>
                <w:rFonts w:hint="eastAsia" w:ascii="宋体" w:hAnsi="宋体" w:cs="宋体"/>
                <w:strike w:val="0"/>
                <w:dstrike w:val="0"/>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附件关联标识号</w:t>
            </w:r>
          </w:p>
        </w:tc>
        <w:tc>
          <w:tcPr>
            <w:tcW w:w="3078"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ATTACHMENT_CODE</w:t>
            </w:r>
          </w:p>
        </w:tc>
        <w:tc>
          <w:tcPr>
            <w:tcW w:w="1700"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C..ul</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否</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参考</w:t>
            </w:r>
            <w:r>
              <w:rPr>
                <w:rFonts w:hint="eastAsia" w:ascii="宋体" w:hAnsi="宋体" w:cs="宋体"/>
                <w:strike w:val="0"/>
                <w:dstrike w:val="0"/>
                <w:color w:val="auto"/>
                <w:szCs w:val="21"/>
                <w:highlight w:val="none"/>
                <w:lang w:bidi="en-US"/>
              </w:rPr>
              <w:t>附录B</w:t>
            </w:r>
            <w:r>
              <w:rPr>
                <w:rFonts w:hint="eastAsia" w:ascii="宋体" w:hAnsi="宋体" w:cs="宋体"/>
                <w:strike w:val="0"/>
                <w:dstrike w:val="0"/>
                <w:color w:val="auto"/>
                <w:szCs w:val="21"/>
                <w:highlight w:val="none"/>
              </w:rPr>
              <w:t>附件关联标识，多个附件关联标识号以半角分号隔开；20号令A.1.2，但长度调整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4"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数据时间戳</w:t>
            </w:r>
          </w:p>
        </w:tc>
        <w:tc>
          <w:tcPr>
            <w:tcW w:w="3078"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SUBMIT_TIMESTAMP</w:t>
            </w:r>
          </w:p>
        </w:tc>
        <w:tc>
          <w:tcPr>
            <w:tcW w:w="1700"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yyyyMMddHHmmss</w:t>
            </w:r>
          </w:p>
        </w:tc>
        <w:tc>
          <w:tcPr>
            <w:tcW w:w="941" w:type="dxa"/>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710" w:type="dxa"/>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169" w:name="_Toc7874_WPSOffice_Level3"/>
      <w:bookmarkStart w:id="170" w:name="_Toc28531"/>
      <w:bookmarkStart w:id="171" w:name="_Toc23079"/>
      <w:r>
        <w:rPr>
          <w:rFonts w:hint="eastAsia" w:ascii="宋体" w:hAnsi="宋体" w:cs="宋体"/>
          <w:color w:val="auto"/>
          <w:highlight w:val="none"/>
        </w:rPr>
        <w:t>开标记录</w:t>
      </w:r>
      <w:bookmarkEnd w:id="169"/>
      <w:bookmarkEnd w:id="170"/>
      <w:bookmarkEnd w:id="171"/>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1"/>
        <w:gridCol w:w="3078"/>
        <w:gridCol w:w="1703"/>
        <w:gridCol w:w="944"/>
        <w:gridCol w:w="5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3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7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0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0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唯一标识，</w:t>
            </w: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相关标段（包）编号</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BID_SECTION_CODES</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，由多个标段（包）编号组成，半角分号隔开；国家2.0数据规范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统一交易标识码的构成；</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w:t>
            </w:r>
            <w:r>
              <w:rPr>
                <w:rFonts w:hint="eastAsia" w:ascii="宋体" w:hAnsi="宋体" w:cs="宋体"/>
                <w:color w:val="auto"/>
                <w:szCs w:val="21"/>
                <w:highlight w:val="none"/>
                <w:lang w:val="en-US" w:eastAsia="zh-CN"/>
              </w:rPr>
              <w:t>开始</w:t>
            </w:r>
            <w:r>
              <w:rPr>
                <w:rFonts w:hint="eastAsia" w:ascii="宋体" w:hAnsi="宋体" w:cs="宋体"/>
                <w:color w:val="auto"/>
                <w:szCs w:val="21"/>
                <w:highlight w:val="none"/>
              </w:rPr>
              <w:t>时间</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BID_OPENING_TIME</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开标结束时间</w:t>
            </w:r>
          </w:p>
        </w:tc>
        <w:tc>
          <w:tcPr>
            <w:tcW w:w="3078" w:type="dxa"/>
            <w:vAlign w:val="center"/>
          </w:tcPr>
          <w:p>
            <w:pPr>
              <w:jc w:val="center"/>
              <w:rPr>
                <w:rFonts w:hint="eastAsia" w:ascii="宋体" w:hAnsi="宋体" w:eastAsia="宋体" w:cs="宋体"/>
                <w:kern w:val="2"/>
                <w:sz w:val="21"/>
                <w:szCs w:val="21"/>
                <w:lang w:val="en-US" w:eastAsia="zh-CN" w:bidi="ar-SA"/>
              </w:rPr>
            </w:pPr>
            <w:r>
              <w:rPr>
                <w:rFonts w:hint="eastAsia" w:ascii="宋体" w:hAnsi="宋体" w:cs="宋体"/>
                <w:szCs w:val="21"/>
              </w:rPr>
              <w:t>BID_</w:t>
            </w:r>
            <w:r>
              <w:rPr>
                <w:rFonts w:hint="eastAsia" w:ascii="宋体" w:hAnsi="宋体" w:cs="宋体"/>
                <w:szCs w:val="21"/>
                <w:lang w:val="en-US" w:eastAsia="zh-CN"/>
              </w:rPr>
              <w:t>END</w:t>
            </w:r>
            <w:r>
              <w:rPr>
                <w:rFonts w:hint="eastAsia" w:ascii="宋体" w:hAnsi="宋体" w:cs="宋体"/>
                <w:szCs w:val="21"/>
              </w:rPr>
              <w:t>_TIME</w:t>
            </w:r>
          </w:p>
        </w:tc>
        <w:tc>
          <w:tcPr>
            <w:tcW w:w="1703" w:type="dxa"/>
            <w:vAlign w:val="center"/>
          </w:tcPr>
          <w:p>
            <w:pPr>
              <w:jc w:val="center"/>
              <w:rPr>
                <w:rFonts w:hint="eastAsia" w:ascii="宋体" w:hAnsi="宋体" w:eastAsia="宋体" w:cs="宋体"/>
                <w:kern w:val="2"/>
                <w:sz w:val="21"/>
                <w:szCs w:val="21"/>
                <w:lang w:val="en-US" w:eastAsia="zh-CN" w:bidi="ar-SA"/>
              </w:rPr>
            </w:pPr>
            <w:r>
              <w:rPr>
                <w:rFonts w:hint="eastAsia" w:ascii="宋体" w:hAnsi="宋体" w:cs="宋体"/>
                <w:szCs w:val="21"/>
              </w:rPr>
              <w:t>yyyyMMddHHmmss</w:t>
            </w:r>
          </w:p>
        </w:tc>
        <w:tc>
          <w:tcPr>
            <w:tcW w:w="944" w:type="dxa"/>
            <w:vAlign w:val="center"/>
          </w:tcPr>
          <w:p>
            <w:pPr>
              <w:jc w:val="center"/>
              <w:rPr>
                <w:rFonts w:hint="eastAsia" w:ascii="宋体" w:hAnsi="宋体" w:eastAsia="宋体" w:cs="宋体"/>
                <w:kern w:val="2"/>
                <w:sz w:val="21"/>
                <w:szCs w:val="21"/>
                <w:lang w:val="en-US" w:eastAsia="zh-CN" w:bidi="ar-SA"/>
              </w:rPr>
            </w:pPr>
            <w:r>
              <w:rPr>
                <w:rFonts w:hint="eastAsia" w:ascii="宋体" w:hAnsi="宋体" w:cs="宋体"/>
                <w:szCs w:val="21"/>
              </w:rPr>
              <w:t>是</w:t>
            </w:r>
          </w:p>
        </w:tc>
        <w:tc>
          <w:tcPr>
            <w:tcW w:w="5707" w:type="dxa"/>
            <w:vAlign w:val="center"/>
          </w:tcPr>
          <w:p>
            <w:pPr>
              <w:jc w:val="left"/>
              <w:rPr>
                <w:rFonts w:hint="eastAsia" w:ascii="宋体" w:hAnsi="宋体" w:eastAsia="宋体" w:cs="宋体"/>
                <w:kern w:val="2"/>
                <w:sz w:val="21"/>
                <w:szCs w:val="21"/>
                <w:lang w:val="en-US" w:eastAsia="zh-CN" w:bidi="en-US"/>
              </w:rPr>
            </w:pPr>
            <w:r>
              <w:rPr>
                <w:rFonts w:hint="eastAsia" w:ascii="宋体" w:hAnsi="宋体" w:cs="宋体"/>
                <w:szCs w:val="21"/>
                <w:lang w:val="en-US" w:eastAsia="zh-CN"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开标地点</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BID_OPENING_ADDRESS</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开标记录标题</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NOTICE_NAME</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开标记录内容</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BID_OPENING_CONTENT</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包括投标人名称、报价/费率、工期（交货期）、投标保证金金额、投标</w:t>
            </w:r>
            <w:r>
              <w:rPr>
                <w:rFonts w:ascii="宋体" w:hAnsi="宋体" w:cs="宋体"/>
                <w:color w:val="auto"/>
                <w:szCs w:val="21"/>
                <w:highlight w:val="none"/>
                <w:lang w:bidi="en-US"/>
              </w:rPr>
              <w:t>保证金递交方式、</w:t>
            </w:r>
            <w:r>
              <w:rPr>
                <w:rFonts w:hint="eastAsia" w:ascii="宋体" w:hAnsi="宋体" w:cs="宋体"/>
                <w:color w:val="auto"/>
                <w:szCs w:val="21"/>
                <w:highlight w:val="none"/>
                <w:lang w:bidi="en-US"/>
              </w:rPr>
              <w:t>投标</w:t>
            </w:r>
            <w:r>
              <w:rPr>
                <w:rFonts w:ascii="宋体" w:hAnsi="宋体" w:cs="宋体"/>
                <w:color w:val="auto"/>
                <w:szCs w:val="21"/>
                <w:highlight w:val="none"/>
                <w:lang w:bidi="en-US"/>
              </w:rPr>
              <w:t>保证金递交</w:t>
            </w:r>
            <w:r>
              <w:rPr>
                <w:rFonts w:hint="eastAsia" w:ascii="宋体" w:hAnsi="宋体" w:cs="宋体"/>
                <w:color w:val="auto"/>
                <w:szCs w:val="21"/>
                <w:highlight w:val="none"/>
                <w:lang w:bidi="en-US"/>
              </w:rPr>
              <w:t>状态、投标文件递交时间、质量</w:t>
            </w:r>
            <w:r>
              <w:rPr>
                <w:rFonts w:ascii="宋体" w:hAnsi="宋体" w:cs="宋体"/>
                <w:color w:val="auto"/>
                <w:szCs w:val="21"/>
                <w:highlight w:val="none"/>
                <w:lang w:bidi="en-US"/>
              </w:rPr>
              <w:t>要求</w:t>
            </w:r>
            <w:r>
              <w:rPr>
                <w:rFonts w:hint="eastAsia" w:ascii="宋体" w:hAnsi="宋体" w:cs="宋体"/>
                <w:color w:val="auto"/>
                <w:szCs w:val="21"/>
                <w:highlight w:val="none"/>
                <w:lang w:bidi="en-US"/>
              </w:rPr>
              <w:t>、标书</w:t>
            </w:r>
            <w:r>
              <w:rPr>
                <w:rFonts w:ascii="宋体" w:hAnsi="宋体" w:cs="宋体"/>
                <w:color w:val="auto"/>
                <w:szCs w:val="21"/>
                <w:highlight w:val="none"/>
                <w:lang w:bidi="en-US"/>
              </w:rPr>
              <w:t>密封情况、备注</w:t>
            </w:r>
            <w:r>
              <w:rPr>
                <w:rFonts w:hint="eastAsia" w:ascii="宋体" w:hAnsi="宋体" w:cs="宋体"/>
                <w:color w:val="auto"/>
                <w:szCs w:val="21"/>
                <w:highlight w:val="none"/>
                <w:lang w:bidi="en-US"/>
              </w:rPr>
              <w:t>等招标文件所规定的唱标内容；国家2.0数据规范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8"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0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172" w:name="_Toc2247321"/>
      <w:bookmarkStart w:id="173" w:name="_Toc28243"/>
      <w:bookmarkStart w:id="174" w:name="_Toc19548_WPSOffice_Level3"/>
      <w:bookmarkStart w:id="175" w:name="_Toc24521"/>
      <w:r>
        <w:rPr>
          <w:rFonts w:hint="eastAsia" w:ascii="宋体" w:hAnsi="宋体" w:cs="宋体"/>
          <w:color w:val="auto"/>
          <w:highlight w:val="none"/>
        </w:rPr>
        <w:t>开标</w:t>
      </w:r>
      <w:bookmarkEnd w:id="172"/>
      <w:r>
        <w:rPr>
          <w:rFonts w:hint="eastAsia" w:ascii="宋体" w:hAnsi="宋体" w:cs="宋体"/>
          <w:color w:val="auto"/>
          <w:highlight w:val="none"/>
        </w:rPr>
        <w:t>明细</w:t>
      </w:r>
      <w:bookmarkEnd w:id="173"/>
      <w:bookmarkEnd w:id="174"/>
      <w:bookmarkEnd w:id="175"/>
      <w:r>
        <w:rPr>
          <w:rFonts w:hint="eastAsia" w:ascii="宋体" w:hAnsi="宋体" w:cs="宋体"/>
          <w:color w:val="auto"/>
          <w:highlight w:val="none"/>
        </w:rPr>
        <w:t xml:space="preserve"> </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1"/>
        <w:gridCol w:w="3066"/>
        <w:gridCol w:w="1723"/>
        <w:gridCol w:w="944"/>
        <w:gridCol w:w="5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31" w:type="dxa"/>
            <w:shd w:val="clear" w:color="auto" w:fill="A6A6A6"/>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名称</w:t>
            </w:r>
          </w:p>
        </w:tc>
        <w:tc>
          <w:tcPr>
            <w:tcW w:w="3066" w:type="dxa"/>
            <w:shd w:val="clear" w:color="auto" w:fill="A6A6A6"/>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英文名称</w:t>
            </w:r>
          </w:p>
        </w:tc>
        <w:tc>
          <w:tcPr>
            <w:tcW w:w="1723" w:type="dxa"/>
            <w:shd w:val="clear" w:color="auto" w:fill="A6A6A6"/>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数据类型及格式</w:t>
            </w:r>
          </w:p>
        </w:tc>
        <w:tc>
          <w:tcPr>
            <w:tcW w:w="944" w:type="dxa"/>
            <w:shd w:val="clear" w:color="auto" w:fill="A6A6A6"/>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必填项</w:t>
            </w:r>
          </w:p>
        </w:tc>
        <w:tc>
          <w:tcPr>
            <w:tcW w:w="5699" w:type="dxa"/>
            <w:shd w:val="clear" w:color="auto" w:fill="A6A6A6"/>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招标项目编号</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TENDER_PROJECT_CODE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C20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唯一标识，</w:t>
            </w:r>
            <w:r>
              <w:rPr>
                <w:rFonts w:hint="eastAsia" w:ascii="宋体" w:hAnsi="宋体" w:eastAsia="宋体" w:cs="宋体"/>
                <w:color w:val="auto"/>
                <w:kern w:val="0"/>
                <w:sz w:val="21"/>
                <w:szCs w:val="21"/>
                <w:highlight w:val="none"/>
              </w:rPr>
              <w:t>参考</w:t>
            </w:r>
            <w:r>
              <w:rPr>
                <w:rFonts w:hint="eastAsia" w:ascii="宋体" w:hAnsi="宋体" w:eastAsia="宋体" w:cs="宋体"/>
                <w:color w:val="auto"/>
                <w:sz w:val="21"/>
                <w:szCs w:val="21"/>
                <w:highlight w:val="none"/>
                <w:lang w:bidi="en-US"/>
              </w:rPr>
              <w:t>附录B</w:t>
            </w:r>
            <w:r>
              <w:rPr>
                <w:rFonts w:hint="eastAsia" w:ascii="宋体" w:hAnsi="宋体" w:eastAsia="宋体" w:cs="宋体"/>
                <w:color w:val="auto"/>
                <w:kern w:val="0"/>
                <w:sz w:val="21"/>
                <w:szCs w:val="21"/>
                <w:highlight w:val="none"/>
              </w:rPr>
              <w:t>招标项目编号；</w:t>
            </w:r>
            <w:r>
              <w:rPr>
                <w:rFonts w:hint="eastAsia" w:ascii="宋体" w:hAnsi="宋体" w:eastAsia="宋体" w:cs="宋体"/>
                <w:color w:val="auto"/>
                <w:sz w:val="21"/>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标段（包）编号</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BID_SECTION_CODE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C23</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唯一标识，</w:t>
            </w:r>
            <w:r>
              <w:rPr>
                <w:rFonts w:hint="eastAsia" w:ascii="宋体" w:hAnsi="宋体" w:eastAsia="宋体" w:cs="宋体"/>
                <w:color w:val="auto"/>
                <w:kern w:val="0"/>
                <w:sz w:val="21"/>
                <w:szCs w:val="21"/>
                <w:highlight w:val="none"/>
              </w:rPr>
              <w:t>参考</w:t>
            </w:r>
            <w:r>
              <w:rPr>
                <w:rFonts w:hint="eastAsia" w:ascii="宋体" w:hAnsi="宋体" w:eastAsia="宋体" w:cs="宋体"/>
                <w:color w:val="auto"/>
                <w:sz w:val="21"/>
                <w:szCs w:val="21"/>
                <w:highlight w:val="none"/>
                <w:lang w:bidi="en-US"/>
              </w:rPr>
              <w:t>附录B</w:t>
            </w:r>
            <w:r>
              <w:rPr>
                <w:rFonts w:hint="eastAsia" w:ascii="宋体" w:hAnsi="宋体" w:eastAsia="宋体" w:cs="宋体"/>
                <w:color w:val="auto"/>
                <w:kern w:val="0"/>
                <w:sz w:val="21"/>
                <w:szCs w:val="21"/>
                <w:highlight w:val="none"/>
              </w:rPr>
              <w:t>标段（包）编号；</w:t>
            </w:r>
            <w:r>
              <w:rPr>
                <w:rFonts w:hint="eastAsia" w:ascii="宋体" w:hAnsi="宋体" w:eastAsia="宋体" w:cs="宋体"/>
                <w:color w:val="auto"/>
                <w:sz w:val="21"/>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统一交易标识码</w:t>
            </w:r>
          </w:p>
        </w:tc>
        <w:tc>
          <w:tcPr>
            <w:tcW w:w="3066" w:type="dxa"/>
            <w:vAlign w:val="center"/>
          </w:tcPr>
          <w:p>
            <w:pPr>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UNIFIED_DEAL_CODE</w:t>
            </w:r>
          </w:p>
        </w:tc>
        <w:tc>
          <w:tcPr>
            <w:tcW w:w="1723" w:type="dxa"/>
            <w:vAlign w:val="center"/>
          </w:tcPr>
          <w:p>
            <w:pPr>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C40</w:t>
            </w:r>
          </w:p>
        </w:tc>
        <w:tc>
          <w:tcPr>
            <w:tcW w:w="944" w:type="dxa"/>
            <w:vAlign w:val="center"/>
          </w:tcPr>
          <w:p>
            <w:pPr>
              <w:jc w:val="center"/>
              <w:rPr>
                <w:rFonts w:hint="eastAsia" w:ascii="宋体" w:hAnsi="宋体" w:eastAsia="宋体" w:cs="宋体"/>
                <w:color w:val="auto"/>
                <w:kern w:val="0"/>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kern w:val="0"/>
                <w:sz w:val="21"/>
                <w:szCs w:val="21"/>
                <w:highlight w:val="none"/>
              </w:rPr>
              <w:t>参考</w:t>
            </w:r>
            <w:r>
              <w:rPr>
                <w:rFonts w:hint="eastAsia" w:ascii="宋体" w:hAnsi="宋体" w:eastAsia="宋体" w:cs="宋体"/>
                <w:color w:val="auto"/>
                <w:sz w:val="21"/>
                <w:szCs w:val="21"/>
                <w:highlight w:val="none"/>
                <w:lang w:bidi="en-US"/>
              </w:rPr>
              <w:t>附录B</w:t>
            </w:r>
            <w:r>
              <w:rPr>
                <w:rFonts w:hint="eastAsia" w:ascii="宋体" w:hAnsi="宋体" w:eastAsia="宋体" w:cs="宋体"/>
                <w:color w:val="auto"/>
                <w:kern w:val="0"/>
                <w:sz w:val="21"/>
                <w:szCs w:val="21"/>
                <w:highlight w:val="none"/>
              </w:rPr>
              <w:t>统一交易标识码的构成；</w:t>
            </w:r>
            <w:r>
              <w:rPr>
                <w:rFonts w:hint="eastAsia" w:ascii="宋体" w:hAnsi="宋体" w:eastAsia="宋体" w:cs="宋体"/>
                <w:color w:val="auto"/>
                <w:sz w:val="21"/>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投标人名称</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BIDDER_NAME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C..300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投标人类别</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BIDDER_CODE_TYPE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C2</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参考</w:t>
            </w:r>
            <w:r>
              <w:rPr>
                <w:rFonts w:hint="eastAsia" w:ascii="宋体" w:hAnsi="宋体" w:eastAsia="宋体" w:cs="宋体"/>
                <w:color w:val="auto"/>
                <w:sz w:val="21"/>
                <w:szCs w:val="21"/>
                <w:highlight w:val="none"/>
                <w:lang w:bidi="en-US"/>
              </w:rPr>
              <w:t>附录B</w:t>
            </w:r>
            <w:r>
              <w:rPr>
                <w:rFonts w:hint="eastAsia" w:ascii="宋体" w:hAnsi="宋体" w:eastAsia="宋体" w:cs="宋体"/>
                <w:color w:val="auto"/>
                <w:sz w:val="21"/>
                <w:szCs w:val="21"/>
                <w:highlight w:val="none"/>
              </w:rPr>
              <w:t>主体类别；国家2.0数据规范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w:t>
            </w:r>
            <w:r>
              <w:rPr>
                <w:rFonts w:hint="eastAsia" w:ascii="宋体" w:hAnsi="宋体" w:cs="宋体"/>
                <w:color w:val="auto"/>
                <w:sz w:val="21"/>
                <w:szCs w:val="21"/>
                <w:highlight w:val="none"/>
                <w:lang w:val="en-US" w:eastAsia="zh-CN"/>
              </w:rPr>
              <w:t>统一社会信用代码</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BIDDER_ORG_CODE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C..18</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GB 32100-2015 《法人和其他组织统一社会信用代码编码规则》或GB 11643－1999《公民身份号码》；国家2.0数据规范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投标单位项目负责人</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BID_MANAGER</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C..100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是否</w:t>
            </w:r>
            <w:r>
              <w:rPr>
                <w:rFonts w:hint="eastAsia" w:ascii="宋体" w:hAnsi="宋体" w:eastAsia="宋体" w:cs="宋体"/>
                <w:strike w:val="0"/>
                <w:dstrike w:val="0"/>
                <w:color w:val="auto"/>
                <w:sz w:val="21"/>
                <w:szCs w:val="21"/>
                <w:highlight w:val="none"/>
                <w:lang w:val="en-US" w:eastAsia="zh-CN"/>
              </w:rPr>
              <w:t>缴纳</w:t>
            </w:r>
            <w:r>
              <w:rPr>
                <w:rFonts w:hint="eastAsia" w:ascii="宋体" w:hAnsi="宋体" w:eastAsia="宋体" w:cs="宋体"/>
                <w:strike w:val="0"/>
                <w:dstrike w:val="0"/>
                <w:color w:val="auto"/>
                <w:sz w:val="21"/>
                <w:szCs w:val="21"/>
                <w:highlight w:val="none"/>
              </w:rPr>
              <w:t>保证金</w:t>
            </w:r>
          </w:p>
        </w:tc>
        <w:tc>
          <w:tcPr>
            <w:tcW w:w="3066" w:type="dxa"/>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IS_COMMIT_MARGIN</w:t>
            </w:r>
          </w:p>
        </w:tc>
        <w:tc>
          <w:tcPr>
            <w:tcW w:w="1723" w:type="dxa"/>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C1</w:t>
            </w:r>
          </w:p>
        </w:tc>
        <w:tc>
          <w:tcPr>
            <w:tcW w:w="944" w:type="dxa"/>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否</w:t>
            </w:r>
          </w:p>
        </w:tc>
        <w:tc>
          <w:tcPr>
            <w:tcW w:w="5699" w:type="dxa"/>
            <w:vAlign w:val="center"/>
          </w:tcPr>
          <w:p>
            <w:pPr>
              <w:jc w:val="both"/>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参考1.10.2是否代码；国家2.0数据规范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strike w:val="0"/>
                <w:color w:val="auto"/>
                <w:sz w:val="21"/>
                <w:szCs w:val="21"/>
                <w:highlight w:val="none"/>
              </w:rPr>
            </w:pPr>
            <w:r>
              <w:rPr>
                <w:rFonts w:hint="eastAsia" w:ascii="宋体" w:hAnsi="宋体" w:eastAsia="宋体" w:cs="宋体"/>
                <w:strike w:val="0"/>
                <w:color w:val="auto"/>
                <w:sz w:val="21"/>
                <w:szCs w:val="21"/>
                <w:highlight w:val="none"/>
                <w:lang w:val="en-US" w:eastAsia="zh-CN"/>
              </w:rPr>
              <w:t>缴纳</w:t>
            </w:r>
            <w:r>
              <w:rPr>
                <w:rFonts w:hint="eastAsia" w:ascii="宋体" w:hAnsi="宋体" w:eastAsia="宋体" w:cs="宋体"/>
                <w:strike w:val="0"/>
                <w:color w:val="auto"/>
                <w:sz w:val="21"/>
                <w:szCs w:val="21"/>
                <w:highlight w:val="none"/>
              </w:rPr>
              <w:t>保证金金额</w:t>
            </w:r>
          </w:p>
        </w:tc>
        <w:tc>
          <w:tcPr>
            <w:tcW w:w="3066" w:type="dxa"/>
            <w:vAlign w:val="center"/>
          </w:tcPr>
          <w:p>
            <w:pPr>
              <w:jc w:val="center"/>
              <w:rPr>
                <w:rFonts w:hint="eastAsia" w:ascii="宋体" w:hAnsi="宋体" w:eastAsia="宋体" w:cs="宋体"/>
                <w:strike w:val="0"/>
                <w:color w:val="auto"/>
                <w:kern w:val="2"/>
                <w:sz w:val="21"/>
                <w:szCs w:val="21"/>
                <w:highlight w:val="none"/>
                <w:lang w:val="en-US" w:eastAsia="zh-CN" w:bidi="ar-SA"/>
              </w:rPr>
            </w:pPr>
            <w:r>
              <w:rPr>
                <w:rFonts w:hint="eastAsia" w:ascii="宋体" w:hAnsi="宋体" w:eastAsia="宋体" w:cs="宋体"/>
                <w:strike w:val="0"/>
                <w:color w:val="auto"/>
                <w:sz w:val="21"/>
                <w:szCs w:val="21"/>
                <w:highlight w:val="none"/>
                <w:lang w:val="en-US" w:eastAsia="zh-CN"/>
              </w:rPr>
              <w:t>BZJ_MONEY</w:t>
            </w:r>
          </w:p>
        </w:tc>
        <w:tc>
          <w:tcPr>
            <w:tcW w:w="1723" w:type="dxa"/>
            <w:vAlign w:val="center"/>
          </w:tcPr>
          <w:p>
            <w:pPr>
              <w:jc w:val="center"/>
              <w:rPr>
                <w:rFonts w:hint="eastAsia" w:ascii="宋体" w:hAnsi="宋体" w:eastAsia="宋体" w:cs="宋体"/>
                <w:strike w:val="0"/>
                <w:color w:val="auto"/>
                <w:kern w:val="2"/>
                <w:sz w:val="21"/>
                <w:szCs w:val="21"/>
                <w:highlight w:val="none"/>
                <w:lang w:val="en-US" w:eastAsia="zh-CN" w:bidi="ar-SA"/>
              </w:rPr>
            </w:pPr>
            <w:r>
              <w:rPr>
                <w:rFonts w:hint="eastAsia" w:ascii="宋体" w:hAnsi="宋体" w:eastAsia="宋体" w:cs="宋体"/>
                <w:strike w:val="0"/>
                <w:color w:val="auto"/>
                <w:sz w:val="21"/>
                <w:szCs w:val="21"/>
                <w:highlight w:val="none"/>
              </w:rPr>
              <w:t>N..20,6</w:t>
            </w:r>
          </w:p>
        </w:tc>
        <w:tc>
          <w:tcPr>
            <w:tcW w:w="944" w:type="dxa"/>
            <w:vAlign w:val="center"/>
          </w:tcPr>
          <w:p>
            <w:pPr>
              <w:jc w:val="center"/>
              <w:rPr>
                <w:rFonts w:hint="eastAsia" w:ascii="宋体" w:hAnsi="宋体" w:eastAsia="宋体" w:cs="宋体"/>
                <w:strike w:val="0"/>
                <w:color w:val="auto"/>
                <w:kern w:val="2"/>
                <w:sz w:val="21"/>
                <w:szCs w:val="21"/>
                <w:highlight w:val="none"/>
                <w:lang w:val="en-US" w:eastAsia="zh-CN" w:bidi="ar-SA"/>
              </w:rPr>
            </w:pPr>
            <w:r>
              <w:rPr>
                <w:rFonts w:hint="eastAsia" w:ascii="宋体" w:hAnsi="宋体" w:eastAsia="宋体" w:cs="宋体"/>
                <w:strike w:val="0"/>
                <w:color w:val="auto"/>
                <w:sz w:val="21"/>
                <w:szCs w:val="21"/>
                <w:highlight w:val="none"/>
              </w:rPr>
              <w:t>是</w:t>
            </w:r>
          </w:p>
        </w:tc>
        <w:tc>
          <w:tcPr>
            <w:tcW w:w="5699" w:type="dxa"/>
            <w:vAlign w:val="center"/>
          </w:tcPr>
          <w:p>
            <w:pPr>
              <w:jc w:val="both"/>
              <w:rPr>
                <w:rFonts w:hint="eastAsia" w:ascii="宋体" w:hAnsi="宋体" w:eastAsia="宋体" w:cs="宋体"/>
                <w:strike w:val="0"/>
                <w:color w:val="auto"/>
                <w:kern w:val="2"/>
                <w:sz w:val="21"/>
                <w:szCs w:val="21"/>
                <w:highlight w:val="none"/>
                <w:lang w:val="en-US" w:eastAsia="zh-CN" w:bidi="ar-SA"/>
              </w:rPr>
            </w:pPr>
            <w:r>
              <w:rPr>
                <w:rFonts w:hint="eastAsia" w:ascii="宋体" w:hAnsi="宋体" w:eastAsia="宋体" w:cs="宋体"/>
                <w:strike w:val="0"/>
                <w:color w:val="auto"/>
                <w:sz w:val="21"/>
                <w:szCs w:val="21"/>
                <w:highlight w:val="none"/>
                <w:lang w:val="en-US" w:eastAsia="zh-CN"/>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保证金递交方式</w:t>
            </w:r>
          </w:p>
        </w:tc>
        <w:tc>
          <w:tcPr>
            <w:tcW w:w="3066" w:type="dxa"/>
            <w:tcBorders>
              <w:top w:val="single" w:color="auto" w:sz="4" w:space="0"/>
              <w:left w:val="nil"/>
              <w:bottom w:val="single" w:color="auto" w:sz="4" w:space="0"/>
              <w:right w:val="single" w:color="auto" w:sz="4" w:space="0"/>
            </w:tcBorders>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MARGIN_PAY_FORM</w:t>
            </w:r>
          </w:p>
        </w:tc>
        <w:tc>
          <w:tcPr>
            <w:tcW w:w="1723" w:type="dxa"/>
            <w:tcBorders>
              <w:top w:val="single" w:color="auto" w:sz="4" w:space="0"/>
              <w:left w:val="nil"/>
              <w:bottom w:val="single" w:color="auto" w:sz="4" w:space="0"/>
              <w:right w:val="single" w:color="auto" w:sz="4" w:space="0"/>
            </w:tcBorders>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C..20</w:t>
            </w:r>
          </w:p>
        </w:tc>
        <w:tc>
          <w:tcPr>
            <w:tcW w:w="944" w:type="dxa"/>
            <w:tcBorders>
              <w:top w:val="single" w:color="auto" w:sz="4" w:space="0"/>
              <w:left w:val="nil"/>
              <w:bottom w:val="single" w:color="auto" w:sz="4" w:space="0"/>
              <w:right w:val="single" w:color="auto" w:sz="4" w:space="0"/>
            </w:tcBorders>
            <w:vAlign w:val="center"/>
          </w:tcPr>
          <w:p>
            <w:pPr>
              <w:jc w:val="center"/>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否</w:t>
            </w:r>
          </w:p>
        </w:tc>
        <w:tc>
          <w:tcPr>
            <w:tcW w:w="5699" w:type="dxa"/>
            <w:tcBorders>
              <w:top w:val="single" w:color="auto" w:sz="4" w:space="0"/>
              <w:left w:val="nil"/>
              <w:bottom w:val="single" w:color="auto" w:sz="4" w:space="0"/>
              <w:right w:val="single" w:color="auto" w:sz="4" w:space="0"/>
            </w:tcBorders>
            <w:vAlign w:val="center"/>
          </w:tcPr>
          <w:p>
            <w:pPr>
              <w:jc w:val="both"/>
              <w:rPr>
                <w:rFonts w:hint="eastAsia" w:ascii="宋体" w:hAnsi="宋体" w:eastAsia="宋体" w:cs="宋体"/>
                <w:strike w:val="0"/>
                <w:dstrike w:val="0"/>
                <w:color w:val="auto"/>
                <w:sz w:val="21"/>
                <w:szCs w:val="21"/>
                <w:highlight w:val="none"/>
              </w:rPr>
            </w:pPr>
            <w:r>
              <w:rPr>
                <w:rFonts w:hint="eastAsia" w:ascii="宋体" w:hAnsi="宋体" w:eastAsia="宋体" w:cs="宋体"/>
                <w:strike w:val="0"/>
                <w:dstrike w:val="0"/>
                <w:color w:val="auto"/>
                <w:sz w:val="21"/>
                <w:szCs w:val="21"/>
                <w:highlight w:val="none"/>
              </w:rPr>
              <w:t>参考1.10.1</w:t>
            </w:r>
            <w:r>
              <w:rPr>
                <w:rFonts w:hint="eastAsia" w:ascii="宋体" w:hAnsi="宋体" w:eastAsia="宋体" w:cs="宋体"/>
                <w:strike w:val="0"/>
                <w:dstrike w:val="0"/>
                <w:color w:val="auto"/>
                <w:sz w:val="21"/>
                <w:szCs w:val="21"/>
                <w:highlight w:val="none"/>
                <w:lang w:val="en-US" w:eastAsia="zh-CN"/>
              </w:rPr>
              <w:t>1</w:t>
            </w:r>
            <w:r>
              <w:rPr>
                <w:rFonts w:hint="eastAsia" w:ascii="宋体" w:hAnsi="宋体" w:eastAsia="宋体" w:cs="宋体"/>
                <w:strike w:val="0"/>
                <w:dstrike w:val="0"/>
                <w:color w:val="auto"/>
                <w:sz w:val="21"/>
                <w:szCs w:val="21"/>
                <w:highlight w:val="none"/>
              </w:rPr>
              <w:t>保证金缴纳方式，多种方式时以半角分号；国家2.0数据规范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价款形式代码</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PRICE_FORM_CODE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C1</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参考1.10.</w:t>
            </w: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价款形式代码；国家2.0数据规范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投标报价金额</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BID_PRICE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N..20,6</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“投标报价金额”与“费率”、“其他类型投标报价”不能全为空或全填写，三选一填写；国家2.0数据规范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投标报价币种</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PRICE_CURRENCY</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C3</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采用GB/T 12406-2008《表示货币和资金的代码》的数字码，例如，人民币是156；国家2.0数据规范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投标报价单位</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PRICE_UNIT</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C1</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参考1.10.4金额单位，此处填写代码0，以元为单位；国家2.0数据规范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费率或其它类型报价</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OTHER_BID_PRICE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C..2000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百分比、下浮率、比率、单价或文字描述类型的报价；“投标报价金额”、“费率或其他类型报价”不能全为空或全填写，二选一填写。国家2.0数据规范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投标工期、服务期、交货期</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TIME_LIMIT</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C..ul</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20号令A.1.12“投标文件”数据集；国家2.0数据规范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投标文件递交时间</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CHECKIN_TIME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yyyyMMddHHmmss</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质量要求</w:t>
            </w:r>
          </w:p>
        </w:tc>
        <w:tc>
          <w:tcPr>
            <w:tcW w:w="3066" w:type="dxa"/>
            <w:vAlign w:val="center"/>
          </w:tcPr>
          <w:p>
            <w:pPr>
              <w:jc w:val="center"/>
              <w:rPr>
                <w:rFonts w:hint="eastAsia" w:ascii="宋体" w:hAnsi="宋体" w:eastAsia="宋体" w:cs="宋体"/>
                <w:color w:val="auto"/>
                <w:sz w:val="21"/>
                <w:szCs w:val="21"/>
                <w:highlight w:val="none"/>
                <w:lang w:bidi="en-US"/>
              </w:rPr>
            </w:pPr>
            <w:r>
              <w:rPr>
                <w:rFonts w:hint="eastAsia" w:ascii="宋体" w:hAnsi="宋体" w:eastAsia="宋体" w:cs="宋体"/>
                <w:color w:val="auto"/>
                <w:sz w:val="21"/>
                <w:szCs w:val="21"/>
                <w:highlight w:val="none"/>
                <w:lang w:bidi="en-US"/>
              </w:rPr>
              <w:t>QUALITY_DEMAND</w:t>
            </w:r>
          </w:p>
        </w:tc>
        <w:tc>
          <w:tcPr>
            <w:tcW w:w="1723" w:type="dxa"/>
            <w:vAlign w:val="center"/>
          </w:tcPr>
          <w:p>
            <w:pPr>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C..50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lang w:bidi="en-US"/>
              </w:rPr>
            </w:pPr>
            <w:r>
              <w:rPr>
                <w:rFonts w:hint="eastAsia" w:ascii="宋体" w:hAnsi="宋体" w:eastAsia="宋体" w:cs="宋体"/>
                <w:color w:val="auto"/>
                <w:sz w:val="21"/>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标书密封情况</w:t>
            </w:r>
          </w:p>
        </w:tc>
        <w:tc>
          <w:tcPr>
            <w:tcW w:w="3066" w:type="dxa"/>
            <w:vAlign w:val="center"/>
          </w:tcPr>
          <w:p>
            <w:pPr>
              <w:jc w:val="center"/>
              <w:rPr>
                <w:rFonts w:hint="eastAsia" w:ascii="宋体" w:hAnsi="宋体" w:eastAsia="宋体" w:cs="宋体"/>
                <w:color w:val="auto"/>
                <w:sz w:val="21"/>
                <w:szCs w:val="21"/>
                <w:highlight w:val="none"/>
                <w:lang w:bidi="en-US"/>
              </w:rPr>
            </w:pPr>
            <w:r>
              <w:rPr>
                <w:rFonts w:hint="eastAsia" w:ascii="宋体" w:hAnsi="宋体" w:eastAsia="宋体" w:cs="宋体"/>
                <w:color w:val="auto"/>
                <w:sz w:val="21"/>
                <w:szCs w:val="21"/>
                <w:highlight w:val="none"/>
                <w:lang w:bidi="en-US"/>
              </w:rPr>
              <w:t>TBFILE_SEAL_SITUATION</w:t>
            </w:r>
          </w:p>
        </w:tc>
        <w:tc>
          <w:tcPr>
            <w:tcW w:w="1723" w:type="dxa"/>
            <w:vAlign w:val="center"/>
          </w:tcPr>
          <w:p>
            <w:pPr>
              <w:jc w:val="center"/>
              <w:rPr>
                <w:rFonts w:hint="eastAsia" w:ascii="宋体" w:hAnsi="宋体" w:eastAsia="宋体" w:cs="宋体"/>
                <w:color w:val="auto"/>
                <w:kern w:val="0"/>
                <w:sz w:val="21"/>
                <w:szCs w:val="21"/>
                <w:highlight w:val="none"/>
              </w:rPr>
            </w:pPr>
            <w:r>
              <w:rPr>
                <w:rFonts w:hint="eastAsia" w:ascii="宋体" w:hAnsi="宋体" w:eastAsia="宋体" w:cs="宋体"/>
                <w:color w:val="auto"/>
                <w:kern w:val="0"/>
                <w:sz w:val="21"/>
                <w:szCs w:val="21"/>
                <w:highlight w:val="none"/>
              </w:rPr>
              <w:t>C1</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lang w:bidi="en-US"/>
              </w:rPr>
            </w:pPr>
            <w:r>
              <w:rPr>
                <w:rFonts w:hint="eastAsia" w:ascii="宋体" w:hAnsi="宋体" w:eastAsia="宋体" w:cs="宋体"/>
                <w:color w:val="auto"/>
                <w:sz w:val="21"/>
                <w:szCs w:val="21"/>
                <w:highlight w:val="none"/>
                <w:lang w:bidi="en-US"/>
              </w:rPr>
              <w:t>参考1.10.32密封情况；业务需要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其他开标内容</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OTHER_OPEN_BID_CONTENT</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C..ul</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不同项之间以半角分号分隔，标签和值之间以半角冒号分隔；例：投标保证金(有/无)：有；投标声明：无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投标人mac地址</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MAC_ADDRESS_OF_BIDDER</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C..500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投标文件上传的电脑mac地址；业务需要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投标人IP地址</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BIDDER'S_IP_ADDRESS</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C..500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投标文件上传的电脑IP地址；业务需要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投标文件制作机器码</w:t>
            </w:r>
          </w:p>
        </w:tc>
        <w:tc>
          <w:tcPr>
            <w:tcW w:w="3066" w:type="dxa"/>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macaddress</w:t>
            </w:r>
          </w:p>
        </w:tc>
        <w:tc>
          <w:tcPr>
            <w:tcW w:w="1723" w:type="dxa"/>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C..100</w:t>
            </w:r>
          </w:p>
        </w:tc>
        <w:tc>
          <w:tcPr>
            <w:tcW w:w="944" w:type="dxa"/>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否</w:t>
            </w:r>
          </w:p>
        </w:tc>
        <w:tc>
          <w:tcPr>
            <w:tcW w:w="5699" w:type="dxa"/>
            <w:vAlign w:val="center"/>
          </w:tcPr>
          <w:p>
            <w:pPr>
              <w:jc w:val="both"/>
              <w:rPr>
                <w:rFonts w:hint="eastAsia" w:ascii="宋体" w:hAnsi="宋体" w:eastAsia="宋体" w:cs="宋体"/>
                <w:b w:val="0"/>
                <w:bCs w:val="0"/>
                <w:color w:val="auto"/>
                <w:kern w:val="2"/>
                <w:sz w:val="21"/>
                <w:szCs w:val="21"/>
                <w:highlight w:val="red"/>
                <w:lang w:val="en-US" w:eastAsia="zh-CN" w:bidi="ar-SA"/>
              </w:rPr>
            </w:pPr>
            <w:r>
              <w:rPr>
                <w:rFonts w:hint="eastAsia" w:ascii="宋体" w:hAnsi="宋体" w:eastAsia="宋体" w:cs="宋体"/>
                <w:color w:val="auto"/>
                <w:sz w:val="21"/>
                <w:szCs w:val="21"/>
                <w:highlight w:val="none"/>
                <w:lang w:val="en-US" w:eastAsia="zh-CN"/>
              </w:rPr>
              <w:t>投标人制作投标文件时，通过采集其电脑的mac地址、硬盘序列号、CPU号、主板号等，用于判断投标文件是否由同一台电脑制作。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文件创建标识码</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Createguid</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C..50</w:t>
            </w:r>
          </w:p>
        </w:tc>
        <w:tc>
          <w:tcPr>
            <w:tcW w:w="944" w:type="dxa"/>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新建标书时，会自动生成一串识别号，该识别号具有唯一性且不会随着内容的修改而发生变化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是否解密</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IsJieMi</w:t>
            </w:r>
          </w:p>
        </w:tc>
        <w:tc>
          <w:tcPr>
            <w:tcW w:w="1723" w:type="dxa"/>
            <w:vAlign w:val="center"/>
          </w:tcPr>
          <w:p>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C..50</w:t>
            </w:r>
          </w:p>
        </w:tc>
        <w:tc>
          <w:tcPr>
            <w:tcW w:w="944" w:type="dxa"/>
            <w:vAlign w:val="center"/>
          </w:tcPr>
          <w:p>
            <w:pPr>
              <w:spacing w:line="360" w:lineRule="auto"/>
              <w:jc w:val="center"/>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用于区分单位是否已解密</w:t>
            </w:r>
          </w:p>
          <w:p>
            <w:pPr>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1-解密成功</w:t>
            </w:r>
          </w:p>
          <w:p>
            <w:pPr>
              <w:jc w:val="both"/>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2、3-解密失败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cs="宋体"/>
                <w:color w:val="auto"/>
                <w:sz w:val="21"/>
                <w:szCs w:val="21"/>
                <w:highlight w:val="none"/>
                <w:lang w:val="en-US" w:eastAsia="zh-CN"/>
              </w:rPr>
              <w:t>投标文件</w:t>
            </w:r>
            <w:r>
              <w:rPr>
                <w:rFonts w:hint="eastAsia" w:ascii="宋体" w:hAnsi="宋体" w:eastAsia="宋体" w:cs="宋体"/>
                <w:color w:val="auto"/>
                <w:sz w:val="21"/>
                <w:szCs w:val="21"/>
                <w:highlight w:val="none"/>
              </w:rPr>
              <w:t>解密IP</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JMip</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C..50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b w:val="0"/>
                <w:bCs w:val="0"/>
                <w:color w:val="auto"/>
                <w:sz w:val="21"/>
                <w:szCs w:val="21"/>
                <w:highlight w:val="none"/>
                <w:lang w:val="en-US" w:eastAsia="zh-CN"/>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b w:val="0"/>
                <w:bCs w:val="0"/>
                <w:color w:val="auto"/>
                <w:sz w:val="21"/>
                <w:szCs w:val="21"/>
                <w:highlight w:val="none"/>
                <w:lang w:val="en-US" w:eastAsia="zh-CN"/>
              </w:rPr>
              <w:t xml:space="preserve">文件解密时IP（外围IP） </w:t>
            </w:r>
            <w:r>
              <w:rPr>
                <w:rFonts w:hint="eastAsia" w:ascii="宋体" w:hAnsi="宋体" w:eastAsia="宋体" w:cs="宋体"/>
                <w:b w:val="0"/>
                <w:bCs w:val="0"/>
                <w:color w:val="auto"/>
                <w:sz w:val="21"/>
                <w:szCs w:val="21"/>
                <w:highlight w:val="none"/>
              </w:rPr>
              <w:t>用于判断</w:t>
            </w:r>
            <w:r>
              <w:rPr>
                <w:rFonts w:hint="eastAsia" w:ascii="宋体" w:hAnsi="宋体" w:cs="宋体"/>
                <w:b w:val="0"/>
                <w:bCs w:val="0"/>
                <w:color w:val="auto"/>
                <w:sz w:val="21"/>
                <w:szCs w:val="21"/>
                <w:highlight w:val="none"/>
                <w:lang w:val="en-US" w:eastAsia="zh-CN"/>
              </w:rPr>
              <w:t>投标文件</w:t>
            </w:r>
            <w:r>
              <w:rPr>
                <w:rFonts w:hint="eastAsia" w:ascii="宋体" w:hAnsi="宋体" w:eastAsia="宋体" w:cs="宋体"/>
                <w:b w:val="0"/>
                <w:bCs w:val="0"/>
                <w:color w:val="auto"/>
                <w:sz w:val="21"/>
                <w:szCs w:val="21"/>
                <w:highlight w:val="none"/>
              </w:rPr>
              <w:t>是否解密，如果有两次取第一次（可能解密失败第二次解密）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31" w:type="dxa"/>
            <w:vAlign w:val="center"/>
          </w:tcPr>
          <w:p>
            <w:pPr>
              <w:pStyle w:val="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授权代表姓名</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BIDDER_DUTY_Name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C..50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tabs>
                <w:tab w:val="left" w:pos="1179"/>
              </w:tabs>
              <w:jc w:val="both"/>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pStyle w:val="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授权代表人证件类型</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BIDDER_DUTY_CODE_TYPE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C2</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参考1.10.1身份证件类型代码；业务需要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pStyle w:val="5"/>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授权代表证件号码</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BIDDER_DUTY_CODE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C..18</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投标文件下载地址</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TBFILE_DOWN_URL</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C..200</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否</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投标文件zip包；业务需要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来源交易系统</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FROM_TRADE_PLAT_CODE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C8</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lang w:eastAsia="zh-CN" w:bidi="en-US"/>
              </w:rPr>
            </w:pPr>
            <w:r>
              <w:rPr>
                <w:rFonts w:hint="eastAsia" w:ascii="宋体" w:hAnsi="宋体" w:eastAsia="宋体" w:cs="宋体"/>
                <w:color w:val="auto"/>
                <w:sz w:val="21"/>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附件关联标识号</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ATTACHMENT_CODE</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C..ul</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参考</w:t>
            </w:r>
            <w:r>
              <w:rPr>
                <w:rFonts w:hint="eastAsia" w:ascii="宋体" w:hAnsi="宋体" w:eastAsia="宋体" w:cs="宋体"/>
                <w:color w:val="auto"/>
                <w:sz w:val="21"/>
                <w:szCs w:val="21"/>
                <w:highlight w:val="none"/>
                <w:lang w:bidi="en-US"/>
              </w:rPr>
              <w:t>附录B</w:t>
            </w:r>
            <w:r>
              <w:rPr>
                <w:rFonts w:hint="eastAsia" w:ascii="宋体" w:hAnsi="宋体" w:eastAsia="宋体" w:cs="宋体"/>
                <w:color w:val="auto"/>
                <w:sz w:val="21"/>
                <w:szCs w:val="21"/>
                <w:highlight w:val="none"/>
              </w:rPr>
              <w:t>附件关联标识号，多个附件关联标识号以半角分号隔开；20号令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数据时间戳</w:t>
            </w:r>
          </w:p>
        </w:tc>
        <w:tc>
          <w:tcPr>
            <w:tcW w:w="306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SUBMIT_TIMESTAMP</w:t>
            </w:r>
          </w:p>
        </w:tc>
        <w:tc>
          <w:tcPr>
            <w:tcW w:w="1723"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yyyyMMddHHmmss</w:t>
            </w:r>
          </w:p>
        </w:tc>
        <w:tc>
          <w:tcPr>
            <w:tcW w:w="944"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5699" w:type="dxa"/>
            <w:vAlign w:val="center"/>
          </w:tcPr>
          <w:p>
            <w:pPr>
              <w:jc w:val="both"/>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根据10号令第十一条对发布媒介和交易平台的及时性要求</w:t>
            </w:r>
          </w:p>
        </w:tc>
      </w:tr>
    </w:tbl>
    <w:p>
      <w:pPr>
        <w:pStyle w:val="3"/>
        <w:spacing w:line="240" w:lineRule="auto"/>
        <w:ind w:left="283" w:hanging="283"/>
        <w:rPr>
          <w:rFonts w:ascii="宋体" w:hAnsi="宋体" w:cs="宋体"/>
          <w:color w:val="auto"/>
          <w:highlight w:val="none"/>
        </w:rPr>
      </w:pPr>
      <w:bookmarkStart w:id="176" w:name="_Toc19994_WPSOffice_Level2"/>
      <w:bookmarkStart w:id="177" w:name="_Toc18498"/>
      <w:bookmarkStart w:id="178" w:name="_Toc11640_WPSOffice_Level2"/>
      <w:bookmarkStart w:id="179" w:name="_Toc2692"/>
      <w:bookmarkStart w:id="180" w:name="_Toc2559"/>
      <w:r>
        <w:rPr>
          <w:rFonts w:hint="eastAsia" w:ascii="宋体" w:hAnsi="宋体" w:cs="宋体"/>
          <w:color w:val="auto"/>
          <w:highlight w:val="none"/>
        </w:rPr>
        <w:t>评标（候选人公示提交审核时推送）</w:t>
      </w:r>
      <w:bookmarkEnd w:id="176"/>
      <w:bookmarkEnd w:id="177"/>
      <w:bookmarkEnd w:id="178"/>
      <w:bookmarkEnd w:id="179"/>
      <w:bookmarkEnd w:id="180"/>
    </w:p>
    <w:p>
      <w:pPr>
        <w:pStyle w:val="4"/>
        <w:numPr>
          <w:ilvl w:val="2"/>
          <w:numId w:val="1"/>
        </w:numPr>
        <w:spacing w:line="240" w:lineRule="auto"/>
        <w:rPr>
          <w:rFonts w:ascii="宋体" w:hAnsi="宋体" w:cs="宋体"/>
          <w:color w:val="auto"/>
          <w:highlight w:val="none"/>
        </w:rPr>
      </w:pPr>
      <w:bookmarkStart w:id="181" w:name="_Toc30711_WPSOffice_Level3"/>
      <w:bookmarkStart w:id="182" w:name="_Toc2268"/>
      <w:bookmarkStart w:id="183" w:name="_Toc15696"/>
      <w:bookmarkStart w:id="184" w:name="_Toc26334"/>
      <w:r>
        <w:rPr>
          <w:rFonts w:hint="eastAsia" w:ascii="宋体" w:hAnsi="宋体" w:cs="宋体"/>
          <w:color w:val="auto"/>
          <w:highlight w:val="none"/>
        </w:rPr>
        <w:t>评标情况</w:t>
      </w:r>
      <w:bookmarkEnd w:id="181"/>
      <w:bookmarkEnd w:id="182"/>
      <w:bookmarkEnd w:id="183"/>
      <w:bookmarkEnd w:id="184"/>
      <w:r>
        <w:rPr>
          <w:rFonts w:hint="eastAsia" w:ascii="宋体" w:hAnsi="宋体" w:cs="宋体"/>
          <w:color w:val="auto"/>
          <w:highlight w:val="none"/>
        </w:rPr>
        <w:t xml:space="preserve"> </w:t>
      </w:r>
    </w:p>
    <w:tbl>
      <w:tblPr>
        <w:tblStyle w:val="13"/>
        <w:tblW w:w="14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8"/>
        <w:gridCol w:w="3086"/>
        <w:gridCol w:w="1693"/>
        <w:gridCol w:w="963"/>
        <w:gridCol w:w="5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2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69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6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9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标段（包）编号</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693"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C23</w:t>
            </w:r>
          </w:p>
        </w:tc>
        <w:tc>
          <w:tcPr>
            <w:tcW w:w="96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统一交易标识码的构成；</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评标开始时间</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EVALUATION_BEGINTIME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评标结束时间</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EVALUATION_ENDTIME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推荐单位一</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RECOMMEND_RANKING_FIRST</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推荐单位一社会统一信用代码</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RECOMMEND_RANKING_FIRST_LEGAL_CODE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推荐单位二</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RECOMMEND_RANKING_SECOND</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推荐单位二社会统一信用代码</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RECOMMEND_RANKING_SECOND_LEGAL_CODE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推荐单位三</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RECOMMEND_RANKING_THIRED</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推荐单位三社会统一信用代码</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RECOMMEND_RANKING_ THIRED _EGAL_CODE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评标报告标题</w:t>
            </w:r>
          </w:p>
        </w:tc>
        <w:tc>
          <w:tcPr>
            <w:tcW w:w="308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NOTICE_NAME</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4"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评标报告正文</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EVALUATION_CONTENT</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4"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评标结果</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EVALUATION_RESULT</w:t>
            </w:r>
          </w:p>
        </w:tc>
        <w:tc>
          <w:tcPr>
            <w:tcW w:w="1693"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9</w:t>
            </w:r>
            <w:r>
              <w:rPr>
                <w:rFonts w:hint="eastAsia" w:ascii="宋体" w:hAnsi="宋体" w:cs="宋体"/>
                <w:color w:val="auto"/>
                <w:szCs w:val="21"/>
                <w:highlight w:val="none"/>
                <w:lang w:bidi="en-US"/>
              </w:rPr>
              <w:t>评标结果；国家2.0数据规范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是否回退</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ISBACK</w:t>
            </w:r>
          </w:p>
        </w:tc>
        <w:tc>
          <w:tcPr>
            <w:tcW w:w="169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评标过程中是否存在系统回退行为；业务需要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回退原因</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BACKREASON</w:t>
            </w:r>
          </w:p>
        </w:tc>
        <w:tc>
          <w:tcPr>
            <w:tcW w:w="169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评标过程中系统回退原因；业务需要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基准价</w:t>
            </w:r>
          </w:p>
        </w:tc>
        <w:tc>
          <w:tcPr>
            <w:tcW w:w="3086" w:type="dxa"/>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JZPrice</w:t>
            </w:r>
          </w:p>
        </w:tc>
        <w:tc>
          <w:tcPr>
            <w:tcW w:w="1693" w:type="dxa"/>
            <w:vAlign w:val="center"/>
          </w:tcPr>
          <w:p>
            <w:pPr>
              <w:widowControl/>
              <w:jc w:val="center"/>
              <w:rPr>
                <w:rFonts w:hint="eastAsia" w:ascii="宋体" w:hAnsi="宋体" w:eastAsia="宋体" w:cs="宋体"/>
                <w:color w:val="auto"/>
                <w:szCs w:val="21"/>
                <w:highlight w:val="none"/>
                <w:lang w:val="en-US" w:eastAsia="zh-CN"/>
              </w:rPr>
            </w:pPr>
            <w:r>
              <w:rPr>
                <w:rFonts w:hint="eastAsia" w:ascii="宋体" w:hAnsi="宋体" w:cs="宋体"/>
                <w:color w:val="auto"/>
                <w:kern w:val="0"/>
                <w:szCs w:val="21"/>
                <w:highlight w:val="none"/>
              </w:rPr>
              <w:t>N..18,</w:t>
            </w:r>
            <w:r>
              <w:rPr>
                <w:rFonts w:hint="eastAsia" w:ascii="宋体" w:hAnsi="宋体" w:cs="宋体"/>
                <w:color w:val="auto"/>
                <w:kern w:val="0"/>
                <w:szCs w:val="21"/>
                <w:highlight w:val="none"/>
                <w:lang w:val="en-US" w:eastAsia="zh-CN"/>
              </w:rPr>
              <w:t>6</w:t>
            </w:r>
          </w:p>
        </w:tc>
        <w:tc>
          <w:tcPr>
            <w:tcW w:w="963" w:type="dxa"/>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是</w:t>
            </w:r>
          </w:p>
        </w:tc>
        <w:tc>
          <w:tcPr>
            <w:tcW w:w="5694" w:type="dxa"/>
            <w:vAlign w:val="center"/>
          </w:tcPr>
          <w:p>
            <w:pPr>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 xml:space="preserve">工程类评标办法需要单位：元 </w:t>
            </w:r>
          </w:p>
          <w:p>
            <w:pP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没有基准价的标段按0填入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6"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6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69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69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4"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185" w:name="_Toc24497"/>
      <w:bookmarkStart w:id="186" w:name="_Toc31354_WPSOffice_Level3"/>
      <w:bookmarkStart w:id="187" w:name="_Toc15090"/>
      <w:r>
        <w:rPr>
          <w:rFonts w:hint="eastAsia" w:ascii="宋体" w:hAnsi="宋体" w:cs="宋体"/>
          <w:color w:val="auto"/>
          <w:highlight w:val="none"/>
        </w:rPr>
        <w:t>评标明细</w:t>
      </w:r>
      <w:bookmarkEnd w:id="185"/>
      <w:bookmarkEnd w:id="186"/>
      <w:bookmarkEnd w:id="187"/>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5"/>
        <w:gridCol w:w="3098"/>
        <w:gridCol w:w="1740"/>
        <w:gridCol w:w="897"/>
        <w:gridCol w:w="5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3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9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89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9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标段（包）编号</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740"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C23</w:t>
            </w:r>
          </w:p>
        </w:tc>
        <w:tc>
          <w:tcPr>
            <w:tcW w:w="89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UNIFIED_DEAL_CODE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统一交易标识码的构成；</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投标单位名称</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BIDDER_NAME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单位统一社会信用代码</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LEGAL_CODE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项目负责人姓名</w:t>
            </w:r>
          </w:p>
        </w:tc>
        <w:tc>
          <w:tcPr>
            <w:tcW w:w="30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PM_NAME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中标候选人按照招标文件要求承诺的项目负责人；20号令A.1.12“投标文件”数据集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投标报价（元/%）</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BID_PRICE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w:t>
            </w:r>
            <w:r>
              <w:rPr>
                <w:rFonts w:ascii="宋体" w:hAnsi="宋体" w:cs="宋体"/>
                <w:color w:val="auto"/>
                <w:szCs w:val="21"/>
                <w:highlight w:val="none"/>
              </w:rPr>
              <w:t>分</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PRICE_SCORE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3"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w:t>
            </w:r>
            <w:r>
              <w:rPr>
                <w:rFonts w:ascii="宋体" w:hAnsi="宋体" w:cs="宋体"/>
                <w:color w:val="auto"/>
                <w:szCs w:val="21"/>
                <w:highlight w:val="none"/>
                <w:lang w:bidi="en-US"/>
              </w:rPr>
              <w:t>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汇总分</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SUM_SCORE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排名</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RANKING</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是否废标</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IS_CANCEL_TBFILE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废标原因</w:t>
            </w:r>
          </w:p>
        </w:tc>
        <w:tc>
          <w:tcPr>
            <w:tcW w:w="309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CANCEL_TBFILE_DETAIL_SITUATION</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投标文件下载地址</w:t>
            </w:r>
          </w:p>
        </w:tc>
        <w:tc>
          <w:tcPr>
            <w:tcW w:w="30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TBFILEURL</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8" w:type="dxa"/>
            <w:vAlign w:val="center"/>
          </w:tcPr>
          <w:p>
            <w:pPr>
              <w:jc w:val="center"/>
              <w:rPr>
                <w:rFonts w:ascii="宋体" w:hAnsi="宋体" w:cs="宋体"/>
                <w:color w:val="auto"/>
                <w:szCs w:val="21"/>
                <w:highlight w:val="none"/>
              </w:rPr>
            </w:pPr>
            <w:r>
              <w:rPr>
                <w:rFonts w:ascii="宋体" w:hAnsi="宋体" w:cs="宋体"/>
                <w:color w:val="auto"/>
                <w:szCs w:val="21"/>
                <w:highlight w:val="none"/>
              </w:rPr>
              <w:t>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8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3"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188" w:name="_Toc452111861"/>
      <w:bookmarkStart w:id="189" w:name="_Toc452050141"/>
      <w:bookmarkStart w:id="190" w:name="_Toc6031"/>
      <w:bookmarkStart w:id="191" w:name="_Toc4959"/>
      <w:bookmarkStart w:id="192" w:name="_Toc22029"/>
      <w:bookmarkStart w:id="193" w:name="_Toc2247323"/>
      <w:bookmarkStart w:id="194" w:name="_Toc32234_WPSOffice_Level3"/>
      <w:bookmarkStart w:id="195" w:name="_Toc452111602"/>
      <w:bookmarkStart w:id="196" w:name="_Toc23305"/>
      <w:bookmarkStart w:id="197" w:name="_Toc2195"/>
      <w:bookmarkStart w:id="198" w:name="_Toc522354541"/>
      <w:bookmarkStart w:id="199" w:name="_Toc517973942"/>
      <w:bookmarkStart w:id="200" w:name="_Toc30041"/>
      <w:bookmarkStart w:id="201" w:name="_Toc456856422"/>
      <w:r>
        <w:rPr>
          <w:rFonts w:hint="eastAsia" w:ascii="宋体" w:hAnsi="宋体" w:cs="宋体"/>
          <w:color w:val="auto"/>
          <w:highlight w:val="none"/>
        </w:rPr>
        <w:t>评标专家</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r>
        <w:rPr>
          <w:rFonts w:hint="eastAsia" w:ascii="宋体" w:hAnsi="宋体" w:cs="宋体"/>
          <w:color w:val="auto"/>
          <w:highlight w:val="none"/>
        </w:rPr>
        <w:t xml:space="preserve"> </w:t>
      </w:r>
    </w:p>
    <w:tbl>
      <w:tblPr>
        <w:tblStyle w:val="13"/>
        <w:tblW w:w="14163" w:type="dxa"/>
        <w:jc w:val="center"/>
        <w:tblLayout w:type="fixed"/>
        <w:tblCellMar>
          <w:top w:w="0" w:type="dxa"/>
          <w:left w:w="108" w:type="dxa"/>
          <w:bottom w:w="0" w:type="dxa"/>
          <w:right w:w="108" w:type="dxa"/>
        </w:tblCellMar>
      </w:tblPr>
      <w:tblGrid>
        <w:gridCol w:w="2740"/>
        <w:gridCol w:w="3097"/>
        <w:gridCol w:w="1734"/>
        <w:gridCol w:w="921"/>
        <w:gridCol w:w="5671"/>
      </w:tblGrid>
      <w:tr>
        <w:tblPrEx>
          <w:tblCellMar>
            <w:top w:w="0" w:type="dxa"/>
            <w:left w:w="108" w:type="dxa"/>
            <w:bottom w:w="0" w:type="dxa"/>
            <w:right w:w="108" w:type="dxa"/>
          </w:tblCellMar>
        </w:tblPrEx>
        <w:trPr>
          <w:trHeight w:val="567" w:hRule="atLeast"/>
          <w:tblHeader/>
          <w:jc w:val="center"/>
        </w:trPr>
        <w:tc>
          <w:tcPr>
            <w:tcW w:w="274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97"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w:t>
            </w:r>
          </w:p>
        </w:tc>
        <w:tc>
          <w:tcPr>
            <w:tcW w:w="1734"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21"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1"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标段（包）编号</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C23</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统一交易标识码的构成；</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专家类别</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EXPERT_TYPE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C1</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参考1.10.1</w:t>
            </w:r>
            <w:r>
              <w:rPr>
                <w:rFonts w:hint="eastAsia" w:ascii="宋体" w:hAnsi="宋体" w:cs="宋体"/>
                <w:strike w:val="0"/>
                <w:dstrike w:val="0"/>
                <w:color w:val="auto"/>
                <w:szCs w:val="21"/>
                <w:highlight w:val="none"/>
                <w:lang w:val="en-US" w:eastAsia="zh-CN"/>
              </w:rPr>
              <w:t>3</w:t>
            </w:r>
            <w:r>
              <w:rPr>
                <w:rFonts w:hint="eastAsia" w:ascii="宋体" w:hAnsi="宋体" w:cs="宋体"/>
                <w:strike w:val="0"/>
                <w:dstrike w:val="0"/>
                <w:color w:val="auto"/>
                <w:szCs w:val="21"/>
                <w:highlight w:val="none"/>
              </w:rPr>
              <w:t>专家类别；国家2.0数据规范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专家姓名</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EXPERT_NAME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专家身份证件号</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ID_CARD</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专家身份证件类型</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ID_CARD_TYPE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C2</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参考1.10.1身份证件类型代码；国家2.0数据规范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专家评审专业</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EXPERT_MAJOR</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否</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w:t>
            </w:r>
            <w:r>
              <w:rPr>
                <w:rFonts w:ascii="宋体" w:hAnsi="宋体" w:cs="宋体"/>
                <w:strike w:val="0"/>
                <w:dstrike w:val="0"/>
                <w:color w:val="auto"/>
                <w:szCs w:val="21"/>
                <w:highlight w:val="none"/>
              </w:rPr>
              <w:t>需要</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lang w:bidi="en-US"/>
              </w:rPr>
              <w:t>是否资格预审</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lang w:bidi="en-US"/>
              </w:rPr>
              <w:t>IS_QUALI_AUDIT</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kern w:val="0"/>
                <w:szCs w:val="21"/>
                <w:highlight w:val="none"/>
              </w:rPr>
              <w:t>C1</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lang w:bidi="en-US"/>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lang w:bidi="en-US"/>
              </w:rPr>
              <w:t>参考</w:t>
            </w:r>
            <w:r>
              <w:rPr>
                <w:rFonts w:hint="eastAsia" w:ascii="宋体" w:hAnsi="宋体" w:cs="宋体"/>
                <w:strike w:val="0"/>
                <w:dstrike w:val="0"/>
                <w:color w:val="auto"/>
                <w:szCs w:val="21"/>
                <w:highlight w:val="none"/>
              </w:rPr>
              <w:t>1.10.2</w:t>
            </w:r>
            <w:r>
              <w:rPr>
                <w:rFonts w:hint="eastAsia" w:ascii="宋体" w:hAnsi="宋体" w:cs="宋体"/>
                <w:strike w:val="0"/>
                <w:dstrike w:val="0"/>
                <w:color w:val="auto"/>
                <w:szCs w:val="21"/>
                <w:highlight w:val="none"/>
                <w:lang w:bidi="en-US"/>
              </w:rPr>
              <w:t>是否代码；业务需要</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是否为评标组长</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IS_CHAIR_MAN</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C1</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参考1.10.2是否代码；国家2.0数据规范</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w:t>
            </w:r>
          </w:p>
        </w:tc>
      </w:tr>
      <w:tr>
        <w:tblPrEx>
          <w:tblCellMar>
            <w:top w:w="0" w:type="dxa"/>
            <w:left w:w="108" w:type="dxa"/>
            <w:bottom w:w="0" w:type="dxa"/>
            <w:right w:w="108" w:type="dxa"/>
          </w:tblCellMar>
        </w:tblPrEx>
        <w:trPr>
          <w:trHeight w:val="567" w:hRule="atLeast"/>
          <w:jc w:val="center"/>
        </w:trPr>
        <w:tc>
          <w:tcPr>
            <w:tcW w:w="27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7"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3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21"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202" w:name="_Toc32744"/>
      <w:bookmarkStart w:id="203" w:name="_Toc15463"/>
      <w:bookmarkStart w:id="204" w:name="_Toc31430_WPSOffice_Level3"/>
      <w:r>
        <w:rPr>
          <w:rFonts w:hint="eastAsia" w:ascii="宋体" w:hAnsi="宋体" w:cs="宋体"/>
          <w:color w:val="auto"/>
          <w:highlight w:val="none"/>
        </w:rPr>
        <w:t>招标人代表-人员</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2"/>
        <w:gridCol w:w="3083"/>
        <w:gridCol w:w="1715"/>
        <w:gridCol w:w="932"/>
        <w:gridCol w:w="5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3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1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3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0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15"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93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701"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参考附录B统一交易标识码编码</w:t>
            </w:r>
            <w:r>
              <w:rPr>
                <w:rFonts w:hint="eastAsia" w:ascii="宋体" w:hAnsi="宋体" w:cs="宋体"/>
                <w:color w:val="auto"/>
                <w:szCs w:val="21"/>
                <w:highlight w:val="none"/>
                <w:lang w:val="en-US" w:eastAsia="zh-CN" w:bidi="en-US"/>
              </w:rPr>
              <w:t>规则</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是否资格预审</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IS_QUALI_AUDIT</w:t>
            </w:r>
          </w:p>
        </w:tc>
        <w:tc>
          <w:tcPr>
            <w:tcW w:w="1715"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C1</w:t>
            </w:r>
          </w:p>
        </w:tc>
        <w:tc>
          <w:tcPr>
            <w:tcW w:w="93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701"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招标人代表姓名</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EXPERT_NAME</w:t>
            </w:r>
          </w:p>
        </w:tc>
        <w:tc>
          <w:tcPr>
            <w:tcW w:w="1715"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C..100</w:t>
            </w:r>
          </w:p>
        </w:tc>
        <w:tc>
          <w:tcPr>
            <w:tcW w:w="932" w:type="dxa"/>
            <w:vAlign w:val="center"/>
          </w:tcPr>
          <w:p>
            <w:pPr>
              <w:jc w:val="center"/>
              <w:rPr>
                <w:rFonts w:ascii="宋体" w:hAnsi="宋体" w:cs="宋体"/>
                <w:color w:val="auto"/>
                <w:szCs w:val="21"/>
                <w:highlight w:val="none"/>
                <w:lang w:bidi="en-US"/>
              </w:rPr>
            </w:pPr>
            <w:r>
              <w:rPr>
                <w:rFonts w:hint="eastAsia" w:ascii="宋体" w:hAnsi="宋体" w:cs="宋体"/>
                <w:iCs/>
                <w:color w:val="auto"/>
                <w:szCs w:val="21"/>
                <w:highlight w:val="none"/>
              </w:rPr>
              <w:t>是</w:t>
            </w:r>
          </w:p>
        </w:tc>
        <w:tc>
          <w:tcPr>
            <w:tcW w:w="5701" w:type="dxa"/>
            <w:vAlign w:val="center"/>
          </w:tcPr>
          <w:p>
            <w:pPr>
              <w:jc w:val="left"/>
              <w:rPr>
                <w:rFonts w:ascii="宋体" w:hAnsi="宋体" w:cs="宋体"/>
                <w:iCs/>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招标人代表身份证号</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EXPERT_IDCARD</w:t>
            </w:r>
          </w:p>
        </w:tc>
        <w:tc>
          <w:tcPr>
            <w:tcW w:w="171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32" w:type="dxa"/>
            <w:vAlign w:val="center"/>
          </w:tcPr>
          <w:p>
            <w:pPr>
              <w:jc w:val="center"/>
              <w:rPr>
                <w:rFonts w:ascii="宋体" w:hAnsi="宋体" w:cs="宋体"/>
                <w:color w:val="auto"/>
                <w:szCs w:val="21"/>
                <w:highlight w:val="none"/>
              </w:rPr>
            </w:pPr>
            <w:r>
              <w:rPr>
                <w:rFonts w:hint="eastAsia" w:ascii="宋体" w:hAnsi="宋体" w:cs="宋体"/>
                <w:iCs/>
                <w:color w:val="auto"/>
                <w:szCs w:val="21"/>
                <w:highlight w:val="none"/>
              </w:rPr>
              <w:t>是</w:t>
            </w:r>
          </w:p>
        </w:tc>
        <w:tc>
          <w:tcPr>
            <w:tcW w:w="5701" w:type="dxa"/>
            <w:vAlign w:val="center"/>
          </w:tcPr>
          <w:p>
            <w:pPr>
              <w:jc w:val="left"/>
              <w:rPr>
                <w:rFonts w:ascii="宋体" w:hAnsi="宋体" w:cs="宋体"/>
                <w:iCs/>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职务</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EXPERT_JOB</w:t>
            </w:r>
          </w:p>
        </w:tc>
        <w:tc>
          <w:tcPr>
            <w:tcW w:w="171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32" w:type="dxa"/>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否</w:t>
            </w:r>
          </w:p>
        </w:tc>
        <w:tc>
          <w:tcPr>
            <w:tcW w:w="570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工作单位</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EXPERT_OU</w:t>
            </w:r>
          </w:p>
        </w:tc>
        <w:tc>
          <w:tcPr>
            <w:tcW w:w="171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w:t>
            </w:r>
          </w:p>
        </w:tc>
        <w:tc>
          <w:tcPr>
            <w:tcW w:w="932" w:type="dxa"/>
            <w:vAlign w:val="center"/>
          </w:tcPr>
          <w:p>
            <w:pPr>
              <w:jc w:val="center"/>
              <w:rPr>
                <w:rFonts w:ascii="宋体" w:hAnsi="宋体" w:cs="宋体"/>
                <w:color w:val="auto"/>
                <w:szCs w:val="21"/>
                <w:highlight w:val="none"/>
              </w:rPr>
            </w:pPr>
            <w:r>
              <w:rPr>
                <w:rFonts w:hint="eastAsia" w:ascii="宋体" w:hAnsi="宋体" w:cs="宋体"/>
                <w:iCs/>
                <w:color w:val="auto"/>
                <w:szCs w:val="21"/>
                <w:highlight w:val="none"/>
              </w:rPr>
              <w:t>否</w:t>
            </w:r>
          </w:p>
        </w:tc>
        <w:tc>
          <w:tcPr>
            <w:tcW w:w="570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招标人代表联系方式</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EXPERT_MOBILE</w:t>
            </w:r>
          </w:p>
        </w:tc>
        <w:tc>
          <w:tcPr>
            <w:tcW w:w="171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C11</w:t>
            </w:r>
          </w:p>
        </w:tc>
        <w:tc>
          <w:tcPr>
            <w:tcW w:w="932" w:type="dxa"/>
            <w:vAlign w:val="center"/>
          </w:tcPr>
          <w:p>
            <w:pPr>
              <w:jc w:val="center"/>
              <w:rPr>
                <w:rFonts w:ascii="宋体" w:hAnsi="宋体" w:cs="宋体"/>
                <w:color w:val="auto"/>
                <w:szCs w:val="21"/>
                <w:highlight w:val="none"/>
              </w:rPr>
            </w:pPr>
            <w:r>
              <w:rPr>
                <w:rFonts w:hint="eastAsia" w:ascii="宋体" w:hAnsi="宋体" w:cs="宋体"/>
                <w:iCs/>
                <w:color w:val="auto"/>
                <w:szCs w:val="21"/>
                <w:highlight w:val="none"/>
              </w:rPr>
              <w:t>否</w:t>
            </w:r>
          </w:p>
        </w:tc>
        <w:tc>
          <w:tcPr>
            <w:tcW w:w="570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从事专业</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EXPERT_MAJOR</w:t>
            </w:r>
          </w:p>
        </w:tc>
        <w:tc>
          <w:tcPr>
            <w:tcW w:w="171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w:t>
            </w:r>
          </w:p>
        </w:tc>
        <w:tc>
          <w:tcPr>
            <w:tcW w:w="932" w:type="dxa"/>
            <w:vAlign w:val="center"/>
          </w:tcPr>
          <w:p>
            <w:pPr>
              <w:jc w:val="center"/>
              <w:rPr>
                <w:rFonts w:ascii="宋体" w:hAnsi="宋体" w:cs="宋体"/>
                <w:color w:val="auto"/>
                <w:szCs w:val="21"/>
                <w:highlight w:val="none"/>
              </w:rPr>
            </w:pPr>
            <w:r>
              <w:rPr>
                <w:rFonts w:hint="eastAsia" w:ascii="宋体" w:hAnsi="宋体" w:cs="宋体"/>
                <w:iCs/>
                <w:color w:val="auto"/>
                <w:szCs w:val="21"/>
                <w:highlight w:val="none"/>
              </w:rPr>
              <w:t>否</w:t>
            </w:r>
          </w:p>
        </w:tc>
        <w:tc>
          <w:tcPr>
            <w:tcW w:w="570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专家类别</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EXPERT_TYPE</w:t>
            </w:r>
          </w:p>
        </w:tc>
        <w:tc>
          <w:tcPr>
            <w:tcW w:w="171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参考1.10.1</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专家类别；国家2.0数据规范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评标委员会担任工作</w:t>
            </w:r>
          </w:p>
        </w:tc>
        <w:tc>
          <w:tcPr>
            <w:tcW w:w="308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JURY_JOB</w:t>
            </w:r>
          </w:p>
        </w:tc>
        <w:tc>
          <w:tcPr>
            <w:tcW w:w="171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32" w:type="dxa"/>
            <w:vAlign w:val="center"/>
          </w:tcPr>
          <w:p>
            <w:pPr>
              <w:jc w:val="center"/>
              <w:rPr>
                <w:rFonts w:ascii="宋体" w:hAnsi="宋体" w:cs="宋体"/>
                <w:color w:val="auto"/>
                <w:szCs w:val="21"/>
                <w:highlight w:val="none"/>
              </w:rPr>
            </w:pPr>
            <w:r>
              <w:rPr>
                <w:rFonts w:hint="eastAsia" w:ascii="宋体" w:hAnsi="宋体" w:cs="宋体"/>
                <w:iCs/>
                <w:color w:val="auto"/>
                <w:szCs w:val="21"/>
                <w:highlight w:val="none"/>
              </w:rPr>
              <w:t>否</w:t>
            </w:r>
          </w:p>
        </w:tc>
        <w:tc>
          <w:tcPr>
            <w:tcW w:w="570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参考1.10.</w:t>
            </w:r>
            <w:r>
              <w:rPr>
                <w:rFonts w:hint="eastAsia" w:ascii="宋体" w:hAnsi="宋体" w:cs="宋体"/>
                <w:color w:val="auto"/>
                <w:szCs w:val="21"/>
                <w:highlight w:val="none"/>
                <w:lang w:val="en-US" w:eastAsia="zh-CN" w:bidi="en-US"/>
              </w:rPr>
              <w:t>16</w:t>
            </w:r>
            <w:r>
              <w:rPr>
                <w:rFonts w:hint="eastAsia" w:ascii="宋体" w:hAnsi="宋体" w:cs="宋体"/>
                <w:color w:val="auto"/>
                <w:szCs w:val="21"/>
                <w:highlight w:val="none"/>
              </w:rPr>
              <w:t>评标委员会担任工作</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1"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highlight w:val="none"/>
              </w:rPr>
            </w:pPr>
            <w:r>
              <w:rPr>
                <w:rFonts w:hint="eastAsia" w:ascii="宋体" w:hAnsi="宋体" w:cs="宋体"/>
                <w:color w:val="auto"/>
                <w:highlight w:val="none"/>
              </w:rPr>
              <w:t>附件关联标识号</w:t>
            </w:r>
          </w:p>
        </w:tc>
        <w:tc>
          <w:tcPr>
            <w:tcW w:w="3083" w:type="dxa"/>
            <w:vAlign w:val="center"/>
          </w:tcPr>
          <w:p>
            <w:pPr>
              <w:jc w:val="center"/>
              <w:rPr>
                <w:rFonts w:ascii="宋体" w:hAnsi="宋体" w:cs="宋体"/>
                <w:color w:val="auto"/>
                <w:highlight w:val="none"/>
              </w:rPr>
            </w:pPr>
            <w:r>
              <w:rPr>
                <w:rFonts w:hint="eastAsia" w:ascii="宋体" w:hAnsi="宋体" w:cs="宋体"/>
                <w:color w:val="auto"/>
                <w:highlight w:val="none"/>
              </w:rPr>
              <w:t>ATTACHMENT_CODE</w:t>
            </w:r>
          </w:p>
        </w:tc>
        <w:tc>
          <w:tcPr>
            <w:tcW w:w="1715"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932"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701" w:type="dxa"/>
            <w:vAlign w:val="center"/>
          </w:tcPr>
          <w:p>
            <w:pPr>
              <w:jc w:val="left"/>
              <w:rPr>
                <w:rFonts w:ascii="宋体" w:hAnsi="宋体" w:cs="宋体"/>
                <w:color w:val="auto"/>
                <w:highlight w:val="none"/>
              </w:rPr>
            </w:pPr>
            <w:r>
              <w:rPr>
                <w:rFonts w:hint="eastAsia" w:ascii="宋体" w:hAnsi="宋体" w:cs="宋体"/>
                <w:color w:val="auto"/>
                <w:highlight w:val="none"/>
              </w:rPr>
              <w:t>参考</w:t>
            </w:r>
            <w:r>
              <w:rPr>
                <w:rFonts w:hint="eastAsia" w:ascii="宋体" w:hAnsi="宋体" w:cs="宋体"/>
                <w:color w:val="auto"/>
                <w:szCs w:val="21"/>
                <w:highlight w:val="none"/>
                <w:lang w:bidi="en-US"/>
              </w:rPr>
              <w:t>附录B</w:t>
            </w:r>
            <w:r>
              <w:rPr>
                <w:rFonts w:hint="eastAsia" w:ascii="宋体" w:hAnsi="宋体" w:cs="宋体"/>
                <w:color w:val="auto"/>
                <w:highlight w:val="none"/>
              </w:rPr>
              <w:t>附件关联标识号，多个附件关联标识号以半角分号隔开；</w:t>
            </w:r>
            <w:r>
              <w:rPr>
                <w:rFonts w:hint="eastAsia" w:ascii="宋体" w:hAnsi="宋体" w:cs="宋体"/>
                <w:color w:val="auto"/>
                <w:szCs w:val="21"/>
                <w:highlight w:val="none"/>
              </w:rPr>
              <w:t>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2"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83" w:type="dxa"/>
            <w:vAlign w:val="center"/>
          </w:tcPr>
          <w:p>
            <w:pPr>
              <w:jc w:val="center"/>
              <w:rPr>
                <w:rFonts w:ascii="宋体" w:hAnsi="宋体" w:cs="宋体"/>
                <w:color w:val="auto"/>
                <w:highlight w:val="none"/>
              </w:rPr>
            </w:pPr>
            <w:r>
              <w:rPr>
                <w:rFonts w:hint="eastAsia" w:ascii="宋体" w:hAnsi="宋体" w:cs="宋体"/>
                <w:color w:val="auto"/>
                <w:highlight w:val="none"/>
              </w:rPr>
              <w:t>SUBMIT_TIMESTAMP</w:t>
            </w:r>
          </w:p>
        </w:tc>
        <w:tc>
          <w:tcPr>
            <w:tcW w:w="1715" w:type="dxa"/>
            <w:vAlign w:val="center"/>
          </w:tcPr>
          <w:p>
            <w:pPr>
              <w:jc w:val="center"/>
              <w:rPr>
                <w:rFonts w:ascii="宋体" w:hAnsi="宋体" w:cs="宋体"/>
                <w:color w:val="auto"/>
                <w:highlight w:val="none"/>
              </w:rPr>
            </w:pPr>
            <w:r>
              <w:rPr>
                <w:rFonts w:hint="eastAsia" w:ascii="宋体" w:hAnsi="宋体" w:cs="宋体"/>
                <w:color w:val="auto"/>
                <w:szCs w:val="21"/>
                <w:highlight w:val="none"/>
              </w:rPr>
              <w:t>yyyyMMddHHmmss</w:t>
            </w:r>
          </w:p>
        </w:tc>
        <w:tc>
          <w:tcPr>
            <w:tcW w:w="932"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01" w:type="dxa"/>
            <w:vAlign w:val="center"/>
          </w:tcPr>
          <w:p>
            <w:pPr>
              <w:jc w:val="left"/>
              <w:rPr>
                <w:rFonts w:ascii="宋体" w:hAnsi="宋体" w:cs="宋体"/>
                <w:color w:val="auto"/>
                <w:highlight w:val="none"/>
              </w:rPr>
            </w:pPr>
            <w:r>
              <w:rPr>
                <w:rFonts w:hint="eastAsia" w:ascii="宋体" w:hAnsi="宋体" w:cs="宋体"/>
                <w:color w:val="auto"/>
                <w:highlight w:val="none"/>
              </w:rPr>
              <w:t>根据10号令第十一条对发布媒介和交易平台的及时性要求</w:t>
            </w:r>
          </w:p>
        </w:tc>
      </w:tr>
      <w:bookmarkEnd w:id="202"/>
      <w:bookmarkEnd w:id="203"/>
      <w:bookmarkEnd w:id="204"/>
    </w:tbl>
    <w:p>
      <w:pPr>
        <w:pStyle w:val="4"/>
        <w:numPr>
          <w:ilvl w:val="2"/>
          <w:numId w:val="1"/>
        </w:numPr>
        <w:spacing w:line="240" w:lineRule="auto"/>
        <w:rPr>
          <w:rFonts w:ascii="宋体" w:hAnsi="宋体" w:cs="宋体"/>
          <w:color w:val="auto"/>
          <w:highlight w:val="none"/>
        </w:rPr>
      </w:pPr>
      <w:bookmarkStart w:id="205" w:name="_Toc25392_WPSOffice_Level2"/>
      <w:bookmarkStart w:id="206" w:name="_Toc408_WPSOffice_Level2"/>
      <w:bookmarkStart w:id="207" w:name="_Toc852"/>
      <w:bookmarkStart w:id="208" w:name="_Toc2919"/>
      <w:r>
        <w:rPr>
          <w:rFonts w:hint="eastAsia" w:ascii="宋体" w:hAnsi="宋体" w:cs="宋体"/>
          <w:color w:val="auto"/>
          <w:highlight w:val="none"/>
        </w:rPr>
        <w:t>招标清单项目</w:t>
      </w:r>
    </w:p>
    <w:tbl>
      <w:tblPr>
        <w:tblStyle w:val="14"/>
        <w:tblW w:w="14172"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84"/>
        <w:gridCol w:w="1764"/>
        <w:gridCol w:w="924"/>
        <w:gridCol w:w="5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273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数据格式</w:t>
            </w:r>
          </w:p>
        </w:tc>
        <w:tc>
          <w:tcPr>
            <w:tcW w:w="92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统一交易标识码</w:t>
            </w:r>
          </w:p>
        </w:tc>
        <w:tc>
          <w:tcPr>
            <w:tcW w:w="308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UNIFIED_DEAL_CODE</w:t>
            </w:r>
          </w:p>
        </w:tc>
        <w:tc>
          <w:tcPr>
            <w:tcW w:w="176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2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64" w:type="dxa"/>
            <w:shd w:val="clear" w:color="auto" w:fill="auto"/>
            <w:vAlign w:val="center"/>
          </w:tcPr>
          <w:p>
            <w:pP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投标单位名称</w:t>
            </w:r>
          </w:p>
        </w:tc>
        <w:tc>
          <w:tcPr>
            <w:tcW w:w="3084" w:type="dxa"/>
            <w:shd w:val="clear" w:color="auto" w:fill="auto"/>
            <w:vAlign w:val="top"/>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BIDDER_NAME</w:t>
            </w:r>
          </w:p>
        </w:tc>
        <w:tc>
          <w:tcPr>
            <w:tcW w:w="1764" w:type="dxa"/>
            <w:shd w:val="clear" w:color="auto" w:fill="auto"/>
            <w:vAlign w:val="top"/>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C..18</w:t>
            </w:r>
          </w:p>
        </w:tc>
        <w:tc>
          <w:tcPr>
            <w:tcW w:w="924" w:type="dxa"/>
            <w:shd w:val="clear" w:color="auto" w:fill="auto"/>
            <w:vAlign w:val="top"/>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是</w:t>
            </w:r>
          </w:p>
        </w:tc>
        <w:tc>
          <w:tcPr>
            <w:tcW w:w="5664" w:type="dxa"/>
            <w:shd w:val="clear" w:color="auto" w:fill="auto"/>
            <w:vAlign w:val="top"/>
          </w:tcPr>
          <w:p>
            <w:pP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投标单位</w:t>
            </w:r>
            <w:r>
              <w:rPr>
                <w:rFonts w:hint="eastAsia" w:ascii="宋体" w:hAnsi="宋体" w:cs="宋体"/>
                <w:strike w:val="0"/>
                <w:dstrike w:val="0"/>
                <w:color w:val="auto"/>
                <w:szCs w:val="21"/>
                <w:highlight w:val="none"/>
                <w:lang w:val="en-US" w:eastAsia="zh-CN"/>
              </w:rPr>
              <w:t>统一社会信用代码</w:t>
            </w:r>
          </w:p>
        </w:tc>
        <w:tc>
          <w:tcPr>
            <w:tcW w:w="3084" w:type="dxa"/>
            <w:shd w:val="clear" w:color="auto" w:fill="auto"/>
            <w:vAlign w:val="top"/>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BIDDER_ORG_CODE</w:t>
            </w:r>
          </w:p>
        </w:tc>
        <w:tc>
          <w:tcPr>
            <w:tcW w:w="1764" w:type="dxa"/>
            <w:shd w:val="clear" w:color="auto" w:fill="auto"/>
            <w:vAlign w:val="top"/>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C..50</w:t>
            </w:r>
          </w:p>
        </w:tc>
        <w:tc>
          <w:tcPr>
            <w:tcW w:w="924" w:type="dxa"/>
            <w:shd w:val="clear" w:color="auto" w:fill="auto"/>
            <w:vAlign w:val="top"/>
          </w:tcPr>
          <w:p>
            <w:pPr>
              <w:jc w:val="cente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lang w:val="en-US" w:eastAsia="zh-CN"/>
              </w:rPr>
              <w:t>是</w:t>
            </w:r>
          </w:p>
        </w:tc>
        <w:tc>
          <w:tcPr>
            <w:tcW w:w="5664" w:type="dxa"/>
            <w:shd w:val="clear" w:color="auto" w:fill="auto"/>
            <w:vAlign w:val="top"/>
          </w:tcPr>
          <w:p>
            <w:pPr>
              <w:rPr>
                <w:rFonts w:hint="eastAsia" w:ascii="宋体" w:hAnsi="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GB 32100-2015 《法人和其他组织统一社会信用代码编码规则》或GB 11643－1999《公民身份号码》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清单编码</w:t>
            </w:r>
          </w:p>
        </w:tc>
        <w:tc>
          <w:tcPr>
            <w:tcW w:w="308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BILL_NO</w:t>
            </w:r>
          </w:p>
        </w:tc>
        <w:tc>
          <w:tcPr>
            <w:tcW w:w="176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C..20</w:t>
            </w:r>
          </w:p>
        </w:tc>
        <w:tc>
          <w:tcPr>
            <w:tcW w:w="92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64" w:type="dxa"/>
            <w:shd w:val="clear" w:color="auto" w:fill="auto"/>
            <w:vAlign w:val="center"/>
          </w:tcPr>
          <w:p>
            <w:pP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清单名称</w:t>
            </w:r>
          </w:p>
        </w:tc>
        <w:tc>
          <w:tcPr>
            <w:tcW w:w="308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BILL_NAME</w:t>
            </w:r>
          </w:p>
        </w:tc>
        <w:tc>
          <w:tcPr>
            <w:tcW w:w="176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C..ul</w:t>
            </w:r>
          </w:p>
        </w:tc>
        <w:tc>
          <w:tcPr>
            <w:tcW w:w="92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64" w:type="dxa"/>
            <w:shd w:val="clear" w:color="auto" w:fill="auto"/>
            <w:vAlign w:val="center"/>
          </w:tcPr>
          <w:p>
            <w:pP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单位工程编号</w:t>
            </w:r>
          </w:p>
        </w:tc>
        <w:tc>
          <w:tcPr>
            <w:tcW w:w="308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UNIT_PROJECT_NO</w:t>
            </w:r>
          </w:p>
        </w:tc>
        <w:tc>
          <w:tcPr>
            <w:tcW w:w="176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C..50</w:t>
            </w:r>
          </w:p>
        </w:tc>
        <w:tc>
          <w:tcPr>
            <w:tcW w:w="92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64" w:type="dxa"/>
            <w:shd w:val="clear" w:color="auto" w:fill="auto"/>
            <w:vAlign w:val="center"/>
          </w:tcPr>
          <w:p>
            <w:pP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单位工程名称</w:t>
            </w:r>
          </w:p>
        </w:tc>
        <w:tc>
          <w:tcPr>
            <w:tcW w:w="308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UNIT_PROJECT_NAME</w:t>
            </w:r>
          </w:p>
        </w:tc>
        <w:tc>
          <w:tcPr>
            <w:tcW w:w="176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C..255</w:t>
            </w:r>
          </w:p>
        </w:tc>
        <w:tc>
          <w:tcPr>
            <w:tcW w:w="924" w:type="dxa"/>
            <w:shd w:val="clear" w:color="auto" w:fill="auto"/>
            <w:vAlign w:val="center"/>
          </w:tcPr>
          <w:p>
            <w:pPr>
              <w:jc w:val="cente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是</w:t>
            </w:r>
          </w:p>
        </w:tc>
        <w:tc>
          <w:tcPr>
            <w:tcW w:w="5664" w:type="dxa"/>
            <w:shd w:val="clear" w:color="auto" w:fill="auto"/>
            <w:vAlign w:val="center"/>
          </w:tcPr>
          <w:p>
            <w:pPr>
              <w:rPr>
                <w:rFonts w:ascii="宋体" w:hAnsi="宋体" w:cs="宋体"/>
                <w:strike w:val="0"/>
                <w:dstrike w:val="0"/>
                <w:color w:val="auto"/>
                <w:szCs w:val="21"/>
                <w:highlight w:val="none"/>
              </w:rPr>
            </w:pPr>
            <w:r>
              <w:rPr>
                <w:rFonts w:hint="eastAsia" w:ascii="宋体" w:hAnsi="宋体" w:cs="宋体"/>
                <w:strike w:val="0"/>
                <w:dstrike w:val="0"/>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hint="eastAsia" w:ascii="宋体" w:hAnsi="宋体" w:cs="宋体"/>
                <w:strike w:val="0"/>
                <w:dstrike w:val="0"/>
                <w:color w:val="auto"/>
                <w:szCs w:val="21"/>
                <w:highlight w:val="none"/>
              </w:rPr>
            </w:pPr>
            <w:r>
              <w:rPr>
                <w:rFonts w:hint="eastAsia" w:ascii="宋体" w:hAnsi="宋体" w:cs="宋体"/>
                <w:strike w:val="0"/>
                <w:dstrike w:val="0"/>
                <w:color w:val="auto"/>
                <w:szCs w:val="21"/>
                <w:highlight w:val="none"/>
                <w:lang w:val="en-US" w:eastAsia="zh-CN"/>
              </w:rPr>
              <w:t>计价软件锁号</w:t>
            </w:r>
          </w:p>
        </w:tc>
        <w:tc>
          <w:tcPr>
            <w:tcW w:w="3084" w:type="dxa"/>
            <w:shd w:val="clear" w:color="auto" w:fill="auto"/>
            <w:vAlign w:val="top"/>
          </w:tcPr>
          <w:p>
            <w:pPr>
              <w:jc w:val="center"/>
              <w:rPr>
                <w:rFonts w:hint="eastAsia" w:ascii="宋体" w:hAnsi="宋体" w:cs="宋体"/>
                <w:strike w:val="0"/>
                <w:dstrike w:val="0"/>
                <w:color w:val="auto"/>
                <w:szCs w:val="21"/>
                <w:highlight w:val="none"/>
                <w:lang w:eastAsia="zh-CN"/>
              </w:rPr>
            </w:pPr>
            <w:r>
              <w:rPr>
                <w:rFonts w:hint="eastAsia" w:ascii="宋体" w:hAnsi="宋体" w:cs="宋体"/>
                <w:strike w:val="0"/>
                <w:dstrike w:val="0"/>
                <w:color w:val="auto"/>
                <w:szCs w:val="21"/>
                <w:highlight w:val="none"/>
              </w:rPr>
              <w:t>DogNum</w:t>
            </w:r>
          </w:p>
        </w:tc>
        <w:tc>
          <w:tcPr>
            <w:tcW w:w="1764" w:type="dxa"/>
            <w:shd w:val="clear" w:color="auto" w:fill="auto"/>
            <w:vAlign w:val="top"/>
          </w:tcPr>
          <w:p>
            <w:pPr>
              <w:spacing w:line="360" w:lineRule="auto"/>
              <w:rPr>
                <w:rFonts w:hint="eastAsia" w:ascii="宋体" w:hAnsi="宋体" w:eastAsia="宋体" w:cs="宋体"/>
                <w:strike w:val="0"/>
                <w:dstrike w:val="0"/>
                <w:color w:val="auto"/>
                <w:szCs w:val="21"/>
                <w:highlight w:val="none"/>
                <w:lang w:val="en-US" w:eastAsia="zh-CN"/>
              </w:rPr>
            </w:pPr>
            <w:r>
              <w:rPr>
                <w:rFonts w:hint="eastAsia" w:ascii="宋体" w:hAnsi="宋体" w:cs="宋体"/>
                <w:strike w:val="0"/>
                <w:dstrike w:val="0"/>
                <w:color w:val="auto"/>
                <w:szCs w:val="21"/>
                <w:highlight w:val="none"/>
              </w:rPr>
              <w:t>C..50</w:t>
            </w:r>
            <w:r>
              <w:rPr>
                <w:rFonts w:hint="eastAsia" w:ascii="宋体" w:hAnsi="宋体" w:cs="宋体"/>
                <w:strike w:val="0"/>
                <w:dstrike w:val="0"/>
                <w:color w:val="auto"/>
                <w:szCs w:val="21"/>
                <w:highlight w:val="none"/>
                <w:lang w:val="en-US" w:eastAsia="zh-CN"/>
              </w:rPr>
              <w:t>0</w:t>
            </w:r>
          </w:p>
        </w:tc>
        <w:tc>
          <w:tcPr>
            <w:tcW w:w="924" w:type="dxa"/>
            <w:shd w:val="clear" w:color="auto" w:fill="auto"/>
            <w:vAlign w:val="top"/>
          </w:tcPr>
          <w:p>
            <w:pPr>
              <w:spacing w:line="360" w:lineRule="auto"/>
              <w:rPr>
                <w:rFonts w:hint="eastAsia" w:ascii="宋体" w:hAnsi="宋体" w:eastAsia="宋体" w:cs="宋体"/>
                <w:strike w:val="0"/>
                <w:dstrike w:val="0"/>
                <w:color w:val="auto"/>
                <w:szCs w:val="21"/>
                <w:highlight w:val="none"/>
                <w:lang w:val="en-US" w:eastAsia="zh-CN"/>
              </w:rPr>
            </w:pPr>
            <w:r>
              <w:rPr>
                <w:rFonts w:hint="eastAsia" w:ascii="宋体" w:hAnsi="宋体" w:cs="宋体"/>
                <w:strike w:val="0"/>
                <w:dstrike w:val="0"/>
                <w:color w:val="auto"/>
                <w:szCs w:val="21"/>
                <w:highlight w:val="none"/>
                <w:lang w:val="en-US" w:eastAsia="zh-CN"/>
              </w:rPr>
              <w:t>是</w:t>
            </w:r>
          </w:p>
        </w:tc>
        <w:tc>
          <w:tcPr>
            <w:tcW w:w="5664" w:type="dxa"/>
            <w:shd w:val="clear" w:color="auto" w:fill="auto"/>
            <w:vAlign w:val="top"/>
          </w:tcPr>
          <w:p>
            <w:pPr>
              <w:spacing w:line="360" w:lineRule="auto"/>
              <w:rPr>
                <w:rFonts w:hint="default" w:ascii="宋体" w:hAnsi="宋体" w:eastAsia="宋体" w:cs="宋体"/>
                <w:strike w:val="0"/>
                <w:dstrike w:val="0"/>
                <w:color w:val="auto"/>
                <w:szCs w:val="21"/>
                <w:highlight w:val="none"/>
                <w:lang w:val="en-US" w:eastAsia="zh-CN"/>
              </w:rPr>
            </w:pPr>
            <w:r>
              <w:rPr>
                <w:rFonts w:hint="eastAsia" w:ascii="宋体" w:hAnsi="宋体" w:cs="宋体"/>
                <w:strike w:val="0"/>
                <w:dstrike w:val="0"/>
                <w:color w:val="auto"/>
                <w:szCs w:val="21"/>
                <w:highlight w:val="none"/>
                <w:lang w:val="en-US" w:eastAsia="zh-CN"/>
              </w:rPr>
              <w:t>业务需要，招标清单中使用计价软件的锁号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hint="eastAsia" w:ascii="宋体" w:hAnsi="宋体" w:cs="宋体"/>
                <w:b w:val="0"/>
                <w:bCs w:val="0"/>
                <w:color w:val="auto"/>
                <w:sz w:val="18"/>
                <w:szCs w:val="18"/>
                <w:highlight w:val="none"/>
                <w:lang w:val="en-US" w:eastAsia="zh-CN"/>
              </w:rPr>
            </w:pPr>
            <w:r>
              <w:rPr>
                <w:rFonts w:hint="eastAsia" w:ascii="宋体" w:hAnsi="宋体" w:cs="宋体"/>
                <w:color w:val="auto"/>
                <w:szCs w:val="21"/>
                <w:highlight w:val="none"/>
              </w:rPr>
              <w:t>投标单位名称</w:t>
            </w:r>
          </w:p>
        </w:tc>
        <w:tc>
          <w:tcPr>
            <w:tcW w:w="3084" w:type="dxa"/>
            <w:shd w:val="clear" w:color="auto" w:fill="auto"/>
            <w:vAlign w:val="top"/>
          </w:tcPr>
          <w:p>
            <w:pPr>
              <w:spacing w:line="360" w:lineRule="auto"/>
              <w:jc w:val="center"/>
              <w:rPr>
                <w:rFonts w:hint="eastAsia" w:ascii="宋体" w:hAnsi="宋体" w:eastAsia="宋体" w:cs="宋体"/>
                <w:color w:val="auto"/>
                <w:sz w:val="18"/>
                <w:szCs w:val="18"/>
                <w:highlight w:val="none"/>
              </w:rPr>
            </w:pPr>
            <w:r>
              <w:rPr>
                <w:rFonts w:hint="eastAsia" w:ascii="宋体" w:hAnsi="宋体" w:cs="宋体"/>
                <w:color w:val="auto"/>
                <w:szCs w:val="21"/>
                <w:highlight w:val="none"/>
              </w:rPr>
              <w:t>BIDDER_NAME</w:t>
            </w:r>
          </w:p>
        </w:tc>
        <w:tc>
          <w:tcPr>
            <w:tcW w:w="1764" w:type="dxa"/>
            <w:shd w:val="clear" w:color="auto" w:fill="auto"/>
            <w:vAlign w:val="top"/>
          </w:tcPr>
          <w:p>
            <w:pPr>
              <w:spacing w:line="360" w:lineRule="auto"/>
              <w:rPr>
                <w:rFonts w:hint="eastAsia" w:ascii="宋体" w:hAnsi="宋体" w:cs="宋体"/>
                <w:color w:val="auto"/>
                <w:szCs w:val="21"/>
                <w:highlight w:val="none"/>
              </w:rPr>
            </w:pPr>
            <w:r>
              <w:rPr>
                <w:rFonts w:hint="eastAsia" w:ascii="宋体" w:hAnsi="宋体" w:cs="宋体"/>
                <w:color w:val="auto"/>
                <w:szCs w:val="21"/>
                <w:highlight w:val="none"/>
              </w:rPr>
              <w:t>C..18</w:t>
            </w:r>
          </w:p>
        </w:tc>
        <w:tc>
          <w:tcPr>
            <w:tcW w:w="924" w:type="dxa"/>
            <w:shd w:val="clear" w:color="auto" w:fill="auto"/>
            <w:vAlign w:val="top"/>
          </w:tcPr>
          <w:p>
            <w:pPr>
              <w:spacing w:line="360" w:lineRule="auto"/>
              <w:rPr>
                <w:rFonts w:hint="eastAsia" w:ascii="宋体" w:hAnsi="宋体" w:cs="宋体"/>
                <w:color w:val="auto"/>
                <w:szCs w:val="21"/>
                <w:highlight w:val="none"/>
                <w:lang w:val="en-US" w:eastAsia="zh-CN"/>
              </w:rPr>
            </w:pPr>
            <w:r>
              <w:rPr>
                <w:rFonts w:hint="eastAsia" w:ascii="宋体" w:hAnsi="宋体" w:cs="宋体"/>
                <w:color w:val="auto"/>
                <w:szCs w:val="21"/>
                <w:highlight w:val="none"/>
              </w:rPr>
              <w:t>是</w:t>
            </w:r>
          </w:p>
        </w:tc>
        <w:tc>
          <w:tcPr>
            <w:tcW w:w="5664" w:type="dxa"/>
            <w:shd w:val="clear" w:color="auto" w:fill="auto"/>
            <w:vAlign w:val="top"/>
          </w:tcPr>
          <w:p>
            <w:pPr>
              <w:spacing w:line="360" w:lineRule="auto"/>
              <w:rPr>
                <w:rFonts w:hint="eastAsia" w:ascii="宋体" w:hAnsi="宋体" w:cs="宋体"/>
                <w:color w:val="auto"/>
                <w:szCs w:val="21"/>
                <w:highlight w:val="none"/>
                <w:lang w:val="en-US" w:eastAsia="zh-CN"/>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hint="eastAsia" w:ascii="宋体" w:hAnsi="宋体" w:cs="宋体"/>
                <w:b w:val="0"/>
                <w:bCs w:val="0"/>
                <w:color w:val="auto"/>
                <w:sz w:val="18"/>
                <w:szCs w:val="18"/>
                <w:highlight w:val="none"/>
                <w:lang w:val="en-US" w:eastAsia="zh-CN"/>
              </w:rPr>
            </w:pPr>
            <w:r>
              <w:rPr>
                <w:rFonts w:hint="eastAsia" w:ascii="宋体" w:hAnsi="宋体" w:cs="宋体"/>
                <w:color w:val="auto"/>
                <w:szCs w:val="21"/>
                <w:highlight w:val="none"/>
              </w:rPr>
              <w:t>投标单位唯一标识</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统一社会信用代码</w:t>
            </w:r>
            <w:r>
              <w:rPr>
                <w:rFonts w:hint="eastAsia" w:ascii="宋体" w:hAnsi="宋体" w:cs="宋体"/>
                <w:color w:val="auto"/>
                <w:szCs w:val="21"/>
                <w:highlight w:val="none"/>
                <w:lang w:eastAsia="zh-CN"/>
              </w:rPr>
              <w:t>）</w:t>
            </w:r>
          </w:p>
        </w:tc>
        <w:tc>
          <w:tcPr>
            <w:tcW w:w="3084" w:type="dxa"/>
            <w:shd w:val="clear" w:color="auto" w:fill="auto"/>
            <w:vAlign w:val="top"/>
          </w:tcPr>
          <w:p>
            <w:pPr>
              <w:spacing w:line="360" w:lineRule="auto"/>
              <w:jc w:val="center"/>
              <w:rPr>
                <w:rFonts w:hint="eastAsia" w:ascii="宋体" w:hAnsi="宋体" w:eastAsia="宋体" w:cs="宋体"/>
                <w:color w:val="auto"/>
                <w:sz w:val="18"/>
                <w:szCs w:val="18"/>
                <w:highlight w:val="none"/>
              </w:rPr>
            </w:pPr>
            <w:r>
              <w:rPr>
                <w:rFonts w:hint="eastAsia" w:ascii="宋体" w:hAnsi="宋体" w:cs="宋体"/>
                <w:color w:val="auto"/>
                <w:szCs w:val="21"/>
                <w:highlight w:val="none"/>
              </w:rPr>
              <w:t>BIDDER_ORG_CODE</w:t>
            </w:r>
          </w:p>
        </w:tc>
        <w:tc>
          <w:tcPr>
            <w:tcW w:w="1764" w:type="dxa"/>
            <w:shd w:val="clear" w:color="auto" w:fill="auto"/>
            <w:vAlign w:val="top"/>
          </w:tcPr>
          <w:p>
            <w:pPr>
              <w:spacing w:line="360" w:lineRule="auto"/>
              <w:rPr>
                <w:rFonts w:hint="eastAsia"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top"/>
          </w:tcPr>
          <w:p>
            <w:pPr>
              <w:spacing w:line="360" w:lineRule="auto"/>
              <w:rPr>
                <w:rFonts w:hint="eastAsia" w:ascii="宋体" w:hAnsi="宋体" w:cs="宋体"/>
                <w:color w:val="auto"/>
                <w:szCs w:val="21"/>
                <w:highlight w:val="none"/>
                <w:lang w:val="en-US" w:eastAsia="zh-CN"/>
              </w:rPr>
            </w:pPr>
            <w:r>
              <w:rPr>
                <w:rFonts w:hint="eastAsia" w:ascii="宋体" w:hAnsi="宋体" w:cs="宋体"/>
                <w:color w:val="auto"/>
                <w:szCs w:val="21"/>
                <w:highlight w:val="none"/>
                <w:lang w:val="en-US" w:eastAsia="zh-CN"/>
              </w:rPr>
              <w:t>是</w:t>
            </w:r>
          </w:p>
        </w:tc>
        <w:tc>
          <w:tcPr>
            <w:tcW w:w="5664" w:type="dxa"/>
            <w:shd w:val="clear" w:color="auto" w:fill="auto"/>
            <w:vAlign w:val="top"/>
          </w:tcPr>
          <w:p>
            <w:pPr>
              <w:spacing w:line="360" w:lineRule="auto"/>
              <w:rPr>
                <w:rFonts w:hint="eastAsia" w:ascii="宋体" w:hAnsi="宋体" w:cs="宋体"/>
                <w:color w:val="auto"/>
                <w:szCs w:val="21"/>
                <w:highlight w:val="none"/>
                <w:lang w:val="en-US" w:eastAsia="zh-CN"/>
              </w:rPr>
            </w:pPr>
            <w:r>
              <w:rPr>
                <w:rFonts w:hint="eastAsia" w:ascii="宋体" w:hAnsi="宋体" w:cs="宋体"/>
                <w:color w:val="auto"/>
                <w:szCs w:val="21"/>
                <w:highlight w:val="none"/>
              </w:rPr>
              <w:t>GB 32100-2015 《法人和其他组织统一社会信用代码编码规则》或GB 11643－1999《公民身份号码》</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清单定额</w:t>
      </w:r>
    </w:p>
    <w:tbl>
      <w:tblPr>
        <w:tblStyle w:val="14"/>
        <w:tblW w:w="14172"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84"/>
        <w:gridCol w:w="1764"/>
        <w:gridCol w:w="924"/>
        <w:gridCol w:w="5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273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数据格式</w:t>
            </w:r>
          </w:p>
        </w:tc>
        <w:tc>
          <w:tcPr>
            <w:tcW w:w="92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投标单位唯一标识</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投标单位名称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清单编号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BILL_NO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定额编号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QUOTA_NO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定额名称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QUOTA_NAME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综合单价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SYNTHETICAL_UNIT_PRICE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N..22,9</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综合合价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SYNTHETICAL_TOTAL_PRICE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N..22,9</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数量</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QUANTITY</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N..22,9</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清单报价</w:t>
      </w:r>
    </w:p>
    <w:tbl>
      <w:tblPr>
        <w:tblStyle w:val="14"/>
        <w:tblW w:w="14172"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84"/>
        <w:gridCol w:w="1764"/>
        <w:gridCol w:w="924"/>
        <w:gridCol w:w="5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273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数据格式</w:t>
            </w:r>
          </w:p>
        </w:tc>
        <w:tc>
          <w:tcPr>
            <w:tcW w:w="92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清单编码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Bill_No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Bill_Name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数量</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QUANTITY</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N..22,9</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综合单价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SYNTHETICAL_UNIT_PRICE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N..22,9</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综合合价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SYNTHETICAL_TOTAL_PRICE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N..22,9</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费用文件明细</w:t>
      </w:r>
    </w:p>
    <w:tbl>
      <w:tblPr>
        <w:tblStyle w:val="14"/>
        <w:tblW w:w="14184"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84"/>
        <w:gridCol w:w="1764"/>
        <w:gridCol w:w="924"/>
        <w:gridCol w:w="5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273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数据格式</w:t>
            </w:r>
          </w:p>
        </w:tc>
        <w:tc>
          <w:tcPr>
            <w:tcW w:w="92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费用项序号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EXPENSENO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费用项名称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EXPENSENAME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费用项类别</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EXPENSETYPE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业务需要，对应造价清单中Fyxlb属性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费用金额</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EXPENSEPRICE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业务需要，单位“元”</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符合性检查结果</w:t>
      </w:r>
    </w:p>
    <w:tbl>
      <w:tblPr>
        <w:tblStyle w:val="14"/>
        <w:tblW w:w="14184"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84"/>
        <w:gridCol w:w="1764"/>
        <w:gridCol w:w="924"/>
        <w:gridCol w:w="5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273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数据格式</w:t>
            </w:r>
          </w:p>
        </w:tc>
        <w:tc>
          <w:tcPr>
            <w:tcW w:w="92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符合性检查类型</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COMPLIANCEINSPECTIONTYPE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包括清单符合性检查，措施符合性检查，其他项目符合性检查，计算错误检查；业务需要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错误类型</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ERRORTYPE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Nvarchar(50)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检查项名称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CHECKITEMNAME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Nvarchar(2000)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业务需要，示例：各项费用分项之和=各项费用总价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错误描述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ERRORDESCRIPTION</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Nvarchar(2000)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计算误差检查结果</w:t>
      </w:r>
    </w:p>
    <w:tbl>
      <w:tblPr>
        <w:tblStyle w:val="14"/>
        <w:tblW w:w="14184"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84"/>
        <w:gridCol w:w="1764"/>
        <w:gridCol w:w="924"/>
        <w:gridCol w:w="5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273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数据格式</w:t>
            </w:r>
          </w:p>
        </w:tc>
        <w:tc>
          <w:tcPr>
            <w:tcW w:w="92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业务需要，第三方没有的使用BID_SECTION_CODE代替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UNIT_PROJECT_NO</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单位工程名称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UNIT_PROJECT_NAME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单位编号</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业务需要，第三方没有的使用BIDDER_CODE代替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费用项类别</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EXPENSETYPE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取费项目</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EXPENSEITEM</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检查项名称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CHECKITEMNAME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Nvarchar(2000)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业务需要，示例：各项费用分项之和=各项费用总价</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评委打分汇总</w:t>
      </w:r>
    </w:p>
    <w:tbl>
      <w:tblPr>
        <w:tblStyle w:val="14"/>
        <w:tblW w:w="14184"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84"/>
        <w:gridCol w:w="1764"/>
        <w:gridCol w:w="924"/>
        <w:gridCol w:w="5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273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8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6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数据格式</w:t>
            </w:r>
          </w:p>
        </w:tc>
        <w:tc>
          <w:tcPr>
            <w:tcW w:w="924"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6" w:type="dxa"/>
            <w:shd w:val="clear" w:color="auto" w:fill="AEAAAA" w:themeFill="background2" w:themeFillShade="B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标段（包）编号</w:t>
            </w:r>
          </w:p>
        </w:tc>
        <w:tc>
          <w:tcPr>
            <w:tcW w:w="3084" w:type="dxa"/>
            <w:shd w:val="clear" w:color="auto" w:fill="auto"/>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BID_SECTION_CODE</w:t>
            </w:r>
          </w:p>
        </w:tc>
        <w:tc>
          <w:tcPr>
            <w:tcW w:w="1764" w:type="dxa"/>
            <w:shd w:val="clear" w:color="auto" w:fill="auto"/>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C..50</w:t>
            </w:r>
          </w:p>
        </w:tc>
        <w:tc>
          <w:tcPr>
            <w:tcW w:w="924" w:type="dxa"/>
            <w:shd w:val="clear" w:color="auto" w:fill="auto"/>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是</w:t>
            </w:r>
          </w:p>
        </w:tc>
        <w:tc>
          <w:tcPr>
            <w:tcW w:w="5676" w:type="dxa"/>
            <w:shd w:val="clear" w:color="auto" w:fill="auto"/>
            <w:vAlign w:val="center"/>
          </w:tcPr>
          <w:p>
            <w:pP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业务需要，第三方没有的使用BID_SECTION_CODE代替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评委姓名</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评委</w:t>
            </w:r>
            <w:r>
              <w:rPr>
                <w:rFonts w:ascii="宋体" w:hAnsi="宋体" w:cs="宋体"/>
                <w:color w:val="auto"/>
                <w:szCs w:val="21"/>
                <w:highlight w:val="none"/>
              </w:rPr>
              <w:t>身份证号码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EXPERT_ID_CARD</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投标单位名称</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投标单位统一社会</w:t>
            </w:r>
            <w:r>
              <w:rPr>
                <w:rFonts w:ascii="宋体" w:hAnsi="宋体" w:cs="宋体"/>
                <w:color w:val="auto"/>
                <w:szCs w:val="21"/>
                <w:highlight w:val="none"/>
              </w:rPr>
              <w:t>信用代码</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BIDDER_ORG_CODE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GB 32100-2015 《法人和其他组织统一社会信用代码编码规则》或GB 11643－1999《公民身份号码》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评委打分</w:t>
            </w:r>
          </w:p>
        </w:tc>
        <w:tc>
          <w:tcPr>
            <w:tcW w:w="3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EXPERT_SCORE</w:t>
            </w:r>
          </w:p>
        </w:tc>
        <w:tc>
          <w:tcPr>
            <w:tcW w:w="1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9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bl>
    <w:p>
      <w:pPr>
        <w:pStyle w:val="3"/>
        <w:spacing w:line="240" w:lineRule="auto"/>
        <w:ind w:left="283" w:hanging="283"/>
        <w:rPr>
          <w:rFonts w:hint="eastAsia" w:ascii="宋体" w:hAnsi="宋体" w:cs="宋体"/>
          <w:color w:val="auto"/>
          <w:highlight w:val="none"/>
        </w:rPr>
      </w:pPr>
      <w:bookmarkStart w:id="209" w:name="_Toc17038"/>
      <w:r>
        <w:rPr>
          <w:rFonts w:hint="eastAsia" w:ascii="宋体" w:hAnsi="宋体" w:cs="宋体"/>
          <w:color w:val="auto"/>
          <w:highlight w:val="none"/>
        </w:rPr>
        <w:t>中标</w:t>
      </w:r>
      <w:bookmarkEnd w:id="205"/>
      <w:bookmarkEnd w:id="206"/>
      <w:bookmarkEnd w:id="207"/>
      <w:bookmarkEnd w:id="208"/>
      <w:bookmarkEnd w:id="209"/>
      <w:bookmarkStart w:id="210" w:name="_Toc17982"/>
      <w:bookmarkStart w:id="211" w:name="_Toc456856426"/>
      <w:bookmarkStart w:id="212" w:name="_Toc452111865"/>
      <w:bookmarkStart w:id="213" w:name="_Toc452111606"/>
      <w:bookmarkStart w:id="214" w:name="_Toc11388_WPSOffice_Level3"/>
      <w:bookmarkStart w:id="215" w:name="_Toc452050145"/>
      <w:bookmarkStart w:id="216" w:name="_Toc12513"/>
      <w:bookmarkStart w:id="217" w:name="_Toc5578"/>
      <w:bookmarkStart w:id="218" w:name="_Toc27258"/>
      <w:bookmarkStart w:id="219" w:name="_Toc517973946"/>
      <w:bookmarkStart w:id="220" w:name="_Toc20628"/>
      <w:bookmarkStart w:id="221" w:name="_Toc522354545"/>
      <w:bookmarkStart w:id="222" w:name="_Toc2247328"/>
      <w:bookmarkStart w:id="223" w:name="_Toc29842"/>
    </w:p>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中标候选人</w:t>
      </w:r>
    </w:p>
    <w:tbl>
      <w:tblPr>
        <w:tblStyle w:val="13"/>
        <w:tblW w:w="141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7"/>
        <w:gridCol w:w="3091"/>
        <w:gridCol w:w="1818"/>
        <w:gridCol w:w="2088"/>
        <w:gridCol w:w="44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exact"/>
          <w:tblHeader/>
          <w:jc w:val="center"/>
        </w:trPr>
        <w:tc>
          <w:tcPr>
            <w:tcW w:w="2707" w:type="dxa"/>
            <w:shd w:val="clear" w:color="auto" w:fill="A6A6A6"/>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名称</w:t>
            </w:r>
          </w:p>
        </w:tc>
        <w:tc>
          <w:tcPr>
            <w:tcW w:w="3091" w:type="dxa"/>
            <w:shd w:val="clear" w:color="auto" w:fill="A6A6A6"/>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英文名称</w:t>
            </w:r>
          </w:p>
        </w:tc>
        <w:tc>
          <w:tcPr>
            <w:tcW w:w="1818" w:type="dxa"/>
            <w:shd w:val="clear" w:color="auto" w:fill="A6A6A6"/>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数据格式</w:t>
            </w:r>
          </w:p>
        </w:tc>
        <w:tc>
          <w:tcPr>
            <w:tcW w:w="2088" w:type="dxa"/>
            <w:shd w:val="clear" w:color="auto" w:fill="A6A6A6"/>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必填</w:t>
            </w:r>
          </w:p>
        </w:tc>
        <w:tc>
          <w:tcPr>
            <w:tcW w:w="4457" w:type="dxa"/>
            <w:shd w:val="clear" w:color="auto" w:fill="A6A6A6"/>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707" w:type="dxa"/>
            <w:shd w:val="clear" w:color="auto" w:fill="auto"/>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招标项目编号</w:t>
            </w:r>
          </w:p>
        </w:tc>
        <w:tc>
          <w:tcPr>
            <w:tcW w:w="3091" w:type="dxa"/>
            <w:shd w:val="clear" w:color="auto" w:fill="auto"/>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TENDER_PROJECT_CODE</w:t>
            </w:r>
          </w:p>
        </w:tc>
        <w:tc>
          <w:tcPr>
            <w:tcW w:w="1818" w:type="dxa"/>
            <w:shd w:val="clear" w:color="auto" w:fill="auto"/>
            <w:vAlign w:val="center"/>
          </w:tcPr>
          <w:p>
            <w:pPr>
              <w:widowControl/>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C20</w:t>
            </w:r>
          </w:p>
        </w:tc>
        <w:tc>
          <w:tcPr>
            <w:tcW w:w="2088" w:type="dxa"/>
            <w:shd w:val="clear" w:color="auto" w:fill="auto"/>
            <w:vAlign w:val="center"/>
          </w:tcPr>
          <w:p>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是</w:t>
            </w:r>
          </w:p>
        </w:tc>
        <w:tc>
          <w:tcPr>
            <w:tcW w:w="4457" w:type="dxa"/>
            <w:vAlign w:val="center"/>
          </w:tcPr>
          <w:p>
            <w:pPr>
              <w:spacing w:line="240" w:lineRule="auto"/>
              <w:jc w:val="both"/>
              <w:rPr>
                <w:rFonts w:hint="eastAsia" w:ascii="宋体" w:hAnsi="宋体" w:eastAsia="宋体" w:cs="宋体"/>
                <w:color w:val="auto"/>
                <w:sz w:val="21"/>
                <w:szCs w:val="21"/>
                <w:highlight w:val="none"/>
              </w:rPr>
            </w:pPr>
            <w:r>
              <w:rPr>
                <w:rFonts w:hint="eastAsia" w:ascii="宋体" w:hAnsi="宋体" w:eastAsia="宋体" w:cs="宋体"/>
                <w:color w:val="auto"/>
                <w:kern w:val="2"/>
                <w:sz w:val="21"/>
                <w:szCs w:val="21"/>
                <w:highlight w:val="none"/>
              </w:rPr>
              <w:t>参考</w:t>
            </w:r>
            <w:r>
              <w:rPr>
                <w:rFonts w:hint="eastAsia" w:ascii="宋体" w:hAnsi="宋体" w:eastAsia="宋体" w:cs="宋体"/>
                <w:color w:val="auto"/>
                <w:kern w:val="2"/>
                <w:sz w:val="21"/>
                <w:szCs w:val="21"/>
                <w:highlight w:val="none"/>
                <w:lang w:val="en-US" w:eastAsia="zh-CN"/>
              </w:rPr>
              <w:t>1</w:t>
            </w:r>
            <w:r>
              <w:rPr>
                <w:rFonts w:hint="eastAsia" w:ascii="宋体" w:hAnsi="宋体" w:eastAsia="宋体" w:cs="宋体"/>
                <w:color w:val="auto"/>
                <w:kern w:val="2"/>
                <w:sz w:val="21"/>
                <w:szCs w:val="21"/>
                <w:highlight w:val="none"/>
              </w:rPr>
              <w:t>.1.</w:t>
            </w:r>
            <w:r>
              <w:rPr>
                <w:rFonts w:hint="eastAsia" w:ascii="宋体" w:hAnsi="宋体" w:eastAsia="宋体" w:cs="宋体"/>
                <w:color w:val="auto"/>
                <w:kern w:val="2"/>
                <w:sz w:val="21"/>
                <w:szCs w:val="21"/>
                <w:highlight w:val="none"/>
                <w:lang w:val="en-US" w:eastAsia="zh-CN"/>
              </w:rPr>
              <w:t>3</w:t>
            </w:r>
            <w:r>
              <w:rPr>
                <w:rFonts w:hint="eastAsia" w:ascii="宋体" w:hAnsi="宋体" w:eastAsia="宋体" w:cs="宋体"/>
                <w:color w:val="auto"/>
                <w:kern w:val="2"/>
                <w:sz w:val="21"/>
                <w:szCs w:val="21"/>
                <w:highlight w:val="none"/>
              </w:rPr>
              <w:t>招标项目编号</w:t>
            </w:r>
            <w:r>
              <w:rPr>
                <w:rFonts w:hint="eastAsia" w:ascii="宋体" w:hAnsi="宋体" w:eastAsia="宋体" w:cs="宋体"/>
                <w:color w:val="auto"/>
                <w:kern w:val="2"/>
                <w:sz w:val="21"/>
                <w:szCs w:val="21"/>
                <w:highlight w:val="none"/>
                <w:lang w:eastAsia="zh-CN"/>
              </w:rPr>
              <w:t>；</w:t>
            </w:r>
            <w:r>
              <w:rPr>
                <w:rFonts w:hint="eastAsia" w:ascii="宋体" w:hAnsi="宋体" w:eastAsia="宋体" w:cs="宋体"/>
                <w:color w:val="auto"/>
                <w:sz w:val="21"/>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标段（包）编号</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BID_SECTION_CODE</w:t>
            </w:r>
          </w:p>
        </w:tc>
        <w:tc>
          <w:tcPr>
            <w:tcW w:w="1818" w:type="dxa"/>
            <w:shd w:val="clear" w:color="auto" w:fill="auto"/>
            <w:vAlign w:val="center"/>
          </w:tcPr>
          <w:p>
            <w:pPr>
              <w:widowControl/>
              <w:spacing w:line="240" w:lineRule="auto"/>
              <w:jc w:val="center"/>
              <w:rPr>
                <w:rFonts w:hint="eastAsia" w:ascii="宋体" w:hAnsi="宋体" w:eastAsia="宋体" w:cs="宋体"/>
                <w:color w:val="000000"/>
                <w:sz w:val="21"/>
                <w:szCs w:val="21"/>
              </w:rPr>
            </w:pPr>
            <w:r>
              <w:rPr>
                <w:rFonts w:hint="eastAsia" w:ascii="宋体" w:hAnsi="宋体" w:eastAsia="宋体" w:cs="宋体"/>
                <w:sz w:val="21"/>
                <w:szCs w:val="21"/>
              </w:rPr>
              <w:t>C23</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kern w:val="0"/>
                <w:sz w:val="21"/>
                <w:szCs w:val="21"/>
              </w:rPr>
              <w:t>参考</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.1.</w:t>
            </w:r>
            <w:r>
              <w:rPr>
                <w:rFonts w:hint="eastAsia" w:ascii="宋体" w:hAnsi="宋体" w:eastAsia="宋体" w:cs="宋体"/>
                <w:kern w:val="0"/>
                <w:sz w:val="21"/>
                <w:szCs w:val="21"/>
                <w:lang w:val="en-US" w:eastAsia="zh-CN"/>
              </w:rPr>
              <w:t>4</w:t>
            </w:r>
            <w:r>
              <w:rPr>
                <w:rFonts w:hint="eastAsia" w:ascii="宋体" w:hAnsi="宋体" w:eastAsia="宋体" w:cs="宋体"/>
                <w:kern w:val="0"/>
                <w:sz w:val="21"/>
                <w:szCs w:val="21"/>
              </w:rPr>
              <w:t>标段（包）编号</w:t>
            </w:r>
            <w:r>
              <w:rPr>
                <w:rFonts w:hint="eastAsia" w:ascii="宋体" w:hAnsi="宋体" w:eastAsia="宋体" w:cs="宋体"/>
                <w:kern w:val="0"/>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统一交易标识码</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UNIFIED_DEAL_CODE</w:t>
            </w:r>
          </w:p>
        </w:tc>
        <w:tc>
          <w:tcPr>
            <w:tcW w:w="1818" w:type="dxa"/>
            <w:shd w:val="clear" w:color="auto" w:fill="auto"/>
            <w:vAlign w:val="center"/>
          </w:tcPr>
          <w:p>
            <w:pPr>
              <w:widowControl/>
              <w:spacing w:line="240" w:lineRule="auto"/>
              <w:jc w:val="center"/>
              <w:rPr>
                <w:rFonts w:hint="eastAsia" w:ascii="宋体" w:hAnsi="宋体" w:eastAsia="宋体" w:cs="宋体"/>
                <w:color w:val="000000"/>
                <w:sz w:val="21"/>
                <w:szCs w:val="21"/>
              </w:rPr>
            </w:pPr>
            <w:r>
              <w:rPr>
                <w:rFonts w:hint="eastAsia" w:ascii="宋体" w:hAnsi="宋体" w:eastAsia="宋体" w:cs="宋体"/>
                <w:sz w:val="21"/>
                <w:szCs w:val="21"/>
              </w:rPr>
              <w:t>C40</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kern w:val="0"/>
                <w:sz w:val="21"/>
                <w:szCs w:val="21"/>
              </w:rPr>
              <w:t>参考</w:t>
            </w:r>
            <w:r>
              <w:rPr>
                <w:rFonts w:hint="eastAsia" w:ascii="宋体" w:hAnsi="宋体" w:eastAsia="宋体" w:cs="宋体"/>
                <w:kern w:val="0"/>
                <w:sz w:val="21"/>
                <w:szCs w:val="21"/>
                <w:lang w:val="en-US" w:eastAsia="zh-CN"/>
              </w:rPr>
              <w:t>附录B</w:t>
            </w:r>
            <w:r>
              <w:rPr>
                <w:rFonts w:hint="eastAsia" w:ascii="宋体" w:hAnsi="宋体" w:eastAsia="宋体" w:cs="宋体"/>
                <w:kern w:val="0"/>
                <w:sz w:val="21"/>
                <w:szCs w:val="21"/>
              </w:rPr>
              <w:t>统一交易标识码的构成</w:t>
            </w:r>
            <w:r>
              <w:rPr>
                <w:rFonts w:hint="eastAsia" w:ascii="宋体" w:hAnsi="宋体" w:eastAsia="宋体" w:cs="宋体"/>
                <w:kern w:val="0"/>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中标候选人名称</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WIN_CANDIDATE_NAME</w:t>
            </w:r>
          </w:p>
        </w:tc>
        <w:tc>
          <w:tcPr>
            <w:tcW w:w="1818" w:type="dxa"/>
            <w:shd w:val="clear" w:color="auto" w:fill="auto"/>
            <w:vAlign w:val="center"/>
          </w:tcPr>
          <w:p>
            <w:pPr>
              <w:widowControl/>
              <w:spacing w:line="240" w:lineRule="auto"/>
              <w:jc w:val="center"/>
              <w:rPr>
                <w:rFonts w:hint="eastAsia" w:ascii="宋体" w:hAnsi="宋体" w:eastAsia="宋体" w:cs="宋体"/>
                <w:color w:val="000000"/>
                <w:kern w:val="0"/>
                <w:sz w:val="21"/>
                <w:szCs w:val="21"/>
              </w:rPr>
            </w:pPr>
            <w:r>
              <w:rPr>
                <w:rFonts w:hint="eastAsia" w:ascii="宋体" w:hAnsi="宋体" w:eastAsia="宋体" w:cs="宋体"/>
                <w:sz w:val="21"/>
                <w:szCs w:val="21"/>
              </w:rPr>
              <w:t>C..200</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spacing w:line="240" w:lineRule="auto"/>
              <w:jc w:val="both"/>
              <w:rPr>
                <w:rFonts w:hint="eastAsia" w:ascii="宋体" w:hAnsi="宋体" w:eastAsia="宋体" w:cs="宋体"/>
                <w:sz w:val="21"/>
                <w:szCs w:val="21"/>
                <w:lang w:eastAsia="zh-CN"/>
              </w:rPr>
            </w:pPr>
            <w:r>
              <w:rPr>
                <w:rFonts w:hint="eastAsia" w:ascii="宋体" w:hAnsi="宋体" w:eastAsia="宋体" w:cs="宋体"/>
                <w:sz w:val="21"/>
                <w:szCs w:val="21"/>
              </w:rPr>
              <w:t>每个中标候选人一条记录。联合体的情况下为牵头人</w:t>
            </w:r>
            <w:r>
              <w:rPr>
                <w:rFonts w:hint="eastAsia" w:ascii="宋体" w:hAnsi="宋体" w:eastAsia="宋体" w:cs="宋体"/>
                <w:sz w:val="21"/>
                <w:szCs w:val="21"/>
                <w:lang w:eastAsia="zh-CN"/>
              </w:rPr>
              <w:t>；</w:t>
            </w:r>
            <w:r>
              <w:rPr>
                <w:rFonts w:hint="eastAsia" w:ascii="宋体" w:hAnsi="宋体" w:eastAsia="宋体" w:cs="宋体"/>
                <w:sz w:val="21"/>
                <w:szCs w:val="21"/>
              </w:rPr>
              <w:t>国家2.0数据规范</w:t>
            </w:r>
            <w:r>
              <w:rPr>
                <w:rFonts w:hint="eastAsia" w:ascii="宋体" w:hAnsi="宋体" w:eastAsia="宋体" w:cs="宋体"/>
                <w:sz w:val="21"/>
                <w:szCs w:val="21"/>
                <w:lang w:eastAsia="zh-CN"/>
              </w:rPr>
              <w:t>；</w:t>
            </w:r>
            <w:r>
              <w:rPr>
                <w:rFonts w:hint="eastAsia" w:ascii="宋体" w:hAnsi="宋体" w:eastAsia="宋体" w:cs="宋体"/>
                <w:sz w:val="21"/>
                <w:szCs w:val="21"/>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中标候选人代码</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WIN_CANDIDATE_CODE</w:t>
            </w:r>
          </w:p>
        </w:tc>
        <w:tc>
          <w:tcPr>
            <w:tcW w:w="1818" w:type="dxa"/>
            <w:shd w:val="clear" w:color="auto" w:fill="auto"/>
            <w:vAlign w:val="center"/>
          </w:tcPr>
          <w:p>
            <w:pPr>
              <w:widowControl/>
              <w:spacing w:line="240" w:lineRule="auto"/>
              <w:jc w:val="center"/>
              <w:rPr>
                <w:rFonts w:hint="eastAsia" w:ascii="宋体" w:hAnsi="宋体" w:eastAsia="宋体" w:cs="宋体"/>
                <w:color w:val="000000"/>
                <w:kern w:val="0"/>
                <w:sz w:val="21"/>
                <w:szCs w:val="21"/>
              </w:rPr>
            </w:pPr>
            <w:r>
              <w:rPr>
                <w:rFonts w:hint="eastAsia" w:ascii="宋体" w:hAnsi="宋体" w:eastAsia="宋体" w:cs="宋体"/>
                <w:sz w:val="21"/>
                <w:szCs w:val="21"/>
              </w:rPr>
              <w:t>C..200</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每个中标候选人一条记录。联合体的情况下为牵头人</w:t>
            </w:r>
            <w:r>
              <w:rPr>
                <w:rFonts w:hint="eastAsia" w:ascii="宋体" w:hAnsi="宋体" w:eastAsia="宋体" w:cs="宋体"/>
                <w:sz w:val="21"/>
                <w:szCs w:val="21"/>
                <w:lang w:eastAsia="zh-CN"/>
              </w:rPr>
              <w:t>；</w:t>
            </w:r>
            <w:r>
              <w:rPr>
                <w:rFonts w:hint="eastAsia" w:ascii="宋体" w:hAnsi="宋体" w:eastAsia="宋体" w:cs="宋体"/>
                <w:sz w:val="21"/>
                <w:szCs w:val="21"/>
              </w:rPr>
              <w:t>参考</w:t>
            </w:r>
            <w:r>
              <w:rPr>
                <w:rFonts w:hint="eastAsia" w:ascii="宋体" w:hAnsi="宋体" w:eastAsia="宋体" w:cs="宋体"/>
                <w:sz w:val="21"/>
                <w:szCs w:val="21"/>
                <w:lang w:val="en-US" w:eastAsia="zh-CN"/>
              </w:rPr>
              <w:t>附录B</w:t>
            </w:r>
            <w:r>
              <w:rPr>
                <w:rFonts w:hint="eastAsia" w:ascii="宋体" w:hAnsi="宋体" w:eastAsia="宋体" w:cs="宋体"/>
                <w:sz w:val="21"/>
                <w:szCs w:val="21"/>
              </w:rPr>
              <w:t>主体代码</w:t>
            </w:r>
            <w:r>
              <w:rPr>
                <w:rFonts w:hint="eastAsia" w:ascii="宋体" w:hAnsi="宋体" w:eastAsia="宋体" w:cs="宋体"/>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中标候选人排名</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WIN_CANDIDATE_ORDER</w:t>
            </w:r>
          </w:p>
        </w:tc>
        <w:tc>
          <w:tcPr>
            <w:tcW w:w="1818" w:type="dxa"/>
            <w:shd w:val="clear" w:color="auto" w:fill="auto"/>
            <w:vAlign w:val="center"/>
          </w:tcPr>
          <w:p>
            <w:pPr>
              <w:widowControl/>
              <w:spacing w:line="240" w:lineRule="auto"/>
              <w:jc w:val="center"/>
              <w:rPr>
                <w:rFonts w:hint="eastAsia" w:ascii="宋体" w:hAnsi="宋体" w:eastAsia="宋体" w:cs="宋体"/>
                <w:sz w:val="21"/>
                <w:szCs w:val="21"/>
              </w:rPr>
            </w:pPr>
            <w:r>
              <w:rPr>
                <w:rFonts w:hint="eastAsia" w:ascii="宋体" w:hAnsi="宋体" w:eastAsia="宋体" w:cs="宋体"/>
                <w:sz w:val="21"/>
                <w:szCs w:val="21"/>
              </w:rPr>
              <w:t>N..10</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价款形式代码</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PRICE_FORM_CODE</w:t>
            </w:r>
          </w:p>
        </w:tc>
        <w:tc>
          <w:tcPr>
            <w:tcW w:w="1818" w:type="dxa"/>
            <w:shd w:val="clear" w:color="auto" w:fill="auto"/>
            <w:vAlign w:val="center"/>
          </w:tcPr>
          <w:p>
            <w:pPr>
              <w:widowControl/>
              <w:spacing w:line="240" w:lineRule="auto"/>
              <w:jc w:val="center"/>
              <w:rPr>
                <w:rFonts w:hint="eastAsia" w:ascii="宋体" w:hAnsi="宋体" w:eastAsia="宋体" w:cs="宋体"/>
                <w:color w:val="000000"/>
                <w:kern w:val="0"/>
                <w:sz w:val="21"/>
                <w:szCs w:val="21"/>
              </w:rPr>
            </w:pPr>
            <w:r>
              <w:rPr>
                <w:rFonts w:hint="eastAsia" w:ascii="宋体" w:hAnsi="宋体" w:eastAsia="宋体" w:cs="宋体"/>
                <w:sz w:val="21"/>
                <w:szCs w:val="21"/>
              </w:rPr>
              <w:t>C1</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参考通用编码</w:t>
            </w:r>
            <w:r>
              <w:rPr>
                <w:rFonts w:hint="eastAsia" w:ascii="宋体" w:hAnsi="宋体" w:eastAsia="宋体" w:cs="宋体"/>
                <w:sz w:val="21"/>
                <w:szCs w:val="21"/>
                <w:lang w:val="en-US" w:eastAsia="zh-CN"/>
              </w:rPr>
              <w:t>1.10.4</w:t>
            </w:r>
            <w:r>
              <w:rPr>
                <w:rFonts w:hint="eastAsia" w:ascii="宋体" w:hAnsi="宋体" w:eastAsia="宋体" w:cs="宋体"/>
                <w:sz w:val="21"/>
                <w:szCs w:val="21"/>
              </w:rPr>
              <w:t>价款形式代码，取对应代码值填入</w:t>
            </w:r>
            <w:r>
              <w:rPr>
                <w:rFonts w:hint="eastAsia" w:ascii="宋体" w:hAnsi="宋体" w:eastAsia="宋体" w:cs="宋体"/>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7"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投标报价金额</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BID_PRICE</w:t>
            </w:r>
          </w:p>
        </w:tc>
        <w:tc>
          <w:tcPr>
            <w:tcW w:w="1818" w:type="dxa"/>
            <w:shd w:val="clear" w:color="auto" w:fill="auto"/>
            <w:vAlign w:val="center"/>
          </w:tcPr>
          <w:p>
            <w:pPr>
              <w:widowControl/>
              <w:spacing w:line="240" w:lineRule="auto"/>
              <w:jc w:val="center"/>
              <w:rPr>
                <w:rFonts w:hint="eastAsia" w:ascii="宋体" w:hAnsi="宋体" w:eastAsia="宋体" w:cs="宋体"/>
                <w:color w:val="000000"/>
                <w:kern w:val="0"/>
                <w:sz w:val="21"/>
                <w:szCs w:val="21"/>
              </w:rPr>
            </w:pPr>
            <w:r>
              <w:rPr>
                <w:rFonts w:hint="eastAsia" w:ascii="宋体" w:hAnsi="宋体" w:eastAsia="宋体" w:cs="宋体"/>
                <w:sz w:val="21"/>
                <w:szCs w:val="21"/>
              </w:rPr>
              <w:t>N..20,6</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否</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“投标报价金额”与“费率”、“其他类型投标报价”不能全为空或全填写，三选一填写。</w:t>
            </w:r>
            <w:r>
              <w:rPr>
                <w:rFonts w:hint="eastAsia" w:ascii="宋体" w:hAnsi="宋体" w:eastAsia="宋体" w:cs="宋体"/>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价格币种代码</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PRICE_CURRENCY</w:t>
            </w:r>
          </w:p>
        </w:tc>
        <w:tc>
          <w:tcPr>
            <w:tcW w:w="1818" w:type="dxa"/>
            <w:shd w:val="clear" w:color="auto" w:fill="auto"/>
            <w:vAlign w:val="center"/>
          </w:tcPr>
          <w:p>
            <w:pPr>
              <w:widowControl/>
              <w:spacing w:line="240" w:lineRule="auto"/>
              <w:jc w:val="center"/>
              <w:rPr>
                <w:rFonts w:hint="eastAsia" w:ascii="宋体" w:hAnsi="宋体" w:eastAsia="宋体" w:cs="宋体"/>
                <w:sz w:val="21"/>
                <w:szCs w:val="21"/>
              </w:rPr>
            </w:pPr>
            <w:r>
              <w:rPr>
                <w:rFonts w:hint="eastAsia" w:ascii="宋体" w:hAnsi="宋体" w:eastAsia="宋体" w:cs="宋体"/>
                <w:sz w:val="21"/>
                <w:szCs w:val="21"/>
              </w:rPr>
              <w:t>C3</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否</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采用GB/T 12406-2008《表示货币和资金的代码》的数字码，例如，人民币是156</w:t>
            </w:r>
            <w:r>
              <w:rPr>
                <w:rFonts w:hint="eastAsia" w:ascii="宋体" w:hAnsi="宋体" w:eastAsia="宋体" w:cs="宋体"/>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价格单位</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PRICE_UINT</w:t>
            </w:r>
          </w:p>
        </w:tc>
        <w:tc>
          <w:tcPr>
            <w:tcW w:w="1818" w:type="dxa"/>
            <w:shd w:val="clear" w:color="auto" w:fill="auto"/>
            <w:vAlign w:val="center"/>
          </w:tcPr>
          <w:p>
            <w:pPr>
              <w:widowControl/>
              <w:spacing w:line="240" w:lineRule="auto"/>
              <w:jc w:val="center"/>
              <w:rPr>
                <w:rFonts w:hint="eastAsia" w:ascii="宋体" w:hAnsi="宋体" w:eastAsia="宋体" w:cs="宋体"/>
                <w:sz w:val="21"/>
                <w:szCs w:val="21"/>
              </w:rPr>
            </w:pPr>
            <w:r>
              <w:rPr>
                <w:rFonts w:hint="eastAsia" w:ascii="宋体" w:hAnsi="宋体" w:eastAsia="宋体" w:cs="宋体"/>
                <w:sz w:val="21"/>
                <w:szCs w:val="21"/>
              </w:rPr>
              <w:t>C1</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否</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参考通用编码</w:t>
            </w:r>
            <w:r>
              <w:rPr>
                <w:rFonts w:hint="eastAsia" w:ascii="宋体" w:hAnsi="宋体" w:eastAsia="宋体" w:cs="宋体"/>
                <w:sz w:val="21"/>
                <w:szCs w:val="21"/>
                <w:lang w:val="en-US" w:eastAsia="zh-CN"/>
              </w:rPr>
              <w:t>1.9.3</w:t>
            </w:r>
            <w:r>
              <w:rPr>
                <w:rFonts w:hint="eastAsia" w:ascii="宋体" w:hAnsi="宋体" w:eastAsia="宋体" w:cs="宋体"/>
                <w:sz w:val="21"/>
                <w:szCs w:val="21"/>
              </w:rPr>
              <w:t>金额单位代码，此处填写代码0，以元为单位</w:t>
            </w:r>
            <w:r>
              <w:rPr>
                <w:rFonts w:hint="eastAsia" w:ascii="宋体" w:hAnsi="宋体" w:eastAsia="宋体" w:cs="宋体"/>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2707"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费率或其它类型报价</w:t>
            </w:r>
          </w:p>
        </w:tc>
        <w:tc>
          <w:tcPr>
            <w:tcW w:w="3091"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OTHER_BID_PRICE</w:t>
            </w:r>
          </w:p>
        </w:tc>
        <w:tc>
          <w:tcPr>
            <w:tcW w:w="1818" w:type="dxa"/>
            <w:shd w:val="clear" w:color="auto" w:fill="auto"/>
            <w:vAlign w:val="center"/>
          </w:tcPr>
          <w:p>
            <w:pPr>
              <w:widowControl/>
              <w:spacing w:line="240" w:lineRule="auto"/>
              <w:jc w:val="center"/>
              <w:rPr>
                <w:rFonts w:hint="eastAsia" w:ascii="宋体" w:hAnsi="宋体" w:eastAsia="宋体" w:cs="宋体"/>
                <w:sz w:val="21"/>
                <w:szCs w:val="21"/>
              </w:rPr>
            </w:pPr>
            <w:r>
              <w:rPr>
                <w:rFonts w:hint="eastAsia" w:ascii="宋体" w:hAnsi="宋体" w:eastAsia="宋体" w:cs="宋体"/>
                <w:sz w:val="21"/>
                <w:szCs w:val="21"/>
              </w:rPr>
              <w:t>C..2000</w:t>
            </w:r>
          </w:p>
        </w:tc>
        <w:tc>
          <w:tcPr>
            <w:tcW w:w="2088" w:type="dxa"/>
            <w:shd w:val="clear" w:color="auto" w:fill="auto"/>
            <w:vAlign w:val="center"/>
          </w:tcPr>
          <w:p>
            <w:pPr>
              <w:spacing w:line="240" w:lineRule="auto"/>
              <w:jc w:val="center"/>
              <w:rPr>
                <w:rFonts w:hint="eastAsia" w:ascii="宋体" w:hAnsi="宋体" w:eastAsia="宋体" w:cs="宋体"/>
                <w:sz w:val="21"/>
                <w:szCs w:val="21"/>
              </w:rPr>
            </w:pPr>
            <w:r>
              <w:rPr>
                <w:rFonts w:hint="eastAsia" w:ascii="宋体" w:hAnsi="宋体" w:eastAsia="宋体" w:cs="宋体"/>
                <w:sz w:val="21"/>
                <w:szCs w:val="21"/>
              </w:rPr>
              <w:t>否</w:t>
            </w:r>
          </w:p>
        </w:tc>
        <w:tc>
          <w:tcPr>
            <w:tcW w:w="4457" w:type="dxa"/>
            <w:vAlign w:val="center"/>
          </w:tcPr>
          <w:p>
            <w:pPr>
              <w:spacing w:line="240" w:lineRule="auto"/>
              <w:jc w:val="both"/>
              <w:rPr>
                <w:rFonts w:hint="eastAsia" w:ascii="宋体" w:hAnsi="宋体" w:eastAsia="宋体" w:cs="宋体"/>
                <w:sz w:val="21"/>
                <w:szCs w:val="21"/>
              </w:rPr>
            </w:pPr>
            <w:r>
              <w:rPr>
                <w:rFonts w:hint="eastAsia" w:ascii="宋体" w:hAnsi="宋体" w:eastAsia="宋体" w:cs="宋体"/>
                <w:sz w:val="21"/>
                <w:szCs w:val="21"/>
              </w:rPr>
              <w:t>“投标报价金额”、“费率</w:t>
            </w:r>
            <w:r>
              <w:rPr>
                <w:rFonts w:hint="eastAsia" w:ascii="宋体" w:hAnsi="宋体" w:eastAsia="宋体" w:cs="宋体"/>
                <w:sz w:val="21"/>
                <w:szCs w:val="21"/>
                <w:lang w:val="en-US" w:eastAsia="zh-CN"/>
              </w:rPr>
              <w:t>或</w:t>
            </w:r>
            <w:r>
              <w:rPr>
                <w:rFonts w:hint="eastAsia" w:ascii="宋体" w:hAnsi="宋体" w:eastAsia="宋体" w:cs="宋体"/>
                <w:sz w:val="21"/>
                <w:szCs w:val="21"/>
              </w:rPr>
              <w:t>其他类型报价”不能全为空或全填写，</w:t>
            </w:r>
            <w:r>
              <w:rPr>
                <w:rFonts w:hint="eastAsia" w:ascii="宋体" w:hAnsi="宋体" w:eastAsia="宋体" w:cs="宋体"/>
                <w:sz w:val="21"/>
                <w:szCs w:val="21"/>
                <w:lang w:val="en-US" w:eastAsia="zh-CN"/>
              </w:rPr>
              <w:t>二</w:t>
            </w:r>
            <w:r>
              <w:rPr>
                <w:rFonts w:hint="eastAsia" w:ascii="宋体" w:hAnsi="宋体" w:eastAsia="宋体" w:cs="宋体"/>
                <w:sz w:val="21"/>
                <w:szCs w:val="21"/>
              </w:rPr>
              <w:t>选一填写</w:t>
            </w:r>
            <w:r>
              <w:rPr>
                <w:rFonts w:hint="eastAsia" w:ascii="宋体" w:hAnsi="宋体" w:eastAsia="宋体" w:cs="宋体"/>
                <w:sz w:val="21"/>
                <w:szCs w:val="21"/>
                <w:lang w:eastAsia="zh-CN"/>
              </w:rPr>
              <w:t>；</w:t>
            </w:r>
            <w:r>
              <w:rPr>
                <w:rFonts w:hint="eastAsia" w:ascii="宋体" w:hAnsi="宋体" w:eastAsia="宋体" w:cs="宋体"/>
                <w:sz w:val="21"/>
                <w:szCs w:val="21"/>
              </w:rPr>
              <w:t>百分比、下浮率、比率、单价或文字描述类型的报价</w:t>
            </w:r>
            <w:r>
              <w:rPr>
                <w:rFonts w:hint="eastAsia" w:ascii="宋体" w:hAnsi="宋体" w:eastAsia="宋体" w:cs="宋体"/>
                <w:sz w:val="21"/>
                <w:szCs w:val="21"/>
                <w:lang w:eastAsia="zh-CN"/>
              </w:rPr>
              <w:t>；</w:t>
            </w:r>
            <w:r>
              <w:rPr>
                <w:rFonts w:hint="eastAsia" w:ascii="宋体" w:hAnsi="宋体" w:eastAsia="宋体" w:cs="宋体"/>
                <w:sz w:val="21"/>
                <w:szCs w:val="21"/>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中标候选人响应招标文件的资格能力条件</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WIN_CANDIDATE_QUALIFICATION</w:t>
            </w:r>
          </w:p>
        </w:tc>
        <w:tc>
          <w:tcPr>
            <w:tcW w:w="181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C..ul</w:t>
            </w:r>
          </w:p>
        </w:tc>
        <w:tc>
          <w:tcPr>
            <w:tcW w:w="2088" w:type="dxa"/>
            <w:shd w:val="clear" w:color="auto" w:fill="auto"/>
            <w:vAlign w:val="center"/>
          </w:tcPr>
          <w:p>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否</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sz w:val="21"/>
                <w:szCs w:val="21"/>
              </w:rPr>
              <w:t>与中标候选人保持对应。</w:t>
            </w:r>
            <w:r>
              <w:rPr>
                <w:rFonts w:hint="eastAsia" w:ascii="宋体" w:hAnsi="宋体" w:eastAsia="宋体" w:cs="宋体"/>
                <w:sz w:val="21"/>
                <w:szCs w:val="21"/>
                <w:lang w:eastAsia="zh-CN"/>
              </w:rPr>
              <w:t>；</w:t>
            </w:r>
            <w:r>
              <w:rPr>
                <w:rFonts w:hint="eastAsia" w:ascii="宋体" w:hAnsi="宋体" w:eastAsia="宋体" w:cs="宋体"/>
                <w:sz w:val="21"/>
                <w:szCs w:val="21"/>
              </w:rPr>
              <w:t>20号令A.1.12“投标文件”数据集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项目负责人姓名</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PM_NAME</w:t>
            </w:r>
          </w:p>
        </w:tc>
        <w:tc>
          <w:tcPr>
            <w:tcW w:w="181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C..50</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sz w:val="21"/>
                <w:szCs w:val="21"/>
              </w:rPr>
              <w:t>中标候选人按照招标文件要求承诺的项目负责人。</w:t>
            </w:r>
            <w:r>
              <w:rPr>
                <w:rFonts w:hint="eastAsia" w:ascii="宋体" w:hAnsi="宋体" w:eastAsia="宋体" w:cs="宋体"/>
                <w:sz w:val="21"/>
                <w:szCs w:val="21"/>
                <w:lang w:eastAsia="zh-CN"/>
              </w:rPr>
              <w:t>；</w:t>
            </w:r>
            <w:r>
              <w:rPr>
                <w:rFonts w:hint="eastAsia" w:ascii="宋体" w:hAnsi="宋体" w:eastAsia="宋体" w:cs="宋体"/>
                <w:sz w:val="21"/>
                <w:szCs w:val="21"/>
              </w:rPr>
              <w:t>20号令A.1.12“投标文件”数据集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项目负责人证件号码</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PM_CODE</w:t>
            </w:r>
          </w:p>
        </w:tc>
        <w:tc>
          <w:tcPr>
            <w:tcW w:w="181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C..18</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sz w:val="21"/>
                <w:szCs w:val="21"/>
              </w:rPr>
              <w:t>根据10号令，为便于唯一确定项目负责人进行监督管理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项目负责人相关证书和编号</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PM_CERTIFICATES</w:t>
            </w:r>
          </w:p>
        </w:tc>
        <w:tc>
          <w:tcPr>
            <w:tcW w:w="181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C..ul</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sz w:val="21"/>
                <w:szCs w:val="21"/>
              </w:rPr>
              <w:t>中标候选人按招标文件要求承诺的项目负责人相关证书名称和编号。</w:t>
            </w:r>
            <w:r>
              <w:rPr>
                <w:rFonts w:hint="eastAsia" w:ascii="宋体" w:hAnsi="宋体" w:eastAsia="宋体" w:cs="宋体"/>
                <w:sz w:val="21"/>
                <w:szCs w:val="21"/>
                <w:lang w:eastAsia="zh-CN"/>
              </w:rPr>
              <w:t>；</w:t>
            </w:r>
            <w:r>
              <w:rPr>
                <w:rFonts w:hint="eastAsia" w:ascii="宋体" w:hAnsi="宋体" w:eastAsia="宋体" w:cs="宋体"/>
                <w:sz w:val="21"/>
                <w:szCs w:val="21"/>
              </w:rPr>
              <w:t>20号令5.8.1 和B.3.1，交易平台需向公共服务平台同步信息。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申报责任人</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REPORT_DUTY</w:t>
            </w:r>
          </w:p>
        </w:tc>
        <w:tc>
          <w:tcPr>
            <w:tcW w:w="181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C..100</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sz w:val="21"/>
                <w:szCs w:val="21"/>
                <w:lang w:val="en-US" w:eastAsia="zh-CN"/>
              </w:rPr>
              <w:t>水利监督数据规范；</w:t>
            </w:r>
            <w:r>
              <w:rPr>
                <w:rFonts w:hint="eastAsia" w:ascii="宋体" w:hAnsi="宋体" w:eastAsia="宋体" w:cs="宋体"/>
                <w:sz w:val="21"/>
                <w:szCs w:val="21"/>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申报责任人所属代码类型</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REPORT_COMPANY_CODE_TYPE</w:t>
            </w:r>
          </w:p>
        </w:tc>
        <w:tc>
          <w:tcPr>
            <w:tcW w:w="1818" w:type="dxa"/>
            <w:shd w:val="clear" w:color="auto" w:fill="auto"/>
            <w:vAlign w:val="center"/>
          </w:tcPr>
          <w:p>
            <w:pPr>
              <w:jc w:val="center"/>
              <w:rPr>
                <w:rFonts w:hint="eastAsia" w:ascii="宋体" w:hAnsi="宋体" w:eastAsia="宋体" w:cs="宋体"/>
                <w:sz w:val="21"/>
                <w:szCs w:val="21"/>
                <w:lang w:eastAsia="zh-CN"/>
              </w:rPr>
            </w:pPr>
            <w:r>
              <w:rPr>
                <w:rFonts w:hint="eastAsia" w:ascii="宋体" w:hAnsi="宋体" w:eastAsia="宋体" w:cs="宋体"/>
                <w:sz w:val="21"/>
                <w:szCs w:val="21"/>
              </w:rPr>
              <w:t>C</w:t>
            </w:r>
            <w:r>
              <w:rPr>
                <w:rFonts w:hint="eastAsia" w:ascii="宋体" w:hAnsi="宋体" w:eastAsia="宋体" w:cs="宋体"/>
                <w:sz w:val="21"/>
                <w:szCs w:val="21"/>
                <w:lang w:val="en-US" w:eastAsia="zh-CN"/>
              </w:rPr>
              <w:t>2</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sz w:val="21"/>
                <w:szCs w:val="21"/>
              </w:rPr>
              <w:t>参考</w:t>
            </w:r>
            <w:r>
              <w:rPr>
                <w:rFonts w:hint="eastAsia" w:ascii="宋体" w:hAnsi="宋体" w:eastAsia="宋体" w:cs="宋体"/>
                <w:sz w:val="21"/>
                <w:szCs w:val="21"/>
                <w:lang w:val="en-US" w:eastAsia="zh-CN"/>
              </w:rPr>
              <w:t>附录B</w:t>
            </w:r>
            <w:r>
              <w:rPr>
                <w:rFonts w:hint="eastAsia" w:ascii="宋体" w:hAnsi="宋体" w:eastAsia="宋体" w:cs="宋体"/>
                <w:sz w:val="21"/>
                <w:szCs w:val="21"/>
              </w:rPr>
              <w:t>主体代码类型</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水利监督数据规范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责任人所属单位代码</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REPORT_COMPANY_CODE</w:t>
            </w:r>
          </w:p>
        </w:tc>
        <w:tc>
          <w:tcPr>
            <w:tcW w:w="1818" w:type="dxa"/>
            <w:shd w:val="clear" w:color="auto" w:fill="auto"/>
            <w:vAlign w:val="center"/>
          </w:tcPr>
          <w:p>
            <w:pPr>
              <w:jc w:val="center"/>
              <w:rPr>
                <w:rFonts w:hint="eastAsia" w:ascii="宋体" w:hAnsi="宋体" w:eastAsia="宋体" w:cs="宋体"/>
                <w:sz w:val="21"/>
                <w:szCs w:val="21"/>
                <w:lang w:val="en-US" w:eastAsia="zh-CN"/>
              </w:rPr>
            </w:pPr>
            <w:r>
              <w:rPr>
                <w:rFonts w:hint="eastAsia" w:ascii="宋体" w:hAnsi="宋体" w:eastAsia="宋体" w:cs="宋体"/>
                <w:sz w:val="21"/>
                <w:szCs w:val="21"/>
              </w:rPr>
              <w:t>C</w:t>
            </w:r>
            <w:r>
              <w:rPr>
                <w:rFonts w:hint="eastAsia" w:ascii="宋体" w:hAnsi="宋体" w:eastAsia="宋体" w:cs="宋体"/>
                <w:sz w:val="21"/>
                <w:szCs w:val="21"/>
                <w:lang w:val="en-US" w:eastAsia="zh-CN"/>
              </w:rPr>
              <w:t>..18</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sz w:val="21"/>
                <w:szCs w:val="21"/>
              </w:rPr>
              <w:t>参考</w:t>
            </w:r>
            <w:r>
              <w:rPr>
                <w:rFonts w:hint="eastAsia" w:ascii="宋体" w:hAnsi="宋体" w:eastAsia="宋体" w:cs="宋体"/>
                <w:sz w:val="21"/>
                <w:szCs w:val="21"/>
                <w:lang w:val="en-US" w:eastAsia="zh-CN"/>
              </w:rPr>
              <w:t>附录B</w:t>
            </w:r>
            <w:r>
              <w:rPr>
                <w:rFonts w:hint="eastAsia" w:ascii="宋体" w:hAnsi="宋体" w:eastAsia="宋体" w:cs="宋体"/>
                <w:sz w:val="21"/>
                <w:szCs w:val="21"/>
              </w:rPr>
              <w:t>主体代码</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水利监督数据规范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来源交易系统</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 FROM_TRADE_PLAT_CODE</w:t>
            </w:r>
          </w:p>
        </w:tc>
        <w:tc>
          <w:tcPr>
            <w:tcW w:w="181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C8</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color w:val="auto"/>
                <w:sz w:val="21"/>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07"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附件关联标识号</w:t>
            </w:r>
          </w:p>
        </w:tc>
        <w:tc>
          <w:tcPr>
            <w:tcW w:w="3091"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ATTACHMENT_CODE</w:t>
            </w:r>
          </w:p>
        </w:tc>
        <w:tc>
          <w:tcPr>
            <w:tcW w:w="181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C..ul</w:t>
            </w:r>
          </w:p>
        </w:tc>
        <w:tc>
          <w:tcPr>
            <w:tcW w:w="2088" w:type="dxa"/>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color w:val="auto"/>
                <w:sz w:val="21"/>
                <w:szCs w:val="21"/>
                <w:highlight w:val="none"/>
              </w:rPr>
              <w:t>参考</w:t>
            </w:r>
            <w:r>
              <w:rPr>
                <w:rFonts w:hint="eastAsia" w:ascii="宋体" w:hAnsi="宋体" w:eastAsia="宋体" w:cs="宋体"/>
                <w:color w:val="auto"/>
                <w:sz w:val="21"/>
                <w:szCs w:val="21"/>
                <w:highlight w:val="none"/>
                <w:lang w:bidi="en-US"/>
              </w:rPr>
              <w:t>附录B</w:t>
            </w:r>
            <w:r>
              <w:rPr>
                <w:rFonts w:hint="eastAsia" w:ascii="宋体" w:hAnsi="宋体" w:eastAsia="宋体" w:cs="宋体"/>
                <w:color w:val="auto"/>
                <w:sz w:val="21"/>
                <w:szCs w:val="21"/>
                <w:highlight w:val="none"/>
              </w:rPr>
              <w:t>附件关联标识号，多个附件关联标识号以半角分号隔开；20号令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707" w:type="dxa"/>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来源交易系统</w:t>
            </w:r>
          </w:p>
        </w:tc>
        <w:tc>
          <w:tcPr>
            <w:tcW w:w="3091" w:type="dxa"/>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 xml:space="preserve"> FROM_TRADE_PLAT_CODE</w:t>
            </w:r>
          </w:p>
        </w:tc>
        <w:tc>
          <w:tcPr>
            <w:tcW w:w="1818" w:type="dxa"/>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C8</w:t>
            </w:r>
          </w:p>
        </w:tc>
        <w:tc>
          <w:tcPr>
            <w:tcW w:w="2088" w:type="dxa"/>
            <w:vAlign w:val="center"/>
          </w:tcPr>
          <w:p>
            <w:pPr>
              <w:jc w:val="center"/>
              <w:rPr>
                <w:rFonts w:hint="eastAsia" w:ascii="宋体" w:hAnsi="宋体" w:eastAsia="宋体" w:cs="宋体"/>
                <w:sz w:val="21"/>
                <w:szCs w:val="21"/>
              </w:rPr>
            </w:pPr>
            <w:r>
              <w:rPr>
                <w:rFonts w:hint="eastAsia" w:ascii="宋体" w:hAnsi="宋体" w:eastAsia="宋体" w:cs="宋体"/>
                <w:color w:val="auto"/>
                <w:sz w:val="21"/>
                <w:szCs w:val="21"/>
                <w:highlight w:val="none"/>
              </w:rPr>
              <w:t>是</w:t>
            </w:r>
          </w:p>
        </w:tc>
        <w:tc>
          <w:tcPr>
            <w:tcW w:w="4457" w:type="dxa"/>
            <w:vAlign w:val="center"/>
          </w:tcPr>
          <w:p>
            <w:pPr>
              <w:jc w:val="both"/>
              <w:rPr>
                <w:rFonts w:hint="eastAsia" w:ascii="宋体" w:hAnsi="宋体" w:eastAsia="宋体" w:cs="宋体"/>
                <w:sz w:val="21"/>
                <w:szCs w:val="21"/>
              </w:rPr>
            </w:pPr>
            <w:r>
              <w:rPr>
                <w:rFonts w:hint="eastAsia" w:ascii="宋体" w:hAnsi="宋体" w:eastAsia="宋体" w:cs="宋体"/>
                <w:color w:val="auto"/>
                <w:sz w:val="21"/>
                <w:szCs w:val="21"/>
                <w:highlight w:val="none"/>
                <w:lang w:eastAsia="zh-CN"/>
              </w:rPr>
              <w:t>参考附录B 来源交易系统编码规则</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中标候选人公示</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Pr>
          <w:rFonts w:hint="eastAsia" w:ascii="宋体" w:hAnsi="宋体" w:cs="宋体"/>
          <w:color w:val="auto"/>
          <w:highlight w:val="none"/>
        </w:rPr>
        <w:t xml:space="preserve">/变更 </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6"/>
        <w:gridCol w:w="3069"/>
        <w:gridCol w:w="1777"/>
        <w:gridCol w:w="923"/>
        <w:gridCol w:w="56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26" w:type="dxa"/>
            <w:shd w:val="clear" w:color="auto" w:fill="A4A4A4" w:themeFill="background1" w:themeFillShade="A5"/>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名称</w:t>
            </w:r>
          </w:p>
        </w:tc>
        <w:tc>
          <w:tcPr>
            <w:tcW w:w="3069" w:type="dxa"/>
            <w:shd w:val="clear" w:color="auto" w:fill="A4A4A4" w:themeFill="background1" w:themeFillShade="A5"/>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英文名称</w:t>
            </w:r>
          </w:p>
        </w:tc>
        <w:tc>
          <w:tcPr>
            <w:tcW w:w="1777" w:type="dxa"/>
            <w:shd w:val="clear" w:color="auto" w:fill="A4A4A4" w:themeFill="background1" w:themeFillShade="A5"/>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数据类型及格式</w:t>
            </w:r>
          </w:p>
        </w:tc>
        <w:tc>
          <w:tcPr>
            <w:tcW w:w="923" w:type="dxa"/>
            <w:shd w:val="clear" w:color="auto" w:fill="A4A4A4" w:themeFill="background1" w:themeFillShade="A5"/>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必填项</w:t>
            </w:r>
          </w:p>
        </w:tc>
        <w:tc>
          <w:tcPr>
            <w:tcW w:w="5668" w:type="dxa"/>
            <w:shd w:val="clear" w:color="auto" w:fill="A4A4A4" w:themeFill="background1" w:themeFillShade="A5"/>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招标项目编号</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TENDER_PROJECT_CODE</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C20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参考</w:t>
            </w:r>
            <w:r>
              <w:rPr>
                <w:rFonts w:hint="eastAsia" w:ascii="宋体" w:hAnsi="宋体" w:cs="宋体"/>
                <w:color w:val="000000"/>
                <w:szCs w:val="21"/>
                <w:highlight w:val="none"/>
                <w:lang w:bidi="en-US"/>
              </w:rPr>
              <w:t>附录B</w:t>
            </w:r>
            <w:r>
              <w:rPr>
                <w:rFonts w:hint="eastAsia" w:ascii="宋体" w:hAnsi="宋体" w:cs="宋体"/>
                <w:color w:val="000000"/>
                <w:kern w:val="0"/>
                <w:szCs w:val="21"/>
                <w:highlight w:val="none"/>
              </w:rPr>
              <w:t>招标项目编号；国家2.0数据规范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相关标段（包）编号</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BID_SECTION_CODES</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C..600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参考</w:t>
            </w:r>
            <w:r>
              <w:rPr>
                <w:rFonts w:hint="eastAsia" w:ascii="宋体" w:hAnsi="宋体" w:cs="宋体"/>
                <w:color w:val="000000"/>
                <w:szCs w:val="21"/>
                <w:highlight w:val="none"/>
                <w:lang w:bidi="en-US"/>
              </w:rPr>
              <w:t>附录B</w:t>
            </w:r>
            <w:r>
              <w:rPr>
                <w:rFonts w:hint="eastAsia" w:ascii="宋体" w:hAnsi="宋体" w:cs="宋体"/>
                <w:color w:val="000000"/>
                <w:szCs w:val="21"/>
                <w:highlight w:val="none"/>
              </w:rPr>
              <w:t>标段（包）编号</w:t>
            </w:r>
            <w:r>
              <w:rPr>
                <w:rFonts w:hint="eastAsia" w:ascii="宋体" w:hAnsi="宋体" w:cs="宋体"/>
                <w:color w:val="000000"/>
                <w:szCs w:val="21"/>
                <w:highlight w:val="none"/>
                <w:lang w:bidi="en-US"/>
              </w:rPr>
              <w:t>，由多个标段（包）编号组成，半角分号隔开；</w:t>
            </w:r>
            <w:r>
              <w:rPr>
                <w:rFonts w:hint="eastAsia" w:ascii="宋体" w:hAnsi="宋体" w:cs="宋体"/>
                <w:color w:val="000000"/>
                <w:kern w:val="0"/>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相关统一交易标识码</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UNIFIED_DEAL_CODES</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C..2000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参考</w:t>
            </w:r>
            <w:r>
              <w:rPr>
                <w:rFonts w:hint="eastAsia" w:ascii="宋体" w:hAnsi="宋体" w:cs="宋体"/>
                <w:color w:val="000000"/>
                <w:szCs w:val="21"/>
                <w:highlight w:val="none"/>
                <w:lang w:bidi="en-US"/>
              </w:rPr>
              <w:t>附录B</w:t>
            </w:r>
            <w:r>
              <w:rPr>
                <w:rFonts w:hint="eastAsia" w:ascii="宋体" w:hAnsi="宋体" w:cs="宋体"/>
                <w:color w:val="000000"/>
                <w:kern w:val="0"/>
                <w:szCs w:val="21"/>
                <w:highlight w:val="none"/>
              </w:rPr>
              <w:t>统一交易标识码的构成；国家2.0数据规范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公示标题</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PUBLICITY_NAME</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C..600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公示内容</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PUBLICITY_CONTENT</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C..ul</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多个中标候选人一并显示；</w:t>
            </w:r>
            <w:r>
              <w:rPr>
                <w:rFonts w:hint="eastAsia" w:ascii="宋体" w:hAnsi="宋体" w:cs="宋体"/>
                <w:color w:val="000000"/>
                <w:kern w:val="0"/>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公示发布媒介</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NOTICE_MEDIA</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C..1000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按照公布的发布媒介填写，</w:t>
            </w:r>
            <w:r>
              <w:rPr>
                <w:rFonts w:hint="eastAsia" w:ascii="宋体" w:hAnsi="宋体" w:cs="宋体"/>
                <w:color w:val="000000"/>
                <w:kern w:val="0"/>
                <w:szCs w:val="21"/>
                <w:highlight w:val="none"/>
              </w:rPr>
              <w:t>多个以半角分号分隔</w:t>
            </w:r>
            <w:r>
              <w:rPr>
                <w:rFonts w:hint="eastAsia" w:ascii="宋体" w:hAnsi="宋体" w:cs="宋体"/>
                <w:color w:val="000000"/>
                <w:szCs w:val="21"/>
                <w:highlight w:val="none"/>
              </w:rPr>
              <w:t>；</w:t>
            </w:r>
            <w:r>
              <w:rPr>
                <w:rFonts w:hint="eastAsia" w:ascii="宋体" w:hAnsi="宋体" w:cs="宋体"/>
                <w:color w:val="000000"/>
                <w:kern w:val="0"/>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公示类型</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PUBLICITY_TYPE</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C1</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参考1.10.1</w:t>
            </w:r>
            <w:r>
              <w:rPr>
                <w:rFonts w:hint="eastAsia" w:ascii="宋体" w:hAnsi="宋体" w:cs="宋体"/>
                <w:color w:val="000000"/>
                <w:kern w:val="0"/>
                <w:szCs w:val="21"/>
                <w:highlight w:val="none"/>
                <w:lang w:val="en-US" w:eastAsia="zh-CN"/>
              </w:rPr>
              <w:t>0</w:t>
            </w:r>
            <w:r>
              <w:rPr>
                <w:rFonts w:hint="eastAsia" w:ascii="宋体" w:hAnsi="宋体" w:cs="宋体"/>
                <w:color w:val="000000"/>
                <w:kern w:val="0"/>
                <w:szCs w:val="21"/>
                <w:highlight w:val="none"/>
              </w:rPr>
              <w:t>公示类型；国家2.0数据规范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其他内容</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OTHER_CONTENT</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招标文件规定公示的其他内容；10号令第六条要求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公示开始时间</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PUBLICITY_START_TIME</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yyyyMMddHHmmss</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公示结束时间</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PUBLICITY_END_TIME</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yyyyMMddHHmmss</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是否变更</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IS_CHANGE</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C1</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参考1.10.2是否代码；</w:t>
            </w: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推荐单位一</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RECOMMEND_RANKING_FIRST</w:t>
            </w:r>
          </w:p>
        </w:tc>
        <w:tc>
          <w:tcPr>
            <w:tcW w:w="177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C..50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hint="eastAsia" w:ascii="宋体" w:hAnsi="宋体" w:eastAsia="宋体" w:cs="宋体"/>
                <w:color w:val="000000"/>
                <w:kern w:val="0"/>
                <w:szCs w:val="21"/>
                <w:highlight w:val="none"/>
                <w:lang w:eastAsia="zh-CN"/>
              </w:rPr>
            </w:pPr>
            <w:r>
              <w:rPr>
                <w:rFonts w:hint="eastAsia" w:ascii="宋体" w:hAnsi="宋体" w:cs="宋体"/>
                <w:color w:val="000000"/>
                <w:kern w:val="0"/>
                <w:szCs w:val="21"/>
                <w:highlight w:val="none"/>
              </w:rPr>
              <w:t>业务需要</w:t>
            </w:r>
            <w:r>
              <w:rPr>
                <w:rFonts w:hint="eastAsia" w:ascii="宋体" w:hAnsi="宋体" w:cs="宋体"/>
                <w:color w:val="000000"/>
                <w:kern w:val="0"/>
                <w:szCs w:val="21"/>
                <w:highlight w:val="none"/>
                <w:lang w:eastAsia="zh-CN"/>
              </w:rPr>
              <w:t>；</w:t>
            </w:r>
            <w:r>
              <w:rPr>
                <w:rFonts w:hint="eastAsia" w:ascii="宋体" w:hAnsi="宋体" w:cs="宋体"/>
                <w:color w:val="000000"/>
                <w:szCs w:val="21"/>
              </w:rPr>
              <w:t>如是联合体则填联合体名称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推荐单位一社会统一信用代码</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RECOMMEND_RANKING_FIRST_LEGAL_CODE</w:t>
            </w:r>
          </w:p>
        </w:tc>
        <w:tc>
          <w:tcPr>
            <w:tcW w:w="1777"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kern w:val="0"/>
                <w:szCs w:val="21"/>
                <w:highlight w:val="none"/>
              </w:rPr>
              <w:t>C..18</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参考</w:t>
            </w:r>
            <w:r>
              <w:rPr>
                <w:rFonts w:hint="eastAsia" w:ascii="宋体" w:hAnsi="宋体" w:cs="宋体"/>
                <w:color w:val="000000"/>
                <w:szCs w:val="21"/>
                <w:highlight w:val="none"/>
                <w:lang w:bidi="en-US"/>
              </w:rPr>
              <w:t>附录B</w:t>
            </w:r>
            <w:r>
              <w:rPr>
                <w:rFonts w:hint="eastAsia" w:ascii="宋体" w:hAnsi="宋体" w:cs="宋体"/>
                <w:color w:val="000000"/>
                <w:szCs w:val="21"/>
                <w:highlight w:val="none"/>
              </w:rPr>
              <w:t>统一社会信用代码；</w:t>
            </w:r>
            <w:r>
              <w:rPr>
                <w:rFonts w:hint="eastAsia" w:ascii="宋体" w:hAnsi="宋体" w:cs="宋体"/>
                <w:color w:val="000000"/>
                <w:szCs w:val="21"/>
              </w:rPr>
              <w:t>如是联合体时填入多家代码，以半角分号隔开</w:t>
            </w:r>
            <w:r>
              <w:rPr>
                <w:rFonts w:hint="eastAsia" w:ascii="宋体" w:hAnsi="宋体" w:cs="宋体"/>
                <w:color w:val="000000"/>
                <w:szCs w:val="21"/>
                <w:lang w:eastAsia="zh-CN"/>
              </w:rPr>
              <w:t>；</w:t>
            </w: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推荐单位一</w:t>
            </w:r>
            <w:r>
              <w:rPr>
                <w:rFonts w:hint="eastAsia" w:ascii="宋体" w:hAnsi="宋体" w:cs="宋体"/>
                <w:color w:val="000000"/>
                <w:szCs w:val="21"/>
                <w:highlight w:val="none"/>
              </w:rPr>
              <w:t>项目负责人姓名</w:t>
            </w:r>
          </w:p>
        </w:tc>
        <w:tc>
          <w:tcPr>
            <w:tcW w:w="3069"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RECOMMEND_RANKING_FIRST_LEGAL_</w:t>
            </w:r>
            <w:r>
              <w:rPr>
                <w:rFonts w:hint="eastAsia" w:ascii="宋体" w:hAnsi="宋体" w:cs="宋体"/>
                <w:color w:val="000000"/>
                <w:szCs w:val="21"/>
                <w:highlight w:val="none"/>
              </w:rPr>
              <w:t>PM_NAME</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C..50</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中标候选人按照招标文件要求承诺的项目负责人；20号令A.1.12“投标文件”数据集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推荐单位一</w:t>
            </w:r>
            <w:r>
              <w:rPr>
                <w:rFonts w:hint="eastAsia" w:ascii="宋体" w:hAnsi="宋体" w:cs="宋体"/>
                <w:color w:val="000000"/>
                <w:szCs w:val="21"/>
                <w:highlight w:val="none"/>
              </w:rPr>
              <w:t>项目负责人相关证书和编号</w:t>
            </w:r>
          </w:p>
        </w:tc>
        <w:tc>
          <w:tcPr>
            <w:tcW w:w="3069"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RECOMMEND_RANKING_FIRST_LEGAL_</w:t>
            </w:r>
            <w:r>
              <w:rPr>
                <w:rFonts w:hint="eastAsia" w:ascii="宋体" w:hAnsi="宋体" w:cs="宋体"/>
                <w:color w:val="000000"/>
                <w:szCs w:val="21"/>
                <w:highlight w:val="none"/>
              </w:rPr>
              <w:t>PM_CERTIFICATES</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szCs w:val="21"/>
                <w:highlight w:val="none"/>
              </w:rPr>
              <w:t>否</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中标候选人按招标文件要求承诺的项目负责人相关证书名称和编号；20号令5.8.1 和B.3.1，交易平台需向公共服务平台同步信息。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推荐单位一中标价</w:t>
            </w:r>
          </w:p>
        </w:tc>
        <w:tc>
          <w:tcPr>
            <w:tcW w:w="3069" w:type="dxa"/>
            <w:shd w:val="clear" w:color="auto" w:fill="FFFFFF"/>
            <w:vAlign w:val="center"/>
          </w:tcPr>
          <w:p>
            <w:pPr>
              <w:jc w:val="center"/>
              <w:rPr>
                <w:rFonts w:ascii="宋体" w:hAnsi="宋体" w:cs="宋体"/>
                <w:color w:val="000000"/>
                <w:szCs w:val="21"/>
                <w:highlight w:val="none"/>
              </w:rPr>
            </w:pPr>
            <w:r>
              <w:rPr>
                <w:rFonts w:ascii="宋体" w:hAnsi="宋体" w:cs="宋体"/>
                <w:color w:val="000000"/>
                <w:szCs w:val="21"/>
                <w:highlight w:val="none"/>
              </w:rPr>
              <w:t>RECOMMEND_RANKING_FIRST_WIN_PRICE</w:t>
            </w:r>
          </w:p>
        </w:tc>
        <w:tc>
          <w:tcPr>
            <w:tcW w:w="1777"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N..20,6</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推荐单位一获奖</w:t>
            </w:r>
            <w:r>
              <w:rPr>
                <w:rFonts w:ascii="宋体" w:hAnsi="宋体" w:cs="宋体"/>
                <w:color w:val="000000"/>
                <w:kern w:val="0"/>
                <w:szCs w:val="21"/>
                <w:highlight w:val="none"/>
              </w:rPr>
              <w:t>情况</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RECOMMEND_RANKING_FIRST_AWARD</w:t>
            </w:r>
          </w:p>
        </w:tc>
        <w:tc>
          <w:tcPr>
            <w:tcW w:w="1777"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推荐单位二</w:t>
            </w:r>
          </w:p>
        </w:tc>
        <w:tc>
          <w:tcPr>
            <w:tcW w:w="3069"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RECOMMEND_RANKING_SECOND</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否</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业务需要</w:t>
            </w:r>
            <w:r>
              <w:rPr>
                <w:rFonts w:hint="eastAsia" w:ascii="宋体" w:hAnsi="宋体" w:cs="宋体"/>
                <w:color w:val="000000"/>
                <w:kern w:val="0"/>
                <w:szCs w:val="21"/>
                <w:highlight w:val="none"/>
                <w:lang w:eastAsia="zh-CN"/>
              </w:rPr>
              <w:t>；</w:t>
            </w:r>
            <w:r>
              <w:rPr>
                <w:rFonts w:hint="eastAsia" w:ascii="宋体" w:hAnsi="宋体" w:cs="宋体"/>
                <w:color w:val="000000"/>
                <w:szCs w:val="21"/>
              </w:rPr>
              <w:t>如是联合体则填联合体名称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推荐单位二社会统一信用代码</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RECOMMEND_RANKING_SECOND_LEGAL_CODE</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C..18</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否</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参考</w:t>
            </w:r>
            <w:r>
              <w:rPr>
                <w:rFonts w:hint="eastAsia" w:ascii="宋体" w:hAnsi="宋体" w:cs="宋体"/>
                <w:color w:val="000000"/>
                <w:szCs w:val="21"/>
                <w:highlight w:val="none"/>
                <w:lang w:bidi="en-US"/>
              </w:rPr>
              <w:t>附录B</w:t>
            </w:r>
            <w:r>
              <w:rPr>
                <w:rFonts w:hint="eastAsia" w:ascii="宋体" w:hAnsi="宋体" w:cs="宋体"/>
                <w:color w:val="000000"/>
                <w:szCs w:val="21"/>
                <w:highlight w:val="none"/>
              </w:rPr>
              <w:t>统一社会信用代码；</w:t>
            </w:r>
            <w:r>
              <w:rPr>
                <w:rFonts w:hint="eastAsia" w:ascii="宋体" w:hAnsi="宋体" w:cs="宋体"/>
                <w:color w:val="000000"/>
                <w:szCs w:val="21"/>
              </w:rPr>
              <w:t>如是联合体时填入多家代码，以半角分号隔开</w:t>
            </w:r>
            <w:r>
              <w:rPr>
                <w:rFonts w:hint="eastAsia" w:ascii="宋体" w:hAnsi="宋体" w:cs="宋体"/>
                <w:color w:val="000000"/>
                <w:szCs w:val="21"/>
                <w:lang w:eastAsia="zh-CN"/>
              </w:rPr>
              <w:t>；</w:t>
            </w: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推荐单位二</w:t>
            </w:r>
            <w:r>
              <w:rPr>
                <w:rFonts w:hint="eastAsia" w:ascii="宋体" w:hAnsi="宋体" w:cs="宋体"/>
                <w:color w:val="000000"/>
                <w:szCs w:val="21"/>
                <w:highlight w:val="none"/>
              </w:rPr>
              <w:t>项目负责人姓名</w:t>
            </w:r>
          </w:p>
        </w:tc>
        <w:tc>
          <w:tcPr>
            <w:tcW w:w="3069"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RECOMMEND_RANKING_SECOND_LEGAL_</w:t>
            </w:r>
            <w:r>
              <w:rPr>
                <w:rFonts w:hint="eastAsia" w:ascii="宋体" w:hAnsi="宋体" w:cs="宋体"/>
                <w:color w:val="000000"/>
                <w:szCs w:val="21"/>
                <w:highlight w:val="none"/>
              </w:rPr>
              <w:t>PM_NAME</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C..50</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中标候选人按照招标文件要求承诺的项目负责人；20号令A.1.12“投标文件”数据集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推荐单位二</w:t>
            </w:r>
            <w:r>
              <w:rPr>
                <w:rFonts w:hint="eastAsia" w:ascii="宋体" w:hAnsi="宋体" w:cs="宋体"/>
                <w:color w:val="000000"/>
                <w:szCs w:val="21"/>
                <w:highlight w:val="none"/>
              </w:rPr>
              <w:t>项目负责人相关证书和编号</w:t>
            </w:r>
          </w:p>
        </w:tc>
        <w:tc>
          <w:tcPr>
            <w:tcW w:w="3069"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RECOMMEND_RANKING_SECOND_LEGAL_</w:t>
            </w:r>
            <w:r>
              <w:rPr>
                <w:rFonts w:hint="eastAsia" w:ascii="宋体" w:hAnsi="宋体" w:cs="宋体"/>
                <w:color w:val="000000"/>
                <w:szCs w:val="21"/>
                <w:highlight w:val="none"/>
              </w:rPr>
              <w:t>PM_CERTIFICATES</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szCs w:val="21"/>
                <w:highlight w:val="none"/>
              </w:rPr>
              <w:t>否</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中标候选人按招标文件要求承诺的项目负责人相关证书名称和编号；20号令5.8.1 和B.3.1，交易平台需向公共服务平台同步信息。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w:t>
            </w:r>
            <w:r>
              <w:rPr>
                <w:rFonts w:ascii="宋体" w:hAnsi="宋体" w:cs="宋体"/>
                <w:color w:val="000000"/>
                <w:kern w:val="0"/>
                <w:szCs w:val="21"/>
                <w:highlight w:val="none"/>
              </w:rPr>
              <w:t>二</w:t>
            </w:r>
            <w:r>
              <w:rPr>
                <w:rFonts w:hint="eastAsia" w:ascii="宋体" w:hAnsi="宋体" w:cs="宋体"/>
                <w:color w:val="000000"/>
                <w:kern w:val="0"/>
                <w:szCs w:val="21"/>
                <w:highlight w:val="none"/>
              </w:rPr>
              <w:t>中标价</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RECOMMEND_RANKING_SECOND_</w:t>
            </w:r>
            <w:r>
              <w:rPr>
                <w:rFonts w:hint="eastAsia" w:ascii="宋体" w:hAnsi="宋体" w:cs="宋体"/>
                <w:color w:val="000000"/>
                <w:szCs w:val="21"/>
                <w:highlight w:val="none"/>
              </w:rPr>
              <w:t>WIN_PRICE</w:t>
            </w:r>
          </w:p>
        </w:tc>
        <w:tc>
          <w:tcPr>
            <w:tcW w:w="1777"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N..20,6</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推荐单位二获奖</w:t>
            </w:r>
            <w:r>
              <w:rPr>
                <w:rFonts w:ascii="宋体" w:hAnsi="宋体" w:cs="宋体"/>
                <w:color w:val="000000"/>
                <w:kern w:val="0"/>
                <w:szCs w:val="21"/>
                <w:highlight w:val="none"/>
              </w:rPr>
              <w:t>情况</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RECOMMEND_RANKING_SECOND_AWARD</w:t>
            </w:r>
          </w:p>
        </w:tc>
        <w:tc>
          <w:tcPr>
            <w:tcW w:w="1777"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推荐单位三</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RECOMMEND_RANKING_THIRED</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否</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kern w:val="0"/>
                <w:szCs w:val="21"/>
                <w:highlight w:val="none"/>
              </w:rPr>
              <w:t>业务需要</w:t>
            </w:r>
            <w:r>
              <w:rPr>
                <w:rFonts w:hint="eastAsia" w:ascii="宋体" w:hAnsi="宋体" w:cs="宋体"/>
                <w:color w:val="000000"/>
                <w:kern w:val="0"/>
                <w:szCs w:val="21"/>
                <w:highlight w:val="none"/>
                <w:lang w:eastAsia="zh-CN"/>
              </w:rPr>
              <w:t>；</w:t>
            </w:r>
            <w:r>
              <w:rPr>
                <w:rFonts w:hint="eastAsia" w:ascii="宋体" w:hAnsi="宋体" w:cs="宋体"/>
                <w:color w:val="000000"/>
                <w:szCs w:val="21"/>
              </w:rPr>
              <w:t>如是联合体则填联合体名称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推荐单位三社会统一信用代码</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RECOMMEND_RANKING_THIRED_EGAL_CODE</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C..18</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否</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参考</w:t>
            </w:r>
            <w:r>
              <w:rPr>
                <w:rFonts w:hint="eastAsia" w:ascii="宋体" w:hAnsi="宋体" w:cs="宋体"/>
                <w:color w:val="000000"/>
                <w:szCs w:val="21"/>
                <w:highlight w:val="none"/>
                <w:lang w:bidi="en-US"/>
              </w:rPr>
              <w:t>附录B</w:t>
            </w:r>
            <w:r>
              <w:rPr>
                <w:rFonts w:hint="eastAsia" w:ascii="宋体" w:hAnsi="宋体" w:cs="宋体"/>
                <w:color w:val="000000"/>
                <w:szCs w:val="21"/>
                <w:highlight w:val="none"/>
              </w:rPr>
              <w:t>统一社会信用代码；</w:t>
            </w:r>
            <w:r>
              <w:rPr>
                <w:rFonts w:hint="eastAsia" w:ascii="宋体" w:hAnsi="宋体" w:cs="宋体"/>
                <w:color w:val="000000"/>
                <w:szCs w:val="21"/>
              </w:rPr>
              <w:t>如是联合体时填入多家代码，以半角分号隔开</w:t>
            </w:r>
            <w:r>
              <w:rPr>
                <w:rFonts w:hint="eastAsia" w:ascii="宋体" w:hAnsi="宋体" w:cs="宋体"/>
                <w:color w:val="000000"/>
                <w:szCs w:val="21"/>
                <w:lang w:eastAsia="zh-CN"/>
              </w:rPr>
              <w:t>；</w:t>
            </w: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推荐单位三</w:t>
            </w:r>
            <w:r>
              <w:rPr>
                <w:rFonts w:hint="eastAsia" w:ascii="宋体" w:hAnsi="宋体" w:cs="宋体"/>
                <w:color w:val="000000"/>
                <w:szCs w:val="21"/>
                <w:highlight w:val="none"/>
              </w:rPr>
              <w:t>项目负责人姓名</w:t>
            </w:r>
          </w:p>
        </w:tc>
        <w:tc>
          <w:tcPr>
            <w:tcW w:w="3069"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RECOMMEND_RANKING_THIRED_EGAL_</w:t>
            </w:r>
            <w:r>
              <w:rPr>
                <w:rFonts w:hint="eastAsia" w:ascii="宋体" w:hAnsi="宋体" w:cs="宋体"/>
                <w:color w:val="000000"/>
                <w:szCs w:val="21"/>
                <w:highlight w:val="none"/>
              </w:rPr>
              <w:t>PM_NAME</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C..50</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中标候选人按照招标文件要求承诺的项目负责人；20号令A.1.12“投标文件”数据集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推荐单位三</w:t>
            </w:r>
            <w:r>
              <w:rPr>
                <w:rFonts w:hint="eastAsia" w:ascii="宋体" w:hAnsi="宋体" w:cs="宋体"/>
                <w:color w:val="000000"/>
                <w:szCs w:val="21"/>
                <w:highlight w:val="none"/>
              </w:rPr>
              <w:t>项目负责人相关证书和编号</w:t>
            </w:r>
          </w:p>
        </w:tc>
        <w:tc>
          <w:tcPr>
            <w:tcW w:w="3069"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RECOMMEND_RANKING_THIRED_EGAL_</w:t>
            </w:r>
            <w:r>
              <w:rPr>
                <w:rFonts w:hint="eastAsia" w:ascii="宋体" w:hAnsi="宋体" w:cs="宋体"/>
                <w:color w:val="000000"/>
                <w:szCs w:val="21"/>
                <w:highlight w:val="none"/>
              </w:rPr>
              <w:t>PM_CERTIFICATES</w:t>
            </w:r>
          </w:p>
        </w:tc>
        <w:tc>
          <w:tcPr>
            <w:tcW w:w="1777"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szCs w:val="21"/>
                <w:highlight w:val="none"/>
              </w:rPr>
              <w:t>否</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中标候选人按招标文件要求承诺的项目负责人相关证书名称和编号；20号令5.8.1 和B.3.1，交易平台需向公共服务平台同步信息。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推荐单位三中标价</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RECOMMEND_RANKING_THIRED_</w:t>
            </w:r>
            <w:r>
              <w:rPr>
                <w:rFonts w:hint="eastAsia" w:ascii="宋体" w:hAnsi="宋体" w:cs="宋体"/>
                <w:color w:val="000000"/>
                <w:szCs w:val="21"/>
                <w:highlight w:val="none"/>
              </w:rPr>
              <w:t>WIN_PRICE</w:t>
            </w:r>
          </w:p>
        </w:tc>
        <w:tc>
          <w:tcPr>
            <w:tcW w:w="1777"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N..20,6</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72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推荐单位三获奖</w:t>
            </w:r>
            <w:r>
              <w:rPr>
                <w:rFonts w:ascii="宋体" w:hAnsi="宋体" w:cs="宋体"/>
                <w:color w:val="000000"/>
                <w:kern w:val="0"/>
                <w:szCs w:val="21"/>
                <w:highlight w:val="none"/>
              </w:rPr>
              <w:t>情况</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kern w:val="0"/>
                <w:szCs w:val="21"/>
                <w:highlight w:val="none"/>
              </w:rPr>
              <w:t>RECOMMEND_RANKING_THIRED_AWARD</w:t>
            </w:r>
          </w:p>
        </w:tc>
        <w:tc>
          <w:tcPr>
            <w:tcW w:w="1777"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提出异议的渠道和方式</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OBJECTION_METHOD</w:t>
            </w:r>
          </w:p>
        </w:tc>
        <w:tc>
          <w:tcPr>
            <w:tcW w:w="1777"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否</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10号令第六条要求；</w:t>
            </w:r>
            <w:r>
              <w:rPr>
                <w:rFonts w:hint="eastAsia" w:ascii="宋体" w:hAnsi="宋体" w:cs="宋体"/>
                <w:color w:val="000000"/>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公示发布责任人</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BULLETIN_DUTY</w:t>
            </w:r>
          </w:p>
        </w:tc>
        <w:tc>
          <w:tcPr>
            <w:tcW w:w="1777"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C..50</w:t>
            </w:r>
          </w:p>
        </w:tc>
        <w:tc>
          <w:tcPr>
            <w:tcW w:w="92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是</w:t>
            </w:r>
          </w:p>
        </w:tc>
        <w:tc>
          <w:tcPr>
            <w:tcW w:w="5668" w:type="dxa"/>
            <w:shd w:val="clear" w:color="auto" w:fill="FFFFFF"/>
            <w:vAlign w:val="center"/>
          </w:tcPr>
          <w:p>
            <w:pPr>
              <w:jc w:val="left"/>
              <w:rPr>
                <w:rFonts w:ascii="宋体" w:hAnsi="宋体" w:cs="宋体"/>
                <w:color w:val="000000"/>
                <w:kern w:val="0"/>
                <w:szCs w:val="21"/>
                <w:highlight w:val="none"/>
              </w:rPr>
            </w:pPr>
            <w:r>
              <w:rPr>
                <w:rFonts w:hint="eastAsia" w:ascii="宋体" w:hAnsi="宋体" w:cs="宋体"/>
                <w:color w:val="000000"/>
                <w:szCs w:val="21"/>
                <w:highlight w:val="none"/>
              </w:rPr>
              <w:t>招标人/代理机构发布公示责任人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来源交易系统</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 xml:space="preserve"> FROM_TRADE_PLAT_CODE</w:t>
            </w:r>
          </w:p>
        </w:tc>
        <w:tc>
          <w:tcPr>
            <w:tcW w:w="1777"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C8</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rPr>
                <w:rFonts w:hint="eastAsia" w:ascii="宋体" w:hAnsi="宋体" w:eastAsia="宋体" w:cs="宋体"/>
                <w:color w:val="000000"/>
                <w:szCs w:val="21"/>
                <w:highlight w:val="none"/>
                <w:lang w:eastAsia="zh-CN" w:bidi="en-US"/>
              </w:rPr>
            </w:pPr>
            <w:r>
              <w:rPr>
                <w:rFonts w:hint="eastAsia" w:ascii="宋体" w:hAnsi="宋体" w:cs="宋体"/>
                <w:color w:val="000000"/>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附件关联标识号</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ATTACHMENT_CODE</w:t>
            </w:r>
          </w:p>
        </w:tc>
        <w:tc>
          <w:tcPr>
            <w:tcW w:w="1777"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C..ul</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参考</w:t>
            </w:r>
            <w:r>
              <w:rPr>
                <w:rFonts w:hint="eastAsia" w:ascii="宋体" w:hAnsi="宋体" w:cs="宋体"/>
                <w:color w:val="000000"/>
                <w:szCs w:val="21"/>
                <w:highlight w:val="none"/>
                <w:lang w:bidi="en-US"/>
              </w:rPr>
              <w:t>附录B</w:t>
            </w:r>
            <w:r>
              <w:rPr>
                <w:rFonts w:hint="eastAsia" w:ascii="宋体" w:hAnsi="宋体" w:cs="宋体"/>
                <w:color w:val="000000"/>
                <w:szCs w:val="21"/>
                <w:highlight w:val="none"/>
              </w:rPr>
              <w:t>附件关联标识号，多个附件关联标识号以半角分号隔开；20号令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数据时间戳</w:t>
            </w:r>
          </w:p>
        </w:tc>
        <w:tc>
          <w:tcPr>
            <w:tcW w:w="306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SUBMIT_TIMESTAMP</w:t>
            </w:r>
          </w:p>
        </w:tc>
        <w:tc>
          <w:tcPr>
            <w:tcW w:w="1777"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yyyyMMddHHmmss</w:t>
            </w:r>
          </w:p>
        </w:tc>
        <w:tc>
          <w:tcPr>
            <w:tcW w:w="92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8" w:type="dxa"/>
            <w:shd w:val="clear" w:color="auto" w:fill="FFFFFF"/>
            <w:vAlign w:val="center"/>
          </w:tcPr>
          <w:p>
            <w:pPr>
              <w:jc w:val="left"/>
              <w:rPr>
                <w:rFonts w:ascii="宋体" w:hAnsi="宋体" w:cs="宋体"/>
                <w:color w:val="000000"/>
                <w:szCs w:val="21"/>
                <w:highlight w:val="none"/>
              </w:rPr>
            </w:pPr>
            <w:r>
              <w:rPr>
                <w:rFonts w:hint="eastAsia" w:ascii="宋体" w:hAnsi="宋体" w:cs="宋体"/>
                <w:color w:val="000000"/>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224" w:name="_Toc517973947"/>
      <w:bookmarkStart w:id="225" w:name="_Toc2247329"/>
      <w:bookmarkStart w:id="226" w:name="_Toc4279"/>
      <w:bookmarkStart w:id="227" w:name="_Toc23403_WPSOffice_Level3"/>
      <w:bookmarkStart w:id="228" w:name="_Toc522354546"/>
      <w:bookmarkStart w:id="229" w:name="_Toc20329"/>
      <w:r>
        <w:rPr>
          <w:rFonts w:hint="eastAsia" w:ascii="宋体" w:hAnsi="宋体" w:cs="宋体"/>
          <w:color w:val="auto"/>
          <w:highlight w:val="none"/>
        </w:rPr>
        <w:t>中标结果公示</w:t>
      </w:r>
      <w:bookmarkEnd w:id="224"/>
      <w:bookmarkEnd w:id="225"/>
      <w:bookmarkEnd w:id="226"/>
      <w:bookmarkEnd w:id="227"/>
      <w:bookmarkEnd w:id="228"/>
      <w:bookmarkEnd w:id="229"/>
      <w:r>
        <w:rPr>
          <w:rFonts w:ascii="宋体" w:hAnsi="宋体" w:cs="宋体"/>
          <w:color w:val="auto"/>
          <w:highlight w:val="none"/>
        </w:rPr>
        <w:t>/</w:t>
      </w:r>
      <w:r>
        <w:rPr>
          <w:rFonts w:hint="eastAsia" w:ascii="宋体" w:hAnsi="宋体" w:cs="宋体"/>
          <w:color w:val="auto"/>
          <w:highlight w:val="none"/>
        </w:rPr>
        <w:t>变更</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731"/>
        <w:gridCol w:w="3055"/>
        <w:gridCol w:w="1789"/>
        <w:gridCol w:w="933"/>
        <w:gridCol w:w="5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tblHeader/>
          <w:jc w:val="center"/>
        </w:trPr>
        <w:tc>
          <w:tcPr>
            <w:tcW w:w="2731" w:type="dxa"/>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55" w:type="dxa"/>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89" w:type="dxa"/>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33" w:type="dxa"/>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55" w:type="dxa"/>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标段（包）编号</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C23</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每个标段对应自己的中标人；国家2.0数据规范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C..2000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公示标题</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NOTICE_NAME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公示内容</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NOTICE_CONTENT</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为交易平台对外发布公告内容；国家2.0数据规范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公示发布媒介</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NOTICE_MEDIA</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按照公布的发布媒介填写，多个以半角分号分割；国家2.0数据规范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公示性质</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NOTICE_NATURE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7</w:t>
            </w:r>
            <w:r>
              <w:rPr>
                <w:rFonts w:hint="eastAsia" w:ascii="宋体" w:hAnsi="宋体" w:cs="宋体"/>
                <w:color w:val="auto"/>
                <w:szCs w:val="21"/>
                <w:highlight w:val="none"/>
              </w:rPr>
              <w:t>公告性质；国家2.0数据规范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公示类型</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BULLETIN_TYPE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参考1.10.1</w:t>
            </w:r>
            <w:r>
              <w:rPr>
                <w:rFonts w:hint="eastAsia" w:ascii="宋体" w:hAnsi="宋体" w:cs="宋体"/>
                <w:color w:val="auto"/>
                <w:szCs w:val="21"/>
                <w:highlight w:val="none"/>
                <w:lang w:val="en-US" w:eastAsia="zh-CN"/>
              </w:rPr>
              <w:t>0</w:t>
            </w:r>
            <w:r>
              <w:rPr>
                <w:rFonts w:hint="eastAsia" w:ascii="宋体" w:hAnsi="宋体" w:cs="宋体"/>
                <w:color w:val="auto"/>
                <w:szCs w:val="21"/>
                <w:highlight w:val="none"/>
              </w:rPr>
              <w:t>公示类型；国家2.0数据规范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中标人名称</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WIN_BIDDER_NAME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多中标人时半角分号隔开，如是联合体则填联合体名称；国家2.0数据规范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中标人代码类别</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BIDDER_CODE_TYPE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主体类别,多中标人类别时半角分号隔开；国家2.0数据规范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中标人</w:t>
            </w:r>
            <w:r>
              <w:rPr>
                <w:rFonts w:hint="eastAsia" w:ascii="宋体" w:hAnsi="宋体" w:cs="宋体"/>
                <w:sz w:val="21"/>
                <w:szCs w:val="21"/>
                <w:lang w:val="en-US" w:eastAsia="zh-CN"/>
              </w:rPr>
              <w:t>统一社会信用</w:t>
            </w:r>
            <w:r>
              <w:rPr>
                <w:rFonts w:hint="eastAsia" w:ascii="宋体" w:hAnsi="宋体" w:cs="宋体"/>
                <w:color w:val="auto"/>
                <w:szCs w:val="21"/>
                <w:highlight w:val="none"/>
              </w:rPr>
              <w:t>代码</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WIN_BIDDER_CODE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w:t>
            </w:r>
            <w:r>
              <w:rPr>
                <w:rFonts w:hint="eastAsia" w:ascii="宋体" w:hAnsi="宋体" w:cs="宋体"/>
                <w:szCs w:val="21"/>
              </w:rPr>
              <w:t>如是联合体时填入多家代码，以半角分号隔开</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价款形式代码</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PRICE_FORM_CODE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4</w:t>
            </w:r>
            <w:r>
              <w:rPr>
                <w:rFonts w:hint="eastAsia" w:ascii="宋体" w:hAnsi="宋体" w:cs="宋体"/>
                <w:color w:val="auto"/>
                <w:szCs w:val="21"/>
                <w:highlight w:val="none"/>
              </w:rPr>
              <w:t>价款形式代码；国家2.0数据规范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中标金额</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BID_AMOUNT</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N..20,6</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价格币种代码</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BID_CURRENCY</w:t>
            </w:r>
          </w:p>
        </w:tc>
        <w:tc>
          <w:tcPr>
            <w:tcW w:w="1789"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C3</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采用GB/T 12406-2008《表示货币和资金的代码》的数字码，例如，人民币是156；国家2.0数据规范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价格单位</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PRICE_UNIT</w:t>
            </w:r>
          </w:p>
        </w:tc>
        <w:tc>
          <w:tcPr>
            <w:tcW w:w="1789"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金额单位代码，此处填写代码0，以元为单位；国家2.0数据规范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费率或其它类型结果</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OTHER_BID_PRICE</w:t>
            </w:r>
          </w:p>
        </w:tc>
        <w:tc>
          <w:tcPr>
            <w:tcW w:w="1789"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百分比、下浮率、比率、单价或文字描述类型的报价，如： 50%、-30%；“中标价格”、“中标费率”与“其他类型中标价”不能全为空或全填写，三选一填写；国家2.0数据规范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中标工期</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TIME_LIMIT</w:t>
            </w:r>
          </w:p>
        </w:tc>
        <w:tc>
          <w:tcPr>
            <w:tcW w:w="1789"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中标质量等级</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QUALITY</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17</w:t>
            </w:r>
            <w:r>
              <w:rPr>
                <w:rFonts w:hint="eastAsia" w:ascii="宋体" w:hAnsi="宋体" w:cs="宋体"/>
                <w:color w:val="auto"/>
                <w:szCs w:val="21"/>
                <w:highlight w:val="none"/>
              </w:rPr>
              <w:t>质量等级代码；业务需要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中标说明</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WIN_INSTRUCTION</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是否变更</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IS_CHANGE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变更内容</w:t>
            </w:r>
          </w:p>
        </w:tc>
        <w:tc>
          <w:tcPr>
            <w:tcW w:w="3055" w:type="dxa"/>
            <w:shd w:val="clear" w:color="auto" w:fill="auto"/>
            <w:vAlign w:val="center"/>
          </w:tcPr>
          <w:p>
            <w:pPr>
              <w:jc w:val="center"/>
              <w:rPr>
                <w:rFonts w:hint="eastAsia" w:ascii="宋体" w:hAnsi="宋体" w:eastAsia="宋体" w:cs="宋体"/>
                <w:kern w:val="2"/>
                <w:sz w:val="21"/>
                <w:szCs w:val="21"/>
                <w:lang w:val="en-US" w:eastAsia="zh-CN" w:bidi="ar-SA"/>
              </w:rPr>
            </w:pPr>
            <w:r>
              <w:rPr>
                <w:rFonts w:hint="eastAsia" w:ascii="宋体" w:hAnsi="宋体" w:cs="宋体"/>
                <w:szCs w:val="21"/>
                <w:lang w:val="en-US" w:eastAsia="zh-CN"/>
              </w:rPr>
              <w:t>CHANGE_CONTENT</w:t>
            </w:r>
          </w:p>
        </w:tc>
        <w:tc>
          <w:tcPr>
            <w:tcW w:w="1789" w:type="dxa"/>
            <w:shd w:val="clear" w:color="auto" w:fill="auto"/>
            <w:vAlign w:val="center"/>
          </w:tcPr>
          <w:p>
            <w:pPr>
              <w:jc w:val="center"/>
              <w:rPr>
                <w:rFonts w:hint="eastAsia" w:ascii="宋体" w:hAnsi="宋体" w:eastAsia="宋体" w:cs="宋体"/>
                <w:kern w:val="2"/>
                <w:sz w:val="21"/>
                <w:szCs w:val="21"/>
                <w:lang w:val="en-US" w:eastAsia="zh-CN" w:bidi="ar-SA"/>
              </w:rPr>
            </w:pPr>
            <w:r>
              <w:rPr>
                <w:rFonts w:hint="eastAsia" w:ascii="宋体" w:hAnsi="宋体" w:cs="宋体"/>
                <w:szCs w:val="21"/>
              </w:rPr>
              <w:t>C..50</w:t>
            </w:r>
          </w:p>
        </w:tc>
        <w:tc>
          <w:tcPr>
            <w:tcW w:w="933" w:type="dxa"/>
            <w:shd w:val="clear" w:color="auto" w:fill="auto"/>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否</w:t>
            </w:r>
          </w:p>
        </w:tc>
        <w:tc>
          <w:tcPr>
            <w:tcW w:w="5655" w:type="dxa"/>
            <w:shd w:val="clear" w:color="auto" w:fill="FFFFFF"/>
            <w:vAlign w:val="center"/>
          </w:tcPr>
          <w:p>
            <w:pPr>
              <w:jc w:val="left"/>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若“是否变更”选择“是”，则此项为必填项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其他内容</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OTHER_CONTENT</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招标文件规定公示的其他内容；10号令第六条要求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联合体代码</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UNION_CODE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主体代码，联合体多成员之间用半角分号隔开，非联合体的情况下为空；联合体无中标价；根据10号令第六条，为便于社会公众查看中标人信息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联合体名称</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UNION_NAME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支持多个联合体；联合体无中标价；根据10号令第六条，为便于社会公众查看中标人信息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公示发布责任人</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BULLETIN_DUTY</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33"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55" w:type="dxa"/>
            <w:shd w:val="clear" w:color="auto" w:fill="FFFFFF"/>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招标人/代理机构发布公示责任人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8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1"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55"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89"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3"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shd w:val="clear" w:color="auto" w:fill="FFFFFF"/>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230" w:name="_Toc15140"/>
      <w:bookmarkStart w:id="231" w:name="_Toc7014"/>
      <w:bookmarkStart w:id="232" w:name="_Toc2972_WPSOffice_Level3"/>
      <w:r>
        <w:rPr>
          <w:rFonts w:hint="eastAsia" w:ascii="宋体" w:hAnsi="宋体" w:cs="宋体"/>
          <w:color w:val="auto"/>
          <w:highlight w:val="none"/>
        </w:rPr>
        <w:t>中标（结果）通知书</w:t>
      </w:r>
      <w:bookmarkEnd w:id="230"/>
      <w:bookmarkEnd w:id="231"/>
      <w:bookmarkEnd w:id="232"/>
      <w:r>
        <w:rPr>
          <w:rFonts w:hint="eastAsia" w:ascii="宋体" w:hAnsi="宋体" w:cs="宋体"/>
          <w:color w:val="auto"/>
          <w:highlight w:val="none"/>
        </w:rPr>
        <w:t xml:space="preserve"> </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5"/>
        <w:gridCol w:w="3069"/>
        <w:gridCol w:w="1799"/>
        <w:gridCol w:w="935"/>
        <w:gridCol w:w="56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6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9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3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4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标段（包）编号</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C23</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每个标段对应自己的中标通知书；业务需要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标段（包）名称</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BID_SECTION_NAME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统一交易标识码</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UNIFIED_DEAL_CODE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C..2000</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是</w:t>
            </w:r>
          </w:p>
        </w:tc>
        <w:tc>
          <w:tcPr>
            <w:tcW w:w="5645" w:type="dxa"/>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招标项目编号</w:t>
            </w:r>
          </w:p>
        </w:tc>
        <w:tc>
          <w:tcPr>
            <w:tcW w:w="306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TENDER_PROJECT_CODE</w:t>
            </w:r>
          </w:p>
        </w:tc>
        <w:tc>
          <w:tcPr>
            <w:tcW w:w="179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35"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项目所在行政区域代码</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REGION_CODE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项目所在行政区域；</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中标人名称</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WIN_BIDDER_NAME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多中标人时半角分号隔开，</w:t>
            </w:r>
            <w:r>
              <w:rPr>
                <w:rFonts w:hint="eastAsia" w:ascii="宋体" w:hAnsi="宋体" w:cs="宋体"/>
                <w:szCs w:val="21"/>
              </w:rPr>
              <w:t>如是联合体则填联合体名称</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中标人</w:t>
            </w:r>
            <w:r>
              <w:rPr>
                <w:rFonts w:hint="eastAsia" w:ascii="宋体" w:hAnsi="宋体" w:cs="宋体"/>
                <w:sz w:val="21"/>
                <w:szCs w:val="21"/>
                <w:lang w:val="en-US" w:eastAsia="zh-CN"/>
              </w:rPr>
              <w:t>统一社会信用</w:t>
            </w:r>
            <w:r>
              <w:rPr>
                <w:rFonts w:hint="eastAsia" w:ascii="宋体" w:hAnsi="宋体" w:cs="宋体"/>
                <w:color w:val="auto"/>
                <w:szCs w:val="21"/>
                <w:highlight w:val="none"/>
              </w:rPr>
              <w:t>代码</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WIN_BIDDER_CODE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w:t>
            </w:r>
            <w:r>
              <w:rPr>
                <w:rFonts w:hint="eastAsia" w:ascii="宋体" w:hAnsi="宋体" w:cs="宋体"/>
                <w:szCs w:val="21"/>
              </w:rPr>
              <w:t>联合体时填入多家代码，以半角分号隔开</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价款形式代码</w:t>
            </w:r>
          </w:p>
        </w:tc>
        <w:tc>
          <w:tcPr>
            <w:tcW w:w="3069"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PRICE_FORM_CODE</w:t>
            </w:r>
          </w:p>
        </w:tc>
        <w:tc>
          <w:tcPr>
            <w:tcW w:w="1799"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C1</w:t>
            </w:r>
          </w:p>
        </w:tc>
        <w:tc>
          <w:tcPr>
            <w:tcW w:w="935"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是</w:t>
            </w:r>
          </w:p>
        </w:tc>
        <w:tc>
          <w:tcPr>
            <w:tcW w:w="5645" w:type="dxa"/>
            <w:vAlign w:val="center"/>
          </w:tcPr>
          <w:p>
            <w:pPr>
              <w:spacing w:line="240" w:lineRule="auto"/>
              <w:jc w:val="both"/>
              <w:rPr>
                <w:rFonts w:hint="eastAsia" w:ascii="宋体" w:hAnsi="宋体" w:eastAsia="宋体" w:cs="宋体"/>
                <w:kern w:val="2"/>
                <w:sz w:val="21"/>
                <w:szCs w:val="21"/>
                <w:highlight w:val="red"/>
                <w:lang w:val="en-US" w:eastAsia="zh-CN" w:bidi="ar-SA"/>
              </w:rPr>
            </w:pPr>
            <w:r>
              <w:rPr>
                <w:rFonts w:hint="eastAsia" w:ascii="宋体" w:hAnsi="宋体" w:cs="宋体"/>
                <w:color w:val="auto"/>
                <w:szCs w:val="21"/>
                <w:highlight w:val="none"/>
              </w:rPr>
              <w:t>参考通用编码</w:t>
            </w:r>
            <w:r>
              <w:rPr>
                <w:rFonts w:hint="eastAsia" w:ascii="宋体" w:hAnsi="宋体" w:cs="宋体"/>
                <w:color w:val="auto"/>
                <w:szCs w:val="21"/>
                <w:highlight w:val="none"/>
                <w:lang w:val="en-US" w:eastAsia="zh-CN"/>
              </w:rPr>
              <w:t>1.10.4</w:t>
            </w:r>
            <w:r>
              <w:rPr>
                <w:rFonts w:hint="eastAsia" w:ascii="宋体" w:hAnsi="宋体" w:cs="宋体"/>
                <w:color w:val="auto"/>
                <w:szCs w:val="21"/>
                <w:highlight w:val="none"/>
              </w:rPr>
              <w:t>价款形式代码，取对应代码值填入</w:t>
            </w:r>
            <w:r>
              <w:rPr>
                <w:rFonts w:hint="eastAsia" w:ascii="宋体" w:hAnsi="宋体" w:cs="宋体"/>
                <w:color w:val="auto"/>
                <w:szCs w:val="21"/>
                <w:highlight w:val="none"/>
                <w:lang w:eastAsia="zh-CN"/>
              </w:rPr>
              <w:t>；</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中标金额</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BID_AMOUNT</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N..20,6</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价格币种代码</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BID_CURRENCY</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采用GB/T 12406-2008《表示货币和资金的代码》的数字码，例如，人民币是156；业务需要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价格单位</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PRICE_UNIT</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金额单位代码，此处填写代码0，以元为单位；业务需要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是否变更</w:t>
            </w:r>
          </w:p>
        </w:tc>
        <w:tc>
          <w:tcPr>
            <w:tcW w:w="306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IS_CHANGE</w:t>
            </w:r>
          </w:p>
        </w:tc>
        <w:tc>
          <w:tcPr>
            <w:tcW w:w="179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中标费率</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RATE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如： 50%、-30%；根据10号令第六条要求和实际业务存在情况增加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其他类型中标价</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OTHER_WIN_PRICE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“中标金额”、“中标费率”与“其他类型中标价”不能全为空或全填写，三选一填写；根据10号令第六条要求和实际业务存在情况增加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工期/交货期/服务期</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TIME_LIMIT</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20号令A.1.12“投标文件”数据集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质量</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QUALITY</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10号令第六条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信息发布责任人</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BULLETIN_DUTY</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招标人/代理机构发布中标通知书信息责任人；国家2.0数据规范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233" w:name="_Toc13150"/>
      <w:bookmarkStart w:id="234" w:name="_Toc26750_WPSOffice_Level3"/>
      <w:bookmarkStart w:id="235" w:name="_Toc847"/>
      <w:bookmarkStart w:id="236" w:name="_Toc710"/>
      <w:bookmarkStart w:id="237" w:name="_Toc23594_WPSOffice_Level3"/>
      <w:bookmarkStart w:id="238" w:name="_Toc1189"/>
      <w:r>
        <w:rPr>
          <w:rFonts w:hint="eastAsia" w:ascii="宋体" w:hAnsi="宋体" w:cs="宋体"/>
          <w:color w:val="auto"/>
          <w:highlight w:val="none"/>
        </w:rPr>
        <w:t>交易凭证</w:t>
      </w:r>
      <w:bookmarkEnd w:id="233"/>
      <w:bookmarkEnd w:id="234"/>
      <w:bookmarkEnd w:id="235"/>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2"/>
        <w:gridCol w:w="3046"/>
        <w:gridCol w:w="1788"/>
        <w:gridCol w:w="946"/>
        <w:gridCol w:w="56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4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8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4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标段（包）唯一标段</w:t>
            </w:r>
          </w:p>
        </w:tc>
        <w:tc>
          <w:tcPr>
            <w:tcW w:w="30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788"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C23</w:t>
            </w:r>
          </w:p>
        </w:tc>
        <w:tc>
          <w:tcPr>
            <w:tcW w:w="9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671"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8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4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交易凭证日期</w:t>
            </w:r>
          </w:p>
        </w:tc>
        <w:tc>
          <w:tcPr>
            <w:tcW w:w="30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TRADE_EVIDENCE_DATE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w:t>
            </w:r>
          </w:p>
        </w:tc>
        <w:tc>
          <w:tcPr>
            <w:tcW w:w="9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其他说明</w:t>
            </w:r>
          </w:p>
        </w:tc>
        <w:tc>
          <w:tcPr>
            <w:tcW w:w="30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REMARK</w:t>
            </w:r>
          </w:p>
        </w:tc>
        <w:tc>
          <w:tcPr>
            <w:tcW w:w="1788"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8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8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8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4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招标投标情况书面报告</w:t>
      </w:r>
      <w:bookmarkEnd w:id="236"/>
      <w:bookmarkEnd w:id="237"/>
      <w:bookmarkEnd w:id="238"/>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2"/>
        <w:gridCol w:w="3047"/>
        <w:gridCol w:w="1774"/>
        <w:gridCol w:w="958"/>
        <w:gridCol w:w="5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4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5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标段（包）编号</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w:t>
            </w:r>
          </w:p>
        </w:tc>
        <w:tc>
          <w:tcPr>
            <w:tcW w:w="177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C23</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唯一标识，</w:t>
            </w: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highlight w:val="none"/>
              </w:rPr>
              <w:t>招标项目编号</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highlight w:val="none"/>
              </w:rPr>
              <w:t>TENDER_PROJECT_CODE</w:t>
            </w:r>
          </w:p>
        </w:tc>
        <w:tc>
          <w:tcPr>
            <w:tcW w:w="1774"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C20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highlight w:val="none"/>
              </w:rPr>
              <w:t>是</w:t>
            </w:r>
          </w:p>
        </w:tc>
        <w:tc>
          <w:tcPr>
            <w:tcW w:w="5672" w:type="dxa"/>
            <w:vAlign w:val="center"/>
          </w:tcPr>
          <w:p>
            <w:pPr>
              <w:jc w:val="left"/>
              <w:rPr>
                <w:rFonts w:ascii="宋体" w:hAnsi="宋体" w:cs="宋体"/>
                <w:color w:val="auto"/>
                <w:highlight w:val="none"/>
              </w:rPr>
            </w:pPr>
            <w:r>
              <w:rPr>
                <w:rFonts w:hint="eastAsia" w:ascii="宋体" w:hAnsi="宋体" w:cs="宋体"/>
                <w:color w:val="auto"/>
                <w:szCs w:val="21"/>
                <w:highlight w:val="none"/>
              </w:rPr>
              <w:t>唯一标识，</w:t>
            </w: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标段（包）名称</w:t>
            </w:r>
          </w:p>
        </w:tc>
        <w:tc>
          <w:tcPr>
            <w:tcW w:w="304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BID_SECTION_NAME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95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672"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报告内容</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REPORT_NAME</w:t>
            </w:r>
          </w:p>
        </w:tc>
        <w:tc>
          <w:tcPr>
            <w:tcW w:w="177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提交时间</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w:t>
            </w:r>
          </w:p>
        </w:tc>
        <w:tc>
          <w:tcPr>
            <w:tcW w:w="177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hint="eastAsia" w:ascii="宋体" w:hAnsi="宋体" w:eastAsia="宋体" w:cs="宋体"/>
                <w:color w:val="auto"/>
                <w:szCs w:val="21"/>
                <w:highlight w:val="none"/>
                <w:lang w:val="en-US" w:eastAsia="zh-CN" w:bidi="en-US"/>
              </w:rPr>
            </w:pPr>
            <w:r>
              <w:rPr>
                <w:rFonts w:hint="eastAsia" w:ascii="宋体" w:hAnsi="宋体" w:cs="宋体"/>
                <w:color w:val="auto"/>
                <w:szCs w:val="21"/>
                <w:highlight w:val="none"/>
                <w:lang w:val="en-US" w:eastAsia="zh-CN"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7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239" w:name="_Toc10785_WPSOffice_Level3"/>
      <w:bookmarkStart w:id="240" w:name="_Toc16222"/>
      <w:bookmarkStart w:id="241" w:name="_Toc18955"/>
      <w:r>
        <w:rPr>
          <w:rFonts w:hint="eastAsia" w:ascii="宋体" w:hAnsi="宋体" w:cs="宋体"/>
          <w:color w:val="auto"/>
          <w:highlight w:val="none"/>
        </w:rPr>
        <w:t>合同</w:t>
      </w:r>
      <w:bookmarkEnd w:id="239"/>
      <w:bookmarkEnd w:id="240"/>
      <w:bookmarkEnd w:id="241"/>
      <w:r>
        <w:rPr>
          <w:rFonts w:hint="eastAsia" w:ascii="宋体" w:hAnsi="宋体" w:cs="宋体"/>
          <w:color w:val="auto"/>
          <w:highlight w:val="none"/>
          <w:lang w:val="en-US" w:eastAsia="zh-CN"/>
        </w:rPr>
        <w:t>订立公开</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2"/>
        <w:gridCol w:w="3047"/>
        <w:gridCol w:w="1774"/>
        <w:gridCol w:w="958"/>
        <w:gridCol w:w="5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2"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47"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74"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958"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672" w:type="dxa"/>
            <w:shd w:val="clear" w:color="auto" w:fill="A6A6A6"/>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招标项目编号</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TENDER_PROJECT_CODE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标段（包）编号</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C23</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72" w:type="dxa"/>
            <w:vAlign w:val="center"/>
          </w:tcPr>
          <w:p>
            <w:pPr>
              <w:jc w:val="left"/>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合同名称</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CONTRACT_NAME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lang w:bidi="en-US"/>
              </w:rPr>
              <w:t>C..600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是</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合同已签订时必填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合同编号</w:t>
            </w:r>
          </w:p>
        </w:tc>
        <w:tc>
          <w:tcPr>
            <w:tcW w:w="3047"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CONTRACT_NO</w:t>
            </w:r>
          </w:p>
        </w:tc>
        <w:tc>
          <w:tcPr>
            <w:tcW w:w="1774"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C50</w:t>
            </w:r>
          </w:p>
        </w:tc>
        <w:tc>
          <w:tcPr>
            <w:tcW w:w="958"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rPr>
              <w:t>否</w:t>
            </w:r>
          </w:p>
        </w:tc>
        <w:tc>
          <w:tcPr>
            <w:tcW w:w="5672"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val="en-US" w:eastAsia="zh-CN" w:bidi="en-US"/>
              </w:rPr>
              <w:t>合同甲方</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TENDERER_NAME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C..2000</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合同已签订时必填；</w:t>
            </w:r>
            <w:r>
              <w:rPr>
                <w:rFonts w:hint="eastAsia" w:ascii="宋体" w:hAnsi="宋体" w:cs="宋体"/>
                <w:color w:val="auto"/>
                <w:szCs w:val="21"/>
                <w:highlight w:val="none"/>
                <w:lang w:bidi="en-US"/>
              </w:rPr>
              <w:t>多个招标人时用半角分号隔开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甲方</w:t>
            </w:r>
            <w:r>
              <w:rPr>
                <w:rFonts w:hint="eastAsia" w:ascii="宋体" w:hAnsi="宋体" w:cs="宋体"/>
                <w:color w:val="auto"/>
                <w:szCs w:val="21"/>
                <w:highlight w:val="none"/>
                <w:lang w:bidi="en-US"/>
              </w:rPr>
              <w:t>代码</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TENDER_CODE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C..2000</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合同已签订时必填，参考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甲方</w:t>
            </w:r>
            <w:r>
              <w:rPr>
                <w:rFonts w:hint="eastAsia" w:ascii="宋体" w:hAnsi="宋体" w:cs="宋体"/>
                <w:color w:val="auto"/>
                <w:szCs w:val="21"/>
                <w:highlight w:val="none"/>
              </w:rPr>
              <w:t>代码类型</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TENDER_CODE_TYPE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合同已签订时必填，参考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主体代码类型；业务需要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合同乙方</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BIDDER_NAME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C..2000</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多中标人时半角分号隔开，</w:t>
            </w:r>
            <w:r>
              <w:rPr>
                <w:rFonts w:hint="eastAsia" w:ascii="宋体" w:hAnsi="宋体" w:cs="宋体"/>
                <w:szCs w:val="21"/>
              </w:rPr>
              <w:t>如是联合体则填联合体名称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hint="default"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val="en-US" w:eastAsia="zh-CN" w:bidi="en-US"/>
              </w:rPr>
              <w:t>乙方</w:t>
            </w:r>
            <w:r>
              <w:rPr>
                <w:rFonts w:hint="eastAsia" w:ascii="宋体" w:hAnsi="宋体" w:cs="宋体"/>
                <w:color w:val="auto"/>
                <w:szCs w:val="21"/>
                <w:highlight w:val="none"/>
                <w:lang w:bidi="en-US"/>
              </w:rPr>
              <w:t>代码</w:t>
            </w:r>
          </w:p>
        </w:tc>
        <w:tc>
          <w:tcPr>
            <w:tcW w:w="3047"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BIDDER_CODE</w:t>
            </w:r>
          </w:p>
        </w:tc>
        <w:tc>
          <w:tcPr>
            <w:tcW w:w="1774"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C..2000</w:t>
            </w:r>
          </w:p>
        </w:tc>
        <w:tc>
          <w:tcPr>
            <w:tcW w:w="958"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rPr>
              <w:t>否</w:t>
            </w:r>
          </w:p>
        </w:tc>
        <w:tc>
          <w:tcPr>
            <w:tcW w:w="5672" w:type="dxa"/>
            <w:vAlign w:val="center"/>
          </w:tcPr>
          <w:p>
            <w:pPr>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szCs w:val="21"/>
              </w:rPr>
              <w:t>联合体时填入多家代码，以半角分号隔开</w:t>
            </w:r>
            <w:r>
              <w:rPr>
                <w:rFonts w:hint="eastAsia" w:ascii="宋体" w:hAnsi="宋体" w:cs="宋体"/>
                <w:color w:val="auto"/>
                <w:szCs w:val="21"/>
                <w:highlight w:val="none"/>
              </w:rPr>
              <w:t>，合同已签订时必填，参考主体代码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乙方</w:t>
            </w:r>
            <w:r>
              <w:rPr>
                <w:rFonts w:hint="eastAsia" w:ascii="宋体" w:hAnsi="宋体" w:cs="宋体"/>
                <w:color w:val="auto"/>
                <w:szCs w:val="21"/>
                <w:highlight w:val="none"/>
              </w:rPr>
              <w:t>代码类型</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BIDDER_CODE_TYPE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合同已签订时必填，参考主体代码类型；业务需要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价款形式代码</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PRICE_FORM_CODE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参考1.10.</w:t>
            </w:r>
            <w:r>
              <w:rPr>
                <w:rFonts w:hint="eastAsia" w:ascii="宋体" w:hAnsi="宋体" w:cs="宋体"/>
                <w:color w:val="auto"/>
                <w:szCs w:val="21"/>
                <w:highlight w:val="none"/>
                <w:lang w:val="en-US" w:eastAsia="zh-CN" w:bidi="en-US"/>
              </w:rPr>
              <w:t>4</w:t>
            </w:r>
            <w:r>
              <w:rPr>
                <w:rFonts w:hint="eastAsia" w:ascii="宋体" w:hAnsi="宋体" w:cs="宋体"/>
                <w:color w:val="auto"/>
                <w:szCs w:val="21"/>
                <w:highlight w:val="none"/>
                <w:lang w:bidi="en-US"/>
              </w:rPr>
              <w:t>价款形式代码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合同金额</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CONTRACT_PRICE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N..20,6</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合同已签订时必填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金额币种代码</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PRICE_CURRENCY</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C3</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合同已签订时必填；</w:t>
            </w:r>
            <w:r>
              <w:rPr>
                <w:rFonts w:hint="eastAsia" w:ascii="宋体" w:hAnsi="宋体" w:cs="宋体"/>
                <w:color w:val="auto"/>
                <w:szCs w:val="21"/>
                <w:highlight w:val="none"/>
                <w:lang w:bidi="en-US"/>
              </w:rPr>
              <w:t>采用GB/T 12406-2008《表示货币和资金的代码》的数字码，例如，人民币是156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金额单位</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PRICE_UNIT</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金额单位代码，此处填写代码0，以元为单位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其它形式合同报价</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OTHER_CONTRACT_PRICE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百分比、下浮率、比率、单价或文字描述类型的报价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合同主要内容</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CONTRACT_CONTENT</w:t>
            </w:r>
          </w:p>
        </w:tc>
        <w:tc>
          <w:tcPr>
            <w:tcW w:w="1774"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lang w:bidi="en-US"/>
              </w:rPr>
              <w:t>C..ul</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合同已签订时必填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合同期限</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LIMITE_TIME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N..4</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合同签署时间</w:t>
            </w:r>
          </w:p>
        </w:tc>
        <w:tc>
          <w:tcPr>
            <w:tcW w:w="3047"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CONTRACT_SIGN_TIME</w:t>
            </w:r>
          </w:p>
        </w:tc>
        <w:tc>
          <w:tcPr>
            <w:tcW w:w="1774"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yyyyMMddHHmmss</w:t>
            </w:r>
          </w:p>
        </w:tc>
        <w:tc>
          <w:tcPr>
            <w:tcW w:w="958"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rPr>
              <w:t>否</w:t>
            </w:r>
          </w:p>
        </w:tc>
        <w:tc>
          <w:tcPr>
            <w:tcW w:w="5672" w:type="dxa"/>
            <w:vAlign w:val="center"/>
          </w:tcPr>
          <w:p>
            <w:pPr>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rPr>
              <w:t>合同已签订时必填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订立公开</w:t>
            </w:r>
            <w:r>
              <w:rPr>
                <w:rFonts w:hint="eastAsia" w:ascii="宋体" w:hAnsi="宋体" w:cs="宋体"/>
                <w:color w:val="auto"/>
                <w:szCs w:val="21"/>
                <w:highlight w:val="none"/>
                <w:lang w:bidi="en-US"/>
              </w:rPr>
              <w:t>时间</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SUBMIT_TIME</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备注说明</w:t>
            </w:r>
          </w:p>
        </w:tc>
        <w:tc>
          <w:tcPr>
            <w:tcW w:w="304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REMARK</w:t>
            </w:r>
          </w:p>
        </w:tc>
        <w:tc>
          <w:tcPr>
            <w:tcW w:w="1774" w:type="dxa"/>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rPr>
              <w:t>C..1000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3"/>
        <w:spacing w:line="240" w:lineRule="auto"/>
        <w:ind w:left="283" w:hanging="283"/>
        <w:rPr>
          <w:rFonts w:ascii="宋体" w:hAnsi="宋体" w:cs="宋体"/>
          <w:color w:val="auto"/>
          <w:highlight w:val="none"/>
        </w:rPr>
      </w:pPr>
      <w:bookmarkStart w:id="242" w:name="_Toc31249"/>
      <w:r>
        <w:rPr>
          <w:rFonts w:hint="eastAsia" w:ascii="宋体" w:hAnsi="宋体" w:cs="宋体"/>
          <w:color w:val="auto"/>
          <w:highlight w:val="none"/>
        </w:rPr>
        <w:t>异议投诉处理</w:t>
      </w:r>
      <w:bookmarkEnd w:id="242"/>
    </w:p>
    <w:p>
      <w:pPr>
        <w:pStyle w:val="4"/>
        <w:numPr>
          <w:ilvl w:val="2"/>
          <w:numId w:val="1"/>
        </w:numPr>
        <w:spacing w:line="240" w:lineRule="auto"/>
        <w:rPr>
          <w:rFonts w:ascii="宋体" w:hAnsi="宋体" w:cs="宋体"/>
          <w:color w:val="auto"/>
          <w:highlight w:val="none"/>
        </w:rPr>
      </w:pPr>
      <w:bookmarkStart w:id="243" w:name="_Toc25392_WPSOffice_Level3"/>
      <w:bookmarkStart w:id="244" w:name="_Toc26283"/>
      <w:bookmarkStart w:id="245" w:name="_Toc22281"/>
      <w:r>
        <w:rPr>
          <w:rFonts w:hint="eastAsia" w:ascii="宋体" w:hAnsi="宋体" w:cs="宋体"/>
          <w:color w:val="auto"/>
          <w:highlight w:val="none"/>
        </w:rPr>
        <w:t>询问回复（非必须环节）</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3044"/>
        <w:gridCol w:w="1757"/>
        <w:gridCol w:w="910"/>
        <w:gridCol w:w="5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3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5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1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1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标段（包）标段</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75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C23</w:t>
            </w:r>
          </w:p>
        </w:tc>
        <w:tc>
          <w:tcPr>
            <w:tcW w:w="9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标段（包）编号；业务需要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统一交易标识码；国家2.0数据规范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参考附录B招标项目编号；</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询问标识</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QUESTION_CODE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询问类型</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QUESTION_TYPE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参考1.10.2</w:t>
            </w:r>
            <w:r>
              <w:rPr>
                <w:rFonts w:hint="eastAsia" w:ascii="宋体" w:hAnsi="宋体" w:cs="宋体"/>
                <w:color w:val="auto"/>
                <w:szCs w:val="21"/>
                <w:highlight w:val="none"/>
                <w:lang w:val="en-US" w:eastAsia="zh-CN" w:bidi="en-US"/>
              </w:rPr>
              <w:t>2</w:t>
            </w:r>
            <w:r>
              <w:rPr>
                <w:rFonts w:hint="eastAsia" w:ascii="宋体" w:hAnsi="宋体" w:cs="宋体"/>
                <w:color w:val="auto"/>
                <w:szCs w:val="21"/>
                <w:highlight w:val="none"/>
                <w:lang w:bidi="en-US"/>
              </w:rPr>
              <w:t>询问类型；</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问题描述</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QUESTION_CONTENT</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询问人名称</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QUESTIONER_NAME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询问主体代码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QUESTION_BODY_CODE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主体代码；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询问主体角色</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QUESTION_BODY_ROLE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lang w:bidi="en-US"/>
              </w:rPr>
              <w:t>C2</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是</w:t>
            </w:r>
          </w:p>
        </w:tc>
        <w:tc>
          <w:tcPr>
            <w:tcW w:w="5716"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主体类别；业务需要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询问人联系方式</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QUESTIONER_TEL</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询问时间</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QUESTION_TIME</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是否解答</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IS_ANSWER</w:t>
            </w:r>
          </w:p>
        </w:tc>
        <w:tc>
          <w:tcPr>
            <w:tcW w:w="1757"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w:t>
            </w:r>
            <w:r>
              <w:rPr>
                <w:rFonts w:hint="eastAsia" w:ascii="宋体" w:hAnsi="宋体" w:cs="宋体"/>
                <w:color w:val="auto"/>
                <w:szCs w:val="21"/>
                <w:highlight w:val="none"/>
              </w:rPr>
              <w:t>1.10.2</w:t>
            </w:r>
            <w:r>
              <w:rPr>
                <w:rFonts w:hint="eastAsia" w:ascii="宋体" w:hAnsi="宋体" w:cs="宋体"/>
                <w:color w:val="auto"/>
                <w:szCs w:val="21"/>
                <w:highlight w:val="none"/>
                <w:lang w:bidi="en-US"/>
              </w:rPr>
              <w:t>是否代码；</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回复内容</w:t>
            </w:r>
          </w:p>
        </w:tc>
        <w:tc>
          <w:tcPr>
            <w:tcW w:w="304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ANSWER_CONTENT</w:t>
            </w:r>
          </w:p>
        </w:tc>
        <w:tc>
          <w:tcPr>
            <w:tcW w:w="175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C..500</w:t>
            </w:r>
          </w:p>
        </w:tc>
        <w:tc>
          <w:tcPr>
            <w:tcW w:w="9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716"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是否解答为是时，必填；业务需要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回复时间</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ANSWER_DATE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是否解答为是时，必填；业务需要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回复主体名称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ANSWER_BODY_NAME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是否解答为是时，必填；业务需要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回复主体类别</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ANSWER_BODY_TYPE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是否解答为是时，必填；参考主体类别；业务需要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回复主体代码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ANSWER_BODY_CODE</w:t>
            </w:r>
          </w:p>
        </w:tc>
        <w:tc>
          <w:tcPr>
            <w:tcW w:w="175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是否解答为是时，必填；参考主体代码；业务需要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附件关联标识号，多个附件关联标识号以半角分号隔开；20号令A.1.4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hint="default" w:ascii="宋体" w:hAnsi="宋体" w:cs="宋体"/>
          <w:color w:val="auto"/>
          <w:highlight w:val="none"/>
          <w:lang w:val="en-US"/>
        </w:rPr>
      </w:pPr>
      <w:r>
        <w:rPr>
          <w:rFonts w:hint="eastAsia" w:ascii="宋体" w:hAnsi="宋体" w:cs="宋体"/>
          <w:color w:val="auto"/>
          <w:highlight w:val="none"/>
        </w:rPr>
        <w:t>异议提出及</w:t>
      </w:r>
      <w:bookmarkEnd w:id="243"/>
      <w:bookmarkEnd w:id="244"/>
      <w:bookmarkEnd w:id="245"/>
      <w:r>
        <w:rPr>
          <w:rFonts w:hint="eastAsia" w:ascii="宋体" w:hAnsi="宋体" w:cs="宋体"/>
          <w:color w:val="auto"/>
          <w:highlight w:val="none"/>
          <w:lang w:val="en-US" w:eastAsia="zh-CN"/>
        </w:rPr>
        <w:t>答复</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7"/>
        <w:gridCol w:w="3058"/>
        <w:gridCol w:w="1774"/>
        <w:gridCol w:w="969"/>
        <w:gridCol w:w="5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jc w:val="center"/>
        </w:trPr>
        <w:tc>
          <w:tcPr>
            <w:tcW w:w="270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5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6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5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标段（包）唯一编号</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774"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C..600</w:t>
            </w:r>
          </w:p>
        </w:tc>
        <w:tc>
          <w:tcPr>
            <w:tcW w:w="96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受理人姓名</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ACCEPTOR_NAME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受理人身份证号码</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ACCEPTOR_GUID</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受理人所在单位</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ACCEPTOR_UNIT</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受理时间</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ACCEPTION_TIME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反馈时间</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FEEDBACK_TIME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异议环节</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DISSENT_TYPE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参考1.10.</w:t>
            </w:r>
            <w:r>
              <w:rPr>
                <w:rFonts w:hint="eastAsia" w:ascii="宋体" w:hAnsi="宋体" w:cs="宋体"/>
                <w:color w:val="auto"/>
                <w:szCs w:val="21"/>
                <w:highlight w:val="none"/>
                <w:lang w:val="en-US" w:eastAsia="zh-CN" w:bidi="en-US"/>
              </w:rPr>
              <w:t>2</w:t>
            </w:r>
            <w:r>
              <w:rPr>
                <w:rFonts w:hint="eastAsia" w:ascii="宋体" w:hAnsi="宋体" w:cs="宋体"/>
                <w:color w:val="auto"/>
                <w:szCs w:val="21"/>
                <w:highlight w:val="none"/>
                <w:lang w:bidi="en-US"/>
              </w:rPr>
              <w:t>6异议类别；业务需要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提交时间</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SUBMIT_TIME</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异议编号</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DISSENT_NO</w:t>
            </w:r>
          </w:p>
        </w:tc>
        <w:tc>
          <w:tcPr>
            <w:tcW w:w="177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C24</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招标项目编号</w:t>
            </w:r>
            <w:r>
              <w:rPr>
                <w:rFonts w:hint="eastAsia" w:ascii="宋体" w:hAnsi="宋体" w:cs="宋体"/>
                <w:color w:val="auto"/>
                <w:szCs w:val="21"/>
                <w:highlight w:val="none"/>
              </w:rPr>
              <w:t>+4位流水号；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异议内容</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DISSENT_CONTENT</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依据和理由</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BASIS_AND_REASON</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处理结果</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HANDLE_RESULT</w:t>
            </w:r>
          </w:p>
        </w:tc>
        <w:tc>
          <w:tcPr>
            <w:tcW w:w="177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异议人代码类型</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DISSENTOR_CODE_TYPE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主体代码类型；20号令 A.1.21异议与投诉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异议人代码</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主体代码；20号令 A.1.21异议与投诉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异议人名称</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DISSENTOR_NAME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20号令 A.1.21异议与投诉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异议人电话</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DISSENTOR_PHONE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20号令 A.1.21异议与投诉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异议人邮箱</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DISSENTOR_MAIL</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20号令 A.1.21异议与投诉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异议人地址</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DISSENTOR_ADDRESS</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20号令 A.1.21异议与投诉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被异议人名称</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DISSENTEDOR_NAME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69"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否</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附件关联识别号，多个附件关联标识号以半角分号隔开；根据10号令第十条要求增加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6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5"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ascii="宋体" w:hAnsi="宋体" w:cs="宋体"/>
          <w:color w:val="auto"/>
          <w:highlight w:val="none"/>
        </w:rPr>
      </w:pPr>
      <w:bookmarkStart w:id="246" w:name="_Toc11389_WPSOffice_Level3"/>
      <w:bookmarkStart w:id="247" w:name="_Toc1314"/>
      <w:bookmarkStart w:id="248" w:name="_Toc4341"/>
      <w:r>
        <w:rPr>
          <w:rFonts w:hint="eastAsia" w:ascii="宋体" w:hAnsi="宋体" w:cs="宋体"/>
          <w:color w:val="auto"/>
          <w:highlight w:val="none"/>
        </w:rPr>
        <w:t>投诉</w:t>
      </w:r>
      <w:bookmarkEnd w:id="246"/>
      <w:bookmarkEnd w:id="247"/>
      <w:bookmarkEnd w:id="248"/>
      <w:r>
        <w:rPr>
          <w:rFonts w:hint="eastAsia" w:ascii="宋体" w:hAnsi="宋体" w:cs="宋体"/>
          <w:color w:val="auto"/>
          <w:highlight w:val="none"/>
          <w:lang w:val="en-US" w:eastAsia="zh-CN"/>
        </w:rPr>
        <w:t>提起及处理</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0"/>
        <w:gridCol w:w="3044"/>
        <w:gridCol w:w="1777"/>
        <w:gridCol w:w="981"/>
        <w:gridCol w:w="56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8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5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相关标段（包）编号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BID_SECTION_CODES</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投诉人名称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COMPLAIN_NAME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投诉人所在单位</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COMPLAIN_UNIT_NAME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投诉人所在单位代码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COMPLAIN_LEGAL_CODE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投诉人电话</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COMPLAINANT_TEL</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C11</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投诉人邮箱</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COMPLAINANT_EMAIL</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被投诉主体名称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RESPONDENT_UNIT_NAME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被投诉主体代码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RESPONDENT_ LEGAL_CODE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投诉内容</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COMPLAIN_CONTENT</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81"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依据和理由</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COMPLAIN_REASON</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投诉日期</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COMPLAIN_DATE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受理人名称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ACCEPT_NAME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受理时间</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ACCEPT_DATE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反馈时间</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FEEDBACK_TIME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处理措施</w:t>
            </w:r>
          </w:p>
        </w:tc>
        <w:tc>
          <w:tcPr>
            <w:tcW w:w="3044"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DEAL_STEP</w:t>
            </w:r>
          </w:p>
        </w:tc>
        <w:tc>
          <w:tcPr>
            <w:tcW w:w="1777"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C2</w:t>
            </w:r>
          </w:p>
        </w:tc>
        <w:tc>
          <w:tcPr>
            <w:tcW w:w="981"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否</w:t>
            </w:r>
          </w:p>
        </w:tc>
        <w:tc>
          <w:tcPr>
            <w:tcW w:w="5651" w:type="dxa"/>
            <w:vAlign w:val="center"/>
          </w:tcPr>
          <w:p>
            <w:pPr>
              <w:jc w:val="left"/>
              <w:rPr>
                <w:rFonts w:hint="default" w:ascii="宋体" w:hAnsi="宋体" w:eastAsia="宋体" w:cs="宋体"/>
                <w:color w:val="auto"/>
                <w:szCs w:val="21"/>
                <w:highlight w:val="none"/>
                <w:lang w:val="en-US" w:eastAsia="zh-CN" w:bidi="en-US"/>
              </w:rPr>
            </w:pPr>
            <w:r>
              <w:rPr>
                <w:rFonts w:hint="eastAsia" w:ascii="宋体" w:hAnsi="宋体" w:cs="宋体"/>
                <w:color w:val="auto"/>
                <w:szCs w:val="21"/>
                <w:highlight w:val="none"/>
              </w:rPr>
              <w:t>参考1.</w:t>
            </w:r>
            <w:r>
              <w:rPr>
                <w:rFonts w:hint="eastAsia" w:ascii="宋体" w:hAnsi="宋体" w:cs="宋体"/>
                <w:color w:val="auto"/>
                <w:szCs w:val="21"/>
                <w:highlight w:val="none"/>
                <w:lang w:val="en-US" w:eastAsia="zh-CN"/>
              </w:rPr>
              <w:t>9</w:t>
            </w:r>
            <w:r>
              <w:rPr>
                <w:rFonts w:hint="eastAsia" w:ascii="宋体" w:hAnsi="宋体" w:cs="宋体"/>
                <w:color w:val="auto"/>
                <w:szCs w:val="21"/>
                <w:highlight w:val="none"/>
              </w:rPr>
              <w:t>.</w:t>
            </w:r>
            <w:r>
              <w:rPr>
                <w:rFonts w:hint="eastAsia" w:ascii="宋体" w:hAnsi="宋体" w:cs="宋体"/>
                <w:color w:val="auto"/>
                <w:szCs w:val="21"/>
                <w:highlight w:val="none"/>
                <w:lang w:val="en-US" w:eastAsia="zh-CN"/>
              </w:rPr>
              <w:t>30 投诉处理措施代码项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处理结果</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HANDLE_RESULT</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是否已提异议</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IS_OBJECTED</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2710"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异议编号</w:t>
            </w:r>
          </w:p>
        </w:tc>
        <w:tc>
          <w:tcPr>
            <w:tcW w:w="3044"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DISSENT_NO</w:t>
            </w:r>
          </w:p>
        </w:tc>
        <w:tc>
          <w:tcPr>
            <w:tcW w:w="1777"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C24</w:t>
            </w:r>
          </w:p>
        </w:tc>
        <w:tc>
          <w:tcPr>
            <w:tcW w:w="981" w:type="dxa"/>
            <w:vAlign w:val="center"/>
          </w:tcPr>
          <w:p>
            <w:pPr>
              <w:jc w:val="center"/>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否</w:t>
            </w:r>
          </w:p>
        </w:tc>
        <w:tc>
          <w:tcPr>
            <w:tcW w:w="5651" w:type="dxa"/>
            <w:vAlign w:val="center"/>
          </w:tcPr>
          <w:p>
            <w:pPr>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eastAsia="zh-CN"/>
              </w:rPr>
              <w:t>“</w:t>
            </w:r>
            <w:r>
              <w:rPr>
                <w:rFonts w:hint="eastAsia" w:ascii="宋体" w:hAnsi="宋体" w:cs="宋体"/>
                <w:color w:val="auto"/>
                <w:szCs w:val="21"/>
                <w:highlight w:val="none"/>
              </w:rPr>
              <w:t>是否已提异议</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选择“是”，则此项为必填项；</w:t>
            </w:r>
            <w:r>
              <w:rPr>
                <w:rFonts w:hint="eastAsia" w:ascii="宋体" w:hAnsi="宋体" w:cs="宋体"/>
                <w:color w:val="auto"/>
                <w:szCs w:val="21"/>
                <w:highlight w:val="none"/>
              </w:rPr>
              <w:t>招标项目编号+4位流水号；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4"/>
        <w:numPr>
          <w:ilvl w:val="2"/>
          <w:numId w:val="1"/>
        </w:numPr>
        <w:spacing w:line="240" w:lineRule="auto"/>
        <w:rPr>
          <w:rFonts w:hint="eastAsia" w:ascii="宋体" w:hAnsi="宋体" w:eastAsia="宋体" w:cs="宋体"/>
          <w:color w:val="auto"/>
          <w:kern w:val="2"/>
          <w:sz w:val="21"/>
          <w:szCs w:val="24"/>
          <w:highlight w:val="none"/>
          <w:lang w:val="en-US" w:eastAsia="zh-CN" w:bidi="ar-SA"/>
        </w:rPr>
      </w:pPr>
      <w:bookmarkStart w:id="249" w:name="_Toc3982"/>
      <w:bookmarkStart w:id="250" w:name="_Toc21546_WPSOffice_Level3"/>
      <w:bookmarkStart w:id="251" w:name="_Toc31927"/>
      <w:r>
        <w:rPr>
          <w:rFonts w:hint="eastAsia" w:ascii="宋体" w:hAnsi="宋体" w:cs="宋体"/>
          <w:color w:val="auto"/>
          <w:kern w:val="2"/>
          <w:sz w:val="21"/>
          <w:szCs w:val="24"/>
          <w:highlight w:val="none"/>
          <w:lang w:val="en-US" w:eastAsia="zh-CN" w:bidi="ar-SA"/>
        </w:rPr>
        <w:t>投诉撤销</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0"/>
        <w:gridCol w:w="3044"/>
        <w:gridCol w:w="1777"/>
        <w:gridCol w:w="981"/>
        <w:gridCol w:w="56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1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8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5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相关标段（包）编号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BID_SECTION_CODES</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lang w:bidi="en-US"/>
              </w:rPr>
              <w:t>，由多个标段（包）编号组成，半角分号隔开</w:t>
            </w:r>
            <w:r>
              <w:rPr>
                <w:rFonts w:hint="eastAsia" w:ascii="宋体" w:hAnsi="宋体" w:cs="宋体"/>
                <w:color w:val="auto"/>
                <w:szCs w:val="21"/>
                <w:highlight w:val="none"/>
              </w:rPr>
              <w:t>；</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相关统一交易标识码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撤销投诉标识</w:t>
            </w:r>
          </w:p>
        </w:tc>
        <w:tc>
          <w:tcPr>
            <w:tcW w:w="3044"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rPr>
              <w:t>COMPLAIN</w:t>
            </w:r>
            <w:r>
              <w:rPr>
                <w:rFonts w:hint="eastAsia" w:ascii="宋体" w:hAnsi="宋体" w:cs="宋体"/>
                <w:color w:val="auto"/>
                <w:szCs w:val="21"/>
                <w:highlight w:val="none"/>
                <w:lang w:val="en-US" w:eastAsia="zh-CN"/>
              </w:rPr>
              <w:t>_GUID</w:t>
            </w:r>
          </w:p>
        </w:tc>
        <w:tc>
          <w:tcPr>
            <w:tcW w:w="1777"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是</w:t>
            </w:r>
          </w:p>
        </w:tc>
        <w:tc>
          <w:tcPr>
            <w:tcW w:w="5651" w:type="dxa"/>
            <w:vAlign w:val="center"/>
          </w:tcPr>
          <w:p>
            <w:pPr>
              <w:jc w:val="left"/>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需要撤销的对应投诉的唯一标识，与投诉提起环节的唯一标识需一致。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投诉人名称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COMPLAIN_NAME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投诉人所在单位</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COMPLAIN_UNIT_NAME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投诉人所在单位代码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COMPLAIN_LEGAL_CODE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投诉人电话</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COMPLAINANT_TEL</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C11</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投诉人邮箱</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COMPLAINANT_EMAIL</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被投诉主体名称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RESPONDENT_UNIT_NAME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被投诉主体代码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RESPONDENT_ LEGAL_CODE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被投诉主体类别</w:t>
            </w:r>
          </w:p>
        </w:tc>
        <w:tc>
          <w:tcPr>
            <w:tcW w:w="3044"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COMPLAINEDTYPE</w:t>
            </w:r>
          </w:p>
        </w:tc>
        <w:tc>
          <w:tcPr>
            <w:tcW w:w="1777"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C..50</w:t>
            </w:r>
          </w:p>
        </w:tc>
        <w:tc>
          <w:tcPr>
            <w:tcW w:w="98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hint="eastAsia" w:ascii="宋体" w:hAnsi="宋体" w:cs="宋体"/>
                <w:color w:val="auto"/>
                <w:szCs w:val="21"/>
                <w:highlight w:val="yellow"/>
              </w:rPr>
            </w:pPr>
            <w:r>
              <w:rPr>
                <w:rFonts w:hint="eastAsia" w:ascii="宋体" w:hAnsi="宋体" w:cs="宋体"/>
                <w:color w:val="auto"/>
                <w:szCs w:val="21"/>
                <w:highlight w:val="none"/>
              </w:rPr>
              <w:t>参考附录B主体类别，取对应代码值填入</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投诉内容</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COMPLAIN_CONTENT</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81"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依据和理由</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COMPLAIN_REASON</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投诉日期</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COMPLAIN_DATE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是否已提异议</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IS_OBJECTED</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jc w:val="center"/>
        </w:trPr>
        <w:tc>
          <w:tcPr>
            <w:tcW w:w="2710"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异议编号</w:t>
            </w:r>
          </w:p>
        </w:tc>
        <w:tc>
          <w:tcPr>
            <w:tcW w:w="3044"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DISSENT_NO</w:t>
            </w:r>
          </w:p>
        </w:tc>
        <w:tc>
          <w:tcPr>
            <w:tcW w:w="1777"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C24</w:t>
            </w:r>
          </w:p>
        </w:tc>
        <w:tc>
          <w:tcPr>
            <w:tcW w:w="981" w:type="dxa"/>
            <w:vAlign w:val="center"/>
          </w:tcPr>
          <w:p>
            <w:pPr>
              <w:jc w:val="center"/>
              <w:rPr>
                <w:rFonts w:hint="default"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否</w:t>
            </w:r>
          </w:p>
        </w:tc>
        <w:tc>
          <w:tcPr>
            <w:tcW w:w="5651" w:type="dxa"/>
            <w:vAlign w:val="center"/>
          </w:tcPr>
          <w:p>
            <w:pPr>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eastAsia="zh-CN"/>
              </w:rPr>
              <w:t>“</w:t>
            </w:r>
            <w:r>
              <w:rPr>
                <w:rFonts w:hint="eastAsia" w:ascii="宋体" w:hAnsi="宋体" w:cs="宋体"/>
                <w:color w:val="auto"/>
                <w:szCs w:val="21"/>
                <w:highlight w:val="none"/>
              </w:rPr>
              <w:t>是否已提异议</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选择“是”，则此项为必填项；</w:t>
            </w:r>
            <w:r>
              <w:rPr>
                <w:rFonts w:hint="eastAsia" w:ascii="宋体" w:hAnsi="宋体" w:cs="宋体"/>
                <w:color w:val="auto"/>
                <w:szCs w:val="21"/>
                <w:highlight w:val="none"/>
              </w:rPr>
              <w:t>招标项目编号+4位流水号；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rPr>
          <w:rFonts w:hint="eastAsia"/>
          <w:lang w:val="en-US" w:eastAsia="zh-CN"/>
        </w:rPr>
      </w:pPr>
    </w:p>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招标异常情况报告</w:t>
      </w:r>
      <w:bookmarkEnd w:id="249"/>
      <w:bookmarkEnd w:id="250"/>
      <w:bookmarkEnd w:id="251"/>
      <w:r>
        <w:rPr>
          <w:rFonts w:hint="eastAsia" w:ascii="宋体" w:hAnsi="宋体" w:cs="宋体"/>
          <w:color w:val="auto"/>
          <w:highlight w:val="none"/>
        </w:rPr>
        <w:t xml:space="preserve">  </w:t>
      </w:r>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8"/>
        <w:gridCol w:w="3044"/>
        <w:gridCol w:w="1777"/>
        <w:gridCol w:w="992"/>
        <w:gridCol w:w="5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69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9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5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标段（包）编号</w:t>
            </w:r>
          </w:p>
        </w:tc>
        <w:tc>
          <w:tcPr>
            <w:tcW w:w="3044"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BID_SECTION_CODE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C23</w:t>
            </w:r>
          </w:p>
        </w:tc>
        <w:tc>
          <w:tcPr>
            <w:tcW w:w="992"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异常报告名称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EXCEPITON_NAME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C..600</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异常情况描述</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EXCEPITON_INFOR</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审批或核准结果</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APPROVAL_RESULT</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审批或核准时间</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APPROVAL_TIME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yyyyMMddHHmmss</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处理决定</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HANDLE_RESULT</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5</w:t>
            </w:r>
            <w:r>
              <w:rPr>
                <w:rFonts w:hint="eastAsia" w:ascii="宋体" w:hAnsi="宋体" w:cs="宋体"/>
                <w:color w:val="auto"/>
                <w:szCs w:val="21"/>
                <w:highlight w:val="none"/>
                <w:lang w:bidi="en-US"/>
              </w:rPr>
              <w:t>异常标段类型；业务需要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是否发布公告</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IS_PUBLISH_NOTICE</w:t>
            </w:r>
          </w:p>
        </w:tc>
        <w:tc>
          <w:tcPr>
            <w:tcW w:w="1777"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C1</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参考1.10.2是否代码；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bookmarkStart w:id="252" w:name="_Toc444074317"/>
            <w:bookmarkEnd w:id="252"/>
            <w:bookmarkStart w:id="253" w:name="_Toc444074311"/>
            <w:bookmarkEnd w:id="253"/>
            <w:bookmarkStart w:id="254" w:name="_Toc444074448"/>
            <w:bookmarkEnd w:id="254"/>
            <w:bookmarkStart w:id="255" w:name="_Toc444074648"/>
            <w:bookmarkEnd w:id="255"/>
            <w:bookmarkStart w:id="256" w:name="_Toc444074264"/>
            <w:bookmarkEnd w:id="256"/>
            <w:bookmarkStart w:id="257" w:name="_Toc444093250"/>
            <w:bookmarkEnd w:id="257"/>
            <w:bookmarkStart w:id="258" w:name="_Toc444093807"/>
            <w:bookmarkEnd w:id="258"/>
            <w:bookmarkStart w:id="259" w:name="_Toc444074475"/>
            <w:bookmarkEnd w:id="259"/>
            <w:bookmarkStart w:id="260" w:name="_Toc444074674"/>
            <w:bookmarkEnd w:id="260"/>
            <w:bookmarkStart w:id="261" w:name="_Toc444093864"/>
            <w:bookmarkEnd w:id="261"/>
            <w:bookmarkStart w:id="262" w:name="_Toc444093204"/>
            <w:bookmarkEnd w:id="262"/>
            <w:bookmarkStart w:id="263" w:name="_Toc444074486"/>
            <w:bookmarkEnd w:id="263"/>
            <w:bookmarkStart w:id="264" w:name="_Toc444074653"/>
            <w:bookmarkEnd w:id="264"/>
            <w:bookmarkStart w:id="265" w:name="_Toc444074667"/>
            <w:bookmarkEnd w:id="265"/>
            <w:bookmarkStart w:id="266" w:name="_Toc444093857"/>
            <w:bookmarkEnd w:id="266"/>
            <w:bookmarkStart w:id="267" w:name="_Toc444093199"/>
            <w:bookmarkEnd w:id="267"/>
            <w:bookmarkStart w:id="268" w:name="_Toc444093228"/>
            <w:bookmarkEnd w:id="268"/>
            <w:bookmarkStart w:id="269" w:name="_Toc444074704"/>
            <w:bookmarkEnd w:id="269"/>
            <w:bookmarkStart w:id="270" w:name="_Toc444074461"/>
            <w:bookmarkEnd w:id="270"/>
            <w:bookmarkStart w:id="271" w:name="_Toc444093244"/>
            <w:bookmarkEnd w:id="271"/>
            <w:bookmarkStart w:id="272" w:name="_Toc444074254"/>
            <w:bookmarkEnd w:id="272"/>
            <w:bookmarkStart w:id="273" w:name="_Toc444074712"/>
            <w:bookmarkEnd w:id="273"/>
            <w:bookmarkStart w:id="274" w:name="_Toc444074305"/>
            <w:bookmarkEnd w:id="274"/>
            <w:bookmarkStart w:id="275" w:name="_Toc444093853"/>
            <w:bookmarkEnd w:id="275"/>
            <w:bookmarkStart w:id="276" w:name="_Toc444093187"/>
            <w:bookmarkEnd w:id="276"/>
            <w:bookmarkStart w:id="277" w:name="_Toc444074708"/>
            <w:bookmarkEnd w:id="277"/>
            <w:bookmarkStart w:id="278" w:name="_Toc444074422"/>
            <w:bookmarkEnd w:id="278"/>
            <w:bookmarkStart w:id="279" w:name="_Toc444074327"/>
            <w:bookmarkEnd w:id="279"/>
            <w:bookmarkStart w:id="280" w:name="_Toc444093184"/>
            <w:bookmarkEnd w:id="280"/>
            <w:bookmarkStart w:id="281" w:name="_Toc444074246"/>
            <w:bookmarkEnd w:id="281"/>
            <w:bookmarkStart w:id="282" w:name="_Toc444074323"/>
            <w:bookmarkEnd w:id="282"/>
            <w:bookmarkStart w:id="283" w:name="_Toc444074478"/>
            <w:bookmarkEnd w:id="283"/>
            <w:bookmarkStart w:id="284" w:name="_Toc444074501"/>
            <w:bookmarkEnd w:id="284"/>
            <w:bookmarkStart w:id="285" w:name="_Toc444074314"/>
            <w:bookmarkEnd w:id="285"/>
            <w:bookmarkStart w:id="286" w:name="_Toc444074431"/>
            <w:bookmarkEnd w:id="286"/>
            <w:bookmarkStart w:id="287" w:name="_Toc444074721"/>
            <w:bookmarkEnd w:id="287"/>
            <w:bookmarkStart w:id="288" w:name="_Toc444074701"/>
            <w:bookmarkEnd w:id="288"/>
            <w:bookmarkStart w:id="289" w:name="_Toc444093771"/>
            <w:bookmarkEnd w:id="289"/>
            <w:bookmarkStart w:id="290" w:name="_Toc444074737"/>
            <w:bookmarkEnd w:id="290"/>
            <w:bookmarkStart w:id="291" w:name="_Toc444074679"/>
            <w:bookmarkEnd w:id="291"/>
            <w:bookmarkStart w:id="292" w:name="_Toc444074330"/>
            <w:bookmarkEnd w:id="292"/>
            <w:bookmarkStart w:id="293" w:name="_Toc444093235"/>
            <w:bookmarkEnd w:id="293"/>
            <w:bookmarkStart w:id="294" w:name="_Toc444074438"/>
            <w:bookmarkEnd w:id="294"/>
            <w:bookmarkStart w:id="295" w:name="_Toc444074664"/>
            <w:bookmarkEnd w:id="295"/>
            <w:bookmarkStart w:id="296" w:name="_Toc444093173"/>
            <w:bookmarkEnd w:id="296"/>
            <w:bookmarkStart w:id="297" w:name="_Toc444093215"/>
            <w:bookmarkEnd w:id="297"/>
            <w:bookmarkStart w:id="298" w:name="_Toc444074441"/>
            <w:bookmarkEnd w:id="298"/>
            <w:bookmarkStart w:id="299" w:name="_Toc444074294"/>
            <w:bookmarkEnd w:id="299"/>
            <w:bookmarkStart w:id="300" w:name="_Toc444093831"/>
            <w:bookmarkEnd w:id="300"/>
            <w:bookmarkStart w:id="301" w:name="_Toc335917955"/>
            <w:bookmarkEnd w:id="301"/>
            <w:bookmarkStart w:id="302" w:name="_Toc444074691"/>
            <w:bookmarkEnd w:id="302"/>
            <w:bookmarkStart w:id="303" w:name="_Toc444093797"/>
            <w:bookmarkEnd w:id="303"/>
            <w:bookmarkStart w:id="304" w:name="_Toc444074511"/>
            <w:bookmarkEnd w:id="304"/>
            <w:bookmarkStart w:id="305" w:name="_Toc444074288"/>
            <w:bookmarkEnd w:id="305"/>
            <w:bookmarkStart w:id="306" w:name="_Toc444093263"/>
            <w:bookmarkEnd w:id="306"/>
            <w:bookmarkStart w:id="307" w:name="_Toc444093862"/>
            <w:bookmarkEnd w:id="307"/>
            <w:bookmarkStart w:id="308" w:name="_Toc444093224"/>
            <w:bookmarkEnd w:id="308"/>
            <w:bookmarkStart w:id="309" w:name="_Toc444093794"/>
            <w:bookmarkEnd w:id="309"/>
            <w:bookmarkStart w:id="310" w:name="_Toc444093827"/>
            <w:bookmarkEnd w:id="310"/>
            <w:bookmarkStart w:id="311" w:name="_Toc444074277"/>
            <w:bookmarkEnd w:id="311"/>
            <w:bookmarkStart w:id="312" w:name="_Toc444093221"/>
            <w:bookmarkEnd w:id="312"/>
            <w:bookmarkStart w:id="313" w:name="_Toc444074515"/>
            <w:bookmarkEnd w:id="313"/>
            <w:bookmarkStart w:id="314" w:name="_Toc444074427"/>
            <w:bookmarkEnd w:id="314"/>
            <w:bookmarkStart w:id="315" w:name="_Toc444074730"/>
            <w:bookmarkEnd w:id="315"/>
            <w:bookmarkStart w:id="316" w:name="_Toc335918117"/>
            <w:bookmarkEnd w:id="316"/>
            <w:bookmarkStart w:id="317" w:name="_Toc444074332"/>
            <w:bookmarkEnd w:id="317"/>
            <w:bookmarkStart w:id="318" w:name="_Toc444074715"/>
            <w:bookmarkEnd w:id="318"/>
            <w:bookmarkStart w:id="319" w:name="_Toc444093802"/>
            <w:bookmarkEnd w:id="319"/>
            <w:bookmarkStart w:id="320" w:name="_Toc444074734"/>
            <w:bookmarkEnd w:id="320"/>
            <w:bookmarkStart w:id="321" w:name="_Toc444074727"/>
            <w:bookmarkEnd w:id="321"/>
            <w:bookmarkStart w:id="322" w:name="_Toc444074508"/>
            <w:bookmarkEnd w:id="322"/>
            <w:bookmarkStart w:id="323" w:name="_Toc444074741"/>
            <w:bookmarkEnd w:id="323"/>
            <w:bookmarkStart w:id="324" w:name="_Toc444093866"/>
            <w:bookmarkEnd w:id="324"/>
            <w:bookmarkStart w:id="325" w:name="_Toc444074469"/>
            <w:bookmarkEnd w:id="325"/>
            <w:bookmarkStart w:id="326" w:name="_Toc444074498"/>
            <w:bookmarkEnd w:id="326"/>
            <w:bookmarkStart w:id="327" w:name="_Toc444074504"/>
            <w:bookmarkEnd w:id="327"/>
            <w:bookmarkStart w:id="328" w:name="_Toc444074724"/>
            <w:bookmarkEnd w:id="328"/>
            <w:bookmarkStart w:id="329" w:name="_Toc444074684"/>
            <w:bookmarkEnd w:id="329"/>
            <w:bookmarkStart w:id="330" w:name="_Toc444093254"/>
            <w:bookmarkEnd w:id="330"/>
            <w:bookmarkStart w:id="331" w:name="_Toc444074272"/>
            <w:bookmarkEnd w:id="331"/>
            <w:bookmarkStart w:id="332" w:name="_Toc444074280"/>
            <w:bookmarkEnd w:id="332"/>
            <w:bookmarkStart w:id="333" w:name="_Toc444093181"/>
            <w:bookmarkEnd w:id="333"/>
            <w:bookmarkStart w:id="334" w:name="_Toc444074267"/>
            <w:bookmarkEnd w:id="334"/>
            <w:bookmarkStart w:id="335" w:name="_Toc444093238"/>
            <w:bookmarkEnd w:id="335"/>
            <w:bookmarkStart w:id="336" w:name="_Toc444074695"/>
            <w:bookmarkEnd w:id="336"/>
            <w:bookmarkStart w:id="337" w:name="_Toc444093241"/>
            <w:bookmarkEnd w:id="337"/>
            <w:bookmarkStart w:id="338" w:name="_Toc444074445"/>
            <w:bookmarkEnd w:id="338"/>
            <w:bookmarkStart w:id="339" w:name="_Toc444093784"/>
            <w:bookmarkEnd w:id="339"/>
            <w:bookmarkStart w:id="340" w:name="_Toc444074513"/>
            <w:bookmarkEnd w:id="340"/>
            <w:bookmarkStart w:id="341" w:name="_Toc444093847"/>
            <w:bookmarkEnd w:id="341"/>
            <w:bookmarkStart w:id="342" w:name="_Toc444074489"/>
            <w:bookmarkEnd w:id="342"/>
            <w:bookmarkStart w:id="343" w:name="_Toc444093265"/>
            <w:bookmarkEnd w:id="343"/>
            <w:bookmarkStart w:id="344" w:name="_Toc444093810"/>
            <w:bookmarkEnd w:id="344"/>
            <w:bookmarkStart w:id="345" w:name="_Toc444093232"/>
            <w:bookmarkEnd w:id="345"/>
            <w:bookmarkStart w:id="346" w:name="_Toc444074687"/>
            <w:bookmarkEnd w:id="346"/>
            <w:bookmarkStart w:id="347" w:name="_Toc444074492"/>
            <w:bookmarkEnd w:id="347"/>
            <w:bookmarkStart w:id="348" w:name="_Toc444093868"/>
            <w:bookmarkEnd w:id="348"/>
            <w:bookmarkStart w:id="349" w:name="_Toc444074495"/>
            <w:bookmarkEnd w:id="349"/>
            <w:bookmarkStart w:id="350" w:name="_Toc444074250"/>
            <w:bookmarkEnd w:id="350"/>
            <w:bookmarkStart w:id="351" w:name="_Toc444093838"/>
            <w:bookmarkEnd w:id="351"/>
            <w:bookmarkStart w:id="352" w:name="_Toc444074297"/>
            <w:bookmarkEnd w:id="352"/>
            <w:bookmarkStart w:id="353" w:name="_Toc444074241"/>
            <w:bookmarkEnd w:id="353"/>
            <w:bookmarkStart w:id="354" w:name="_Toc444074334"/>
            <w:bookmarkEnd w:id="354"/>
            <w:bookmarkStart w:id="355" w:name="_Toc444074458"/>
            <w:bookmarkEnd w:id="355"/>
            <w:bookmarkStart w:id="356" w:name="_Toc444093814"/>
            <w:bookmarkEnd w:id="356"/>
            <w:bookmarkStart w:id="357" w:name="_Toc444074301"/>
            <w:bookmarkEnd w:id="357"/>
            <w:bookmarkStart w:id="358" w:name="_Toc444093259"/>
            <w:bookmarkEnd w:id="358"/>
            <w:bookmarkStart w:id="359" w:name="_Toc444093860"/>
            <w:bookmarkEnd w:id="359"/>
            <w:bookmarkStart w:id="360" w:name="_Toc444074308"/>
            <w:bookmarkEnd w:id="360"/>
            <w:bookmarkStart w:id="361" w:name="_Toc444093211"/>
            <w:bookmarkEnd w:id="361"/>
            <w:bookmarkStart w:id="362" w:name="_Toc444074482"/>
            <w:bookmarkEnd w:id="362"/>
            <w:bookmarkStart w:id="363" w:name="_Toc444093261"/>
            <w:bookmarkEnd w:id="363"/>
            <w:bookmarkStart w:id="364" w:name="_Toc444093844"/>
            <w:bookmarkEnd w:id="364"/>
            <w:bookmarkStart w:id="365" w:name="_Toc444093776"/>
            <w:bookmarkEnd w:id="365"/>
            <w:bookmarkStart w:id="366" w:name="_Toc444074657"/>
            <w:bookmarkEnd w:id="366"/>
            <w:bookmarkStart w:id="367" w:name="_Toc444093787"/>
            <w:bookmarkEnd w:id="367"/>
            <w:bookmarkStart w:id="368" w:name="_Toc444093257"/>
            <w:bookmarkEnd w:id="368"/>
            <w:bookmarkStart w:id="369" w:name="_Toc444093780"/>
            <w:bookmarkEnd w:id="369"/>
            <w:bookmarkStart w:id="370" w:name="_Toc444074260"/>
            <w:bookmarkEnd w:id="370"/>
            <w:bookmarkStart w:id="371" w:name="_Toc444074257"/>
            <w:bookmarkEnd w:id="371"/>
            <w:bookmarkStart w:id="372" w:name="_Toc444093247"/>
            <w:bookmarkEnd w:id="372"/>
            <w:bookmarkStart w:id="373" w:name="_Toc444093177"/>
            <w:bookmarkEnd w:id="373"/>
            <w:bookmarkStart w:id="374" w:name="_Toc444093207"/>
            <w:bookmarkEnd w:id="374"/>
            <w:bookmarkStart w:id="375" w:name="_Toc444093191"/>
            <w:bookmarkEnd w:id="375"/>
            <w:bookmarkStart w:id="376" w:name="_Toc444074661"/>
            <w:bookmarkEnd w:id="376"/>
            <w:bookmarkStart w:id="377" w:name="_Toc444093168"/>
            <w:bookmarkEnd w:id="377"/>
            <w:bookmarkStart w:id="378" w:name="_Toc444093824"/>
            <w:bookmarkEnd w:id="378"/>
            <w:bookmarkStart w:id="379" w:name="_Toc444074671"/>
            <w:bookmarkEnd w:id="379"/>
            <w:bookmarkStart w:id="380" w:name="_Toc444093818"/>
            <w:bookmarkEnd w:id="380"/>
            <w:bookmarkStart w:id="381" w:name="_Toc444093790"/>
            <w:bookmarkEnd w:id="381"/>
            <w:bookmarkStart w:id="382" w:name="_Toc444074320"/>
            <w:bookmarkEnd w:id="382"/>
            <w:bookmarkStart w:id="383" w:name="_Toc444093850"/>
            <w:bookmarkEnd w:id="383"/>
            <w:bookmarkStart w:id="384" w:name="_Toc444093835"/>
            <w:bookmarkEnd w:id="384"/>
            <w:bookmarkStart w:id="385" w:name="_Toc444074465"/>
            <w:bookmarkEnd w:id="385"/>
            <w:bookmarkStart w:id="386" w:name="_Toc444074718"/>
            <w:bookmarkEnd w:id="386"/>
            <w:bookmarkStart w:id="387" w:name="_Toc444074453"/>
            <w:bookmarkEnd w:id="387"/>
            <w:bookmarkStart w:id="388" w:name="_Toc444074284"/>
            <w:bookmarkEnd w:id="388"/>
            <w:bookmarkStart w:id="389" w:name="_Toc444093194"/>
            <w:bookmarkEnd w:id="389"/>
            <w:bookmarkStart w:id="390" w:name="_Toc444093841"/>
            <w:bookmarkEnd w:id="390"/>
            <w:bookmarkStart w:id="391" w:name="_Toc444074435"/>
            <w:bookmarkEnd w:id="391"/>
            <w:bookmarkStart w:id="392" w:name="_Toc444074739"/>
            <w:bookmarkEnd w:id="392"/>
            <w:r>
              <w:rPr>
                <w:rFonts w:hint="eastAsia" w:ascii="宋体" w:hAnsi="宋体" w:cs="宋体"/>
                <w:color w:val="auto"/>
                <w:szCs w:val="21"/>
                <w:highlight w:val="none"/>
              </w:rPr>
              <w:t>网站显示公告标题</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NOTICE_NAME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C..100</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公告发布时间</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NOTICE_START_TIME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yyyyMMdd</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NOTICE_CONTENT</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现招标方式</w:t>
            </w:r>
          </w:p>
        </w:tc>
        <w:tc>
          <w:tcPr>
            <w:tcW w:w="3044"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NEW_TENDER_MODE</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92"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招标方式；</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是否复制投标单位</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IS_COPY_DW</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参考1.10.2是否代码；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是否通知投标人</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IS_NOTICE_DW</w:t>
            </w:r>
          </w:p>
        </w:tc>
        <w:tc>
          <w:tcPr>
            <w:tcW w:w="1777"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C1</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5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参考1.10.2是否代码；</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提交时间</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highlight w:val="none"/>
              </w:rPr>
            </w:pPr>
            <w:r>
              <w:rPr>
                <w:rFonts w:hint="eastAsia" w:ascii="宋体" w:hAnsi="宋体" w:cs="宋体"/>
                <w:color w:val="auto"/>
                <w:highlight w:val="none"/>
              </w:rPr>
              <w:t>附件关联标识号</w:t>
            </w:r>
          </w:p>
        </w:tc>
        <w:tc>
          <w:tcPr>
            <w:tcW w:w="3044" w:type="dxa"/>
            <w:vAlign w:val="center"/>
          </w:tcPr>
          <w:p>
            <w:pPr>
              <w:jc w:val="center"/>
              <w:rPr>
                <w:rFonts w:ascii="宋体" w:hAnsi="宋体" w:cs="宋体"/>
                <w:color w:val="auto"/>
                <w:highlight w:val="none"/>
              </w:rPr>
            </w:pPr>
            <w:r>
              <w:rPr>
                <w:rFonts w:hint="eastAsia" w:ascii="宋体" w:hAnsi="宋体" w:cs="宋体"/>
                <w:color w:val="auto"/>
                <w:highlight w:val="none"/>
              </w:rPr>
              <w:t>ATTACHMENT_CODE</w:t>
            </w:r>
          </w:p>
        </w:tc>
        <w:tc>
          <w:tcPr>
            <w:tcW w:w="1777"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992"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652" w:type="dxa"/>
            <w:vAlign w:val="center"/>
          </w:tcPr>
          <w:p>
            <w:pPr>
              <w:jc w:val="left"/>
              <w:rPr>
                <w:rFonts w:ascii="宋体" w:hAnsi="宋体" w:cs="宋体"/>
                <w:color w:val="auto"/>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w:t>
            </w:r>
            <w:r>
              <w:rPr>
                <w:rFonts w:hint="eastAsia" w:ascii="宋体" w:hAnsi="宋体" w:cs="宋体"/>
                <w:color w:val="auto"/>
                <w:highlight w:val="none"/>
              </w:rPr>
              <w:t>20号令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9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7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9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3"/>
        <w:spacing w:line="240" w:lineRule="auto"/>
        <w:ind w:left="283" w:hanging="283"/>
        <w:rPr>
          <w:rFonts w:ascii="宋体" w:hAnsi="宋体" w:cs="宋体"/>
          <w:color w:val="auto"/>
          <w:highlight w:val="none"/>
        </w:rPr>
      </w:pPr>
      <w:bookmarkStart w:id="393" w:name="_Toc18658"/>
      <w:r>
        <w:rPr>
          <w:rFonts w:hint="eastAsia" w:ascii="宋体" w:hAnsi="宋体" w:cs="宋体"/>
          <w:color w:val="auto"/>
          <w:highlight w:val="none"/>
        </w:rPr>
        <w:t>标后</w:t>
      </w:r>
      <w:bookmarkEnd w:id="393"/>
    </w:p>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合同履约(非必须环节)</w:t>
      </w:r>
    </w:p>
    <w:tbl>
      <w:tblPr>
        <w:tblStyle w:val="13"/>
        <w:tblW w:w="141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6"/>
        <w:gridCol w:w="3058"/>
        <w:gridCol w:w="1776"/>
        <w:gridCol w:w="958"/>
        <w:gridCol w:w="5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0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5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5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标段（包）编号</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w:t>
            </w:r>
          </w:p>
        </w:tc>
        <w:tc>
          <w:tcPr>
            <w:tcW w:w="177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C23</w:t>
            </w:r>
          </w:p>
        </w:tc>
        <w:tc>
          <w:tcPr>
            <w:tcW w:w="9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标段（包）编号；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招标项目编号</w:t>
            </w:r>
          </w:p>
        </w:tc>
        <w:tc>
          <w:tcPr>
            <w:tcW w:w="305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TENDER_PROJECT_CODE</w:t>
            </w:r>
          </w:p>
        </w:tc>
        <w:tc>
          <w:tcPr>
            <w:tcW w:w="177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C20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szCs w:val="21"/>
                <w:highlight w:val="none"/>
              </w:rPr>
              <w:t>招标项目编号；</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合同编号</w:t>
            </w:r>
          </w:p>
        </w:tc>
        <w:tc>
          <w:tcPr>
            <w:tcW w:w="305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CONTRACT_CODE</w:t>
            </w:r>
          </w:p>
        </w:tc>
        <w:tc>
          <w:tcPr>
            <w:tcW w:w="177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C20</w:t>
            </w:r>
          </w:p>
        </w:tc>
        <w:tc>
          <w:tcPr>
            <w:tcW w:w="95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676"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39号令 17.5 履约信息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合同结算金额</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CONTRACT_SETTLEMENT_PRICE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处理文件号</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HANDLE_FILE_CODE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验收标准</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ACCEPTANCE_STANDARD</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达标情况</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COMPLIANCE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参考1.10.</w:t>
            </w: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7达标状况；</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验收单位</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ACCEPTANCE_OU</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验收负责人</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ACCEPTANCE_MANAGER</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实际履约期限</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ACTUAL_KEEP_PROMISE_TIME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合同实际履行开始时间</w:t>
            </w:r>
          </w:p>
        </w:tc>
        <w:tc>
          <w:tcPr>
            <w:tcW w:w="305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ACTUAL_PERFORMANCE_START_TIME_CONTRACT</w:t>
            </w:r>
          </w:p>
        </w:tc>
        <w:tc>
          <w:tcPr>
            <w:tcW w:w="177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yyyyMMddHHmmss</w:t>
            </w:r>
          </w:p>
        </w:tc>
        <w:tc>
          <w:tcPr>
            <w:tcW w:w="95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676"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合同实际履行结束时间</w:t>
            </w:r>
          </w:p>
        </w:tc>
        <w:tc>
          <w:tcPr>
            <w:tcW w:w="305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ACTUAL_PERFORMANCE_END_TIME_CONTRACT</w:t>
            </w:r>
          </w:p>
        </w:tc>
        <w:tc>
          <w:tcPr>
            <w:tcW w:w="1776"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yyyyMMddHHmmss</w:t>
            </w:r>
          </w:p>
        </w:tc>
        <w:tc>
          <w:tcPr>
            <w:tcW w:w="95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676"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履约信息递交时间</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KEEP_PROMISE_INFO_REFER_TIME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履约变更内容</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KEEP_PROMISE_CHANGE_CONTENT</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主体名称</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BODY_NAME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39号令 17.5 履约信息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主体代码类型</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BODY_CODE_TYPE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主体代码类型；39号令 17.5 履约信息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主体代码</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BODY_CODE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主体代码；39号令 17.5 履约信息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附件关联标识号</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附件关联识别号，多个附件关联标识号以半角分号隔开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SUBMIT_TIMESTAMP</w:t>
            </w:r>
          </w:p>
        </w:tc>
        <w:tc>
          <w:tcPr>
            <w:tcW w:w="177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5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6"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根据10号令第十一条对发布媒介和交易平台的及时性要求</w:t>
            </w:r>
          </w:p>
        </w:tc>
      </w:tr>
    </w:tbl>
    <w:p>
      <w:pPr>
        <w:pStyle w:val="3"/>
        <w:spacing w:line="240" w:lineRule="auto"/>
        <w:ind w:left="283" w:hanging="283"/>
        <w:rPr>
          <w:rFonts w:ascii="宋体" w:hAnsi="宋体" w:cs="宋体"/>
          <w:color w:val="auto"/>
          <w:highlight w:val="none"/>
        </w:rPr>
      </w:pPr>
      <w:bookmarkStart w:id="394" w:name="_Toc18838_WPSOffice_Level2"/>
      <w:bookmarkStart w:id="395" w:name="_Toc29070"/>
      <w:bookmarkStart w:id="396" w:name="_Toc14900"/>
      <w:bookmarkStart w:id="397" w:name="_Toc29762_WPSOffice_Level2"/>
      <w:bookmarkStart w:id="398" w:name="_Toc22455"/>
      <w:r>
        <w:rPr>
          <w:rFonts w:hint="eastAsia" w:ascii="宋体" w:hAnsi="宋体" w:cs="宋体"/>
          <w:color w:val="auto"/>
          <w:highlight w:val="none"/>
        </w:rPr>
        <w:t>附件集</w:t>
      </w:r>
      <w:bookmarkEnd w:id="394"/>
      <w:bookmarkEnd w:id="395"/>
      <w:bookmarkEnd w:id="396"/>
      <w:bookmarkEnd w:id="397"/>
      <w:bookmarkEnd w:id="398"/>
    </w:p>
    <w:p>
      <w:pPr>
        <w:pStyle w:val="4"/>
        <w:numPr>
          <w:ilvl w:val="2"/>
          <w:numId w:val="1"/>
        </w:numPr>
        <w:spacing w:line="240" w:lineRule="auto"/>
        <w:rPr>
          <w:rFonts w:ascii="宋体" w:hAnsi="宋体" w:cs="宋体"/>
          <w:color w:val="auto"/>
          <w:highlight w:val="none"/>
        </w:rPr>
      </w:pPr>
      <w:bookmarkStart w:id="399" w:name="_Toc522354554"/>
      <w:bookmarkStart w:id="400" w:name="_Toc24440"/>
      <w:bookmarkStart w:id="401" w:name="_Toc29417"/>
      <w:bookmarkStart w:id="402" w:name="_Toc10997"/>
      <w:bookmarkStart w:id="403" w:name="_Toc7536"/>
      <w:bookmarkStart w:id="404" w:name="_Toc17256_WPSOffice_Level3"/>
      <w:bookmarkStart w:id="405" w:name="_Toc452111874"/>
      <w:bookmarkStart w:id="406" w:name="_Toc517973955"/>
      <w:bookmarkStart w:id="407" w:name="_Toc417"/>
      <w:bookmarkStart w:id="408" w:name="_Toc461974925"/>
      <w:bookmarkStart w:id="409" w:name="_Toc456856435"/>
      <w:bookmarkStart w:id="410" w:name="_Toc2247341"/>
      <w:bookmarkStart w:id="411" w:name="_Toc452050154"/>
      <w:bookmarkStart w:id="412" w:name="_Toc16579"/>
      <w:bookmarkStart w:id="413" w:name="_Toc452111615"/>
      <w:r>
        <w:rPr>
          <w:rFonts w:hint="eastAsia" w:ascii="宋体" w:hAnsi="宋体" w:cs="宋体"/>
          <w:color w:val="auto"/>
          <w:highlight w:val="none"/>
        </w:rPr>
        <w:t>附件集结构</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tbl>
      <w:tblPr>
        <w:tblStyle w:val="13"/>
        <w:tblW w:w="14163" w:type="dxa"/>
        <w:jc w:val="center"/>
        <w:tblLayout w:type="fixed"/>
        <w:tblCellMar>
          <w:top w:w="0" w:type="dxa"/>
          <w:left w:w="108" w:type="dxa"/>
          <w:bottom w:w="0" w:type="dxa"/>
          <w:right w:w="108" w:type="dxa"/>
        </w:tblCellMar>
      </w:tblPr>
      <w:tblGrid>
        <w:gridCol w:w="3215"/>
        <w:gridCol w:w="3024"/>
        <w:gridCol w:w="1692"/>
        <w:gridCol w:w="1108"/>
        <w:gridCol w:w="5124"/>
      </w:tblGrid>
      <w:tr>
        <w:tblPrEx>
          <w:tblCellMar>
            <w:top w:w="0" w:type="dxa"/>
            <w:left w:w="108" w:type="dxa"/>
            <w:bottom w:w="0" w:type="dxa"/>
            <w:right w:w="108" w:type="dxa"/>
          </w:tblCellMar>
        </w:tblPrEx>
        <w:trPr>
          <w:trHeight w:val="567" w:hRule="atLeast"/>
          <w:tblHeader/>
          <w:jc w:val="center"/>
        </w:trPr>
        <w:tc>
          <w:tcPr>
            <w:tcW w:w="3215"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24"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692"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08" w:type="dxa"/>
            <w:tcBorders>
              <w:top w:val="single" w:color="auto" w:sz="4" w:space="0"/>
              <w:left w:val="nil"/>
              <w:bottom w:val="single" w:color="auto" w:sz="4" w:space="0"/>
              <w:right w:val="single" w:color="auto" w:sz="4" w:space="0"/>
            </w:tcBorders>
            <w:shd w:val="clear" w:color="auto" w:fill="A6A6A6"/>
            <w:vAlign w:val="center"/>
          </w:tcPr>
          <w:p>
            <w:pPr>
              <w:ind w:right="34" w:rightChars="16"/>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124"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CellMar>
            <w:top w:w="0" w:type="dxa"/>
            <w:left w:w="108" w:type="dxa"/>
            <w:bottom w:w="0" w:type="dxa"/>
            <w:right w:w="108" w:type="dxa"/>
          </w:tblCellMar>
        </w:tblPrEx>
        <w:trPr>
          <w:trHeight w:val="567" w:hRule="atLeast"/>
          <w:jc w:val="center"/>
        </w:trPr>
        <w:tc>
          <w:tcPr>
            <w:tcW w:w="321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附件唯一标识</w:t>
            </w:r>
          </w:p>
        </w:tc>
        <w:tc>
          <w:tcPr>
            <w:tcW w:w="3024"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ATTACHMENT_GUID</w:t>
            </w:r>
          </w:p>
        </w:tc>
        <w:tc>
          <w:tcPr>
            <w:tcW w:w="1692" w:type="dxa"/>
            <w:tcBorders>
              <w:top w:val="nil"/>
              <w:left w:val="nil"/>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108"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2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jc w:val="center"/>
        </w:trPr>
        <w:tc>
          <w:tcPr>
            <w:tcW w:w="321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iCs/>
                <w:color w:val="auto"/>
                <w:szCs w:val="21"/>
                <w:highlight w:val="none"/>
              </w:rPr>
              <w:t>附件关联数据集标识符</w:t>
            </w:r>
          </w:p>
        </w:tc>
        <w:tc>
          <w:tcPr>
            <w:tcW w:w="3024"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ATTACHMENT_SET_CODE</w:t>
            </w:r>
          </w:p>
        </w:tc>
        <w:tc>
          <w:tcPr>
            <w:tcW w:w="1692" w:type="dxa"/>
            <w:tcBorders>
              <w:top w:val="nil"/>
              <w:left w:val="nil"/>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C..2000</w:t>
            </w:r>
          </w:p>
        </w:tc>
        <w:tc>
          <w:tcPr>
            <w:tcW w:w="1108"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24"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r>
              <w:rPr>
                <w:rFonts w:hint="eastAsia" w:ascii="宋体" w:hAnsi="宋体" w:cs="宋体"/>
                <w:color w:val="auto"/>
                <w:szCs w:val="21"/>
                <w:highlight w:val="none"/>
              </w:rPr>
              <w:t>采用附件采集项的英文名</w:t>
            </w:r>
          </w:p>
        </w:tc>
      </w:tr>
      <w:tr>
        <w:tblPrEx>
          <w:tblCellMar>
            <w:top w:w="0" w:type="dxa"/>
            <w:left w:w="108" w:type="dxa"/>
            <w:bottom w:w="0" w:type="dxa"/>
            <w:right w:w="108" w:type="dxa"/>
          </w:tblCellMar>
        </w:tblPrEx>
        <w:trPr>
          <w:trHeight w:val="567" w:hRule="atLeast"/>
          <w:jc w:val="center"/>
        </w:trPr>
        <w:tc>
          <w:tcPr>
            <w:tcW w:w="321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iCs/>
                <w:color w:val="auto"/>
                <w:szCs w:val="21"/>
                <w:highlight w:val="none"/>
              </w:rPr>
              <w:t>关联附件数量</w:t>
            </w:r>
          </w:p>
        </w:tc>
        <w:tc>
          <w:tcPr>
            <w:tcW w:w="3024"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ATTACHMENT_COUNT</w:t>
            </w:r>
          </w:p>
        </w:tc>
        <w:tc>
          <w:tcPr>
            <w:tcW w:w="1692" w:type="dxa"/>
            <w:tcBorders>
              <w:top w:val="nil"/>
              <w:left w:val="nil"/>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N..3</w:t>
            </w:r>
          </w:p>
        </w:tc>
        <w:tc>
          <w:tcPr>
            <w:tcW w:w="1108"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24"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jc w:val="center"/>
        </w:trPr>
        <w:tc>
          <w:tcPr>
            <w:tcW w:w="321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附件名称</w:t>
            </w:r>
          </w:p>
        </w:tc>
        <w:tc>
          <w:tcPr>
            <w:tcW w:w="3024"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ATTACHMENT_NAME</w:t>
            </w:r>
          </w:p>
        </w:tc>
        <w:tc>
          <w:tcPr>
            <w:tcW w:w="1692" w:type="dxa"/>
            <w:tcBorders>
              <w:top w:val="nil"/>
              <w:left w:val="nil"/>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C..255</w:t>
            </w:r>
          </w:p>
        </w:tc>
        <w:tc>
          <w:tcPr>
            <w:tcW w:w="1108"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24"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jc w:val="center"/>
        </w:trPr>
        <w:tc>
          <w:tcPr>
            <w:tcW w:w="321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附件类型</w:t>
            </w:r>
          </w:p>
        </w:tc>
        <w:tc>
          <w:tcPr>
            <w:tcW w:w="3024"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ATTACHMENT_TYPE</w:t>
            </w:r>
          </w:p>
        </w:tc>
        <w:tc>
          <w:tcPr>
            <w:tcW w:w="1692" w:type="dxa"/>
            <w:tcBorders>
              <w:top w:val="nil"/>
              <w:left w:val="nil"/>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w:t>
            </w:r>
          </w:p>
        </w:tc>
        <w:tc>
          <w:tcPr>
            <w:tcW w:w="1108"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24" w:type="dxa"/>
            <w:tcBorders>
              <w:top w:val="single" w:color="auto" w:sz="4" w:space="0"/>
              <w:left w:val="nil"/>
              <w:bottom w:val="single" w:color="auto" w:sz="4" w:space="0"/>
              <w:right w:val="single" w:color="auto" w:sz="4" w:space="0"/>
            </w:tcBorders>
            <w:vAlign w:val="center"/>
          </w:tcPr>
          <w:p>
            <w:pPr>
              <w:jc w:val="left"/>
              <w:rPr>
                <w:rFonts w:ascii="宋体" w:hAnsi="宋体" w:cs="宋体"/>
                <w:color w:val="auto"/>
                <w:szCs w:val="21"/>
                <w:highlight w:val="none"/>
              </w:rPr>
            </w:pPr>
            <w:r>
              <w:rPr>
                <w:rFonts w:hint="eastAsia" w:ascii="宋体" w:hAnsi="宋体" w:cs="宋体"/>
                <w:color w:val="auto"/>
                <w:szCs w:val="21"/>
                <w:highlight w:val="none"/>
              </w:rPr>
              <w:t>附件文件类型，例如，doc、docx、jpg、wps、pdf等</w:t>
            </w:r>
          </w:p>
        </w:tc>
      </w:tr>
      <w:tr>
        <w:tblPrEx>
          <w:tblCellMar>
            <w:top w:w="0" w:type="dxa"/>
            <w:left w:w="108" w:type="dxa"/>
            <w:bottom w:w="0" w:type="dxa"/>
            <w:right w:w="108" w:type="dxa"/>
          </w:tblCellMar>
        </w:tblPrEx>
        <w:trPr>
          <w:trHeight w:val="567" w:hRule="atLeast"/>
          <w:jc w:val="center"/>
        </w:trPr>
        <w:tc>
          <w:tcPr>
            <w:tcW w:w="321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附件文件名</w:t>
            </w:r>
          </w:p>
        </w:tc>
        <w:tc>
          <w:tcPr>
            <w:tcW w:w="3024"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ATTACHMENT_FILE_NAME</w:t>
            </w:r>
          </w:p>
        </w:tc>
        <w:tc>
          <w:tcPr>
            <w:tcW w:w="1692" w:type="dxa"/>
            <w:tcBorders>
              <w:top w:val="nil"/>
              <w:left w:val="nil"/>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C..255</w:t>
            </w:r>
          </w:p>
        </w:tc>
        <w:tc>
          <w:tcPr>
            <w:tcW w:w="1108"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2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jc w:val="center"/>
        </w:trPr>
        <w:tc>
          <w:tcPr>
            <w:tcW w:w="321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附件URL地址</w:t>
            </w:r>
          </w:p>
        </w:tc>
        <w:tc>
          <w:tcPr>
            <w:tcW w:w="3024"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lang w:bidi="en-US"/>
              </w:rPr>
            </w:pPr>
            <w:r>
              <w:rPr>
                <w:rFonts w:hint="eastAsia" w:ascii="宋体" w:hAnsi="宋体" w:cs="宋体"/>
                <w:iCs/>
                <w:color w:val="auto"/>
                <w:szCs w:val="21"/>
                <w:highlight w:val="none"/>
              </w:rPr>
              <w:t>URL</w:t>
            </w:r>
          </w:p>
        </w:tc>
        <w:tc>
          <w:tcPr>
            <w:tcW w:w="1692" w:type="dxa"/>
            <w:tcBorders>
              <w:top w:val="nil"/>
              <w:left w:val="nil"/>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1108"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124"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bl>
    <w:p>
      <w:pPr>
        <w:pStyle w:val="4"/>
        <w:numPr>
          <w:ilvl w:val="2"/>
          <w:numId w:val="1"/>
        </w:numPr>
        <w:spacing w:line="240" w:lineRule="auto"/>
        <w:rPr>
          <w:rFonts w:ascii="宋体" w:hAnsi="宋体" w:cs="宋体"/>
          <w:color w:val="auto"/>
          <w:highlight w:val="none"/>
        </w:rPr>
      </w:pPr>
      <w:bookmarkStart w:id="414" w:name="_Toc25002"/>
      <w:bookmarkStart w:id="415" w:name="_Toc19354_WPSOffice_Level3"/>
      <w:bookmarkStart w:id="416" w:name="_Toc8036"/>
      <w:r>
        <w:rPr>
          <w:rFonts w:hint="eastAsia" w:ascii="宋体" w:hAnsi="宋体" w:cs="宋体"/>
          <w:color w:val="auto"/>
          <w:highlight w:val="none"/>
        </w:rPr>
        <w:t>附件采集项</w:t>
      </w:r>
      <w:bookmarkEnd w:id="414"/>
      <w:bookmarkEnd w:id="415"/>
      <w:bookmarkEnd w:id="416"/>
    </w:p>
    <w:tbl>
      <w:tblPr>
        <w:tblStyle w:val="13"/>
        <w:tblW w:w="141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6"/>
        <w:gridCol w:w="3981"/>
        <w:gridCol w:w="4050"/>
        <w:gridCol w:w="2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323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关联的数据集</w:t>
            </w:r>
          </w:p>
        </w:tc>
        <w:tc>
          <w:tcPr>
            <w:tcW w:w="398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405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w:t>
            </w:r>
          </w:p>
        </w:tc>
        <w:tc>
          <w:tcPr>
            <w:tcW w:w="289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项目审批(核准/备案)文件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PROJECT_APPROVAL_FILE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资金来源或增加依据证明</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PROJECT_SOURCE_PROOF</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招标项目</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交易项目相关附件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OTHER_FILE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招标委托合同</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招标代理委托合同</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Contract_FILE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招标公告</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招标公告</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TENDER_NOTICE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变更公告</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变更公告</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TENDER_CHANGE_NOTICE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资格预审公告</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资审公告</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QUALIFICATION_NOTICE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资格预审文件</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资格预审文件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QUALIFICATION_DOC</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资审文件澄清和修改</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资审澄清文件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QUALIFICATION_CLARIFY_FILE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资审预审申请结果</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资格预审名单</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QUALIFICATION_LIST</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资审预审申请结果</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投标报名登记表</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BID_SIGN_LIST</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资审预审申请结果</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资格预审报告</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QUALIFICATION_REPORT</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资格预审结果通知书</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资审结果通知书</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QUALIFICATION_RESULT_NOTICE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招标文件</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招标文件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提问回复</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网上提问</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NET_QUESTION</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踏勘通知及现场记录</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踏勘记录</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SURVEY_RECORD</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招标控制价文件</w:t>
            </w:r>
          </w:p>
        </w:tc>
        <w:tc>
          <w:tcPr>
            <w:tcW w:w="39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招标控制价相关文件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highlight w:val="none"/>
              </w:rPr>
              <w:t>CONTROL_FILE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pStyle w:val="31"/>
              <w:wordWrap/>
              <w:jc w:val="center"/>
              <w:rPr>
                <w:rFonts w:ascii="宋体" w:hAnsi="宋体" w:cs="宋体"/>
                <w:color w:val="auto"/>
                <w:szCs w:val="21"/>
                <w:highlight w:val="none"/>
              </w:rPr>
            </w:pPr>
            <w:r>
              <w:rPr>
                <w:rFonts w:hint="eastAsia" w:ascii="宋体" w:hAnsi="宋体" w:cs="宋体"/>
                <w:color w:val="auto"/>
                <w:highlight w:val="none"/>
              </w:rPr>
              <w:t>投标邀请书</w:t>
            </w:r>
          </w:p>
        </w:tc>
        <w:tc>
          <w:tcPr>
            <w:tcW w:w="3981" w:type="dxa"/>
            <w:vAlign w:val="center"/>
          </w:tcPr>
          <w:p>
            <w:pPr>
              <w:pStyle w:val="31"/>
              <w:wordWrap/>
              <w:jc w:val="center"/>
              <w:rPr>
                <w:rFonts w:ascii="宋体" w:hAnsi="宋体" w:cs="宋体"/>
                <w:color w:val="auto"/>
                <w:highlight w:val="none"/>
              </w:rPr>
            </w:pPr>
            <w:r>
              <w:rPr>
                <w:rFonts w:hint="eastAsia" w:ascii="宋体" w:hAnsi="宋体" w:cs="宋体"/>
                <w:color w:val="auto"/>
                <w:highlight w:val="none"/>
              </w:rPr>
              <w:t>投标邀请书</w:t>
            </w:r>
          </w:p>
        </w:tc>
        <w:tc>
          <w:tcPr>
            <w:tcW w:w="4050" w:type="dxa"/>
            <w:vAlign w:val="center"/>
          </w:tcPr>
          <w:p>
            <w:pPr>
              <w:pStyle w:val="31"/>
              <w:wordWrap/>
              <w:jc w:val="center"/>
              <w:rPr>
                <w:rFonts w:ascii="宋体" w:hAnsi="宋体" w:cs="宋体"/>
                <w:color w:val="auto"/>
                <w:szCs w:val="21"/>
                <w:highlight w:val="none"/>
              </w:rPr>
            </w:pPr>
            <w:r>
              <w:rPr>
                <w:rFonts w:hint="eastAsia" w:ascii="宋体" w:hAnsi="宋体" w:cs="宋体"/>
                <w:color w:val="auto"/>
                <w:szCs w:val="21"/>
                <w:highlight w:val="none"/>
              </w:rPr>
              <w:t>INVITE_DOC</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highlight w:val="none"/>
              </w:rPr>
              <w:t>中标候选人公示</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中标候选人公示</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PUBLICITY_DOC</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中标结果公示</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中标结果</w:t>
            </w:r>
            <w:r>
              <w:rPr>
                <w:rFonts w:hint="eastAsia" w:ascii="宋体" w:hAnsi="宋体" w:cs="宋体"/>
                <w:color w:val="auto"/>
                <w:highlight w:val="none"/>
                <w:lang w:val="en-US" w:eastAsia="zh-CN"/>
              </w:rPr>
              <w:t>公示</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WIN_BID_NOTICE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中标通知书</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中标通知书相关附件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WIN_NOTICE_FILE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交易凭证</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进场交易证明</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highlight w:val="none"/>
              </w:rPr>
              <w:t>APPROACH_PROVE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书面报告备案</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评标专家的评审意见及汇总表</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EXPERT_REVIEW_FILE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szCs w:val="21"/>
                <w:highlight w:val="none"/>
              </w:rPr>
            </w:pPr>
            <w:r>
              <w:rPr>
                <w:rFonts w:hint="eastAsia" w:ascii="宋体" w:hAnsi="宋体" w:cs="宋体"/>
                <w:color w:val="auto"/>
                <w:highlight w:val="none"/>
              </w:rPr>
              <w:t>书面报告备案</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业主评价意见</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COMMENTS_FILE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书面报告备案</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工程量清标报告</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QUANTITIES_CLEAR_REPORT</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书面报告备案</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中标人的投标文件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WIN_BID_TENDER_FILE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书面报告备案</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评标委员会做出的评、定标报告</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EVALUATION_REPORT</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rPr>
              <w:t>合同</w:t>
            </w:r>
            <w:r>
              <w:rPr>
                <w:rFonts w:hint="eastAsia" w:ascii="宋体" w:hAnsi="宋体" w:cs="宋体"/>
                <w:color w:val="auto"/>
                <w:highlight w:val="none"/>
                <w:lang w:val="en-US" w:eastAsia="zh-CN"/>
              </w:rPr>
              <w:t>订立公开</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合同签署</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CONTRACT_SING_FILE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ascii="宋体" w:hAnsi="宋体" w:cs="宋体"/>
                <w:color w:val="auto"/>
                <w:highlight w:val="none"/>
              </w:rPr>
            </w:pPr>
            <w:r>
              <w:rPr>
                <w:rFonts w:hint="eastAsia" w:ascii="宋体" w:hAnsi="宋体" w:cs="宋体"/>
                <w:color w:val="auto"/>
                <w:highlight w:val="none"/>
              </w:rPr>
              <w:t>合同履约</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履约文件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PERFORMANCE_FILE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询问回复</w:t>
            </w:r>
          </w:p>
        </w:tc>
        <w:tc>
          <w:tcPr>
            <w:tcW w:w="3981" w:type="dxa"/>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询问相关附件</w:t>
            </w:r>
          </w:p>
        </w:tc>
        <w:tc>
          <w:tcPr>
            <w:tcW w:w="4050"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INQUIRY_FILE</w:t>
            </w:r>
          </w:p>
        </w:tc>
        <w:tc>
          <w:tcPr>
            <w:tcW w:w="2896"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hint="eastAsia" w:ascii="宋体" w:hAnsi="宋体" w:eastAsia="宋体" w:cs="宋体"/>
                <w:color w:val="auto"/>
                <w:highlight w:val="none"/>
                <w:lang w:val="en-US" w:eastAsia="zh-CN"/>
              </w:rPr>
            </w:pPr>
            <w:r>
              <w:rPr>
                <w:rFonts w:hint="eastAsia" w:ascii="宋体" w:hAnsi="宋体" w:cs="宋体"/>
                <w:color w:val="auto"/>
                <w:highlight w:val="none"/>
              </w:rPr>
              <w:t>异议提出及</w:t>
            </w:r>
            <w:r>
              <w:rPr>
                <w:rFonts w:hint="eastAsia" w:ascii="宋体" w:hAnsi="宋体" w:cs="宋体"/>
                <w:color w:val="auto"/>
                <w:highlight w:val="none"/>
                <w:lang w:val="en-US" w:eastAsia="zh-CN"/>
              </w:rPr>
              <w:t>答复</w:t>
            </w:r>
          </w:p>
        </w:tc>
        <w:tc>
          <w:tcPr>
            <w:tcW w:w="3981" w:type="dxa"/>
            <w:vAlign w:val="center"/>
          </w:tcPr>
          <w:p>
            <w:pPr>
              <w:jc w:val="center"/>
              <w:rPr>
                <w:rFonts w:ascii="宋体" w:hAnsi="宋体" w:cs="宋体"/>
                <w:color w:val="auto"/>
                <w:highlight w:val="none"/>
              </w:rPr>
            </w:pPr>
            <w:r>
              <w:rPr>
                <w:rFonts w:hint="eastAsia" w:ascii="宋体" w:hAnsi="宋体" w:cs="宋体"/>
                <w:color w:val="auto"/>
                <w:highlight w:val="none"/>
              </w:rPr>
              <w:t>异议相关附件</w:t>
            </w:r>
          </w:p>
        </w:tc>
        <w:tc>
          <w:tcPr>
            <w:tcW w:w="40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OBJECTION_FILE</w:t>
            </w:r>
          </w:p>
        </w:tc>
        <w:tc>
          <w:tcPr>
            <w:tcW w:w="289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236" w:type="dxa"/>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投诉提出及处理</w:t>
            </w:r>
          </w:p>
        </w:tc>
        <w:tc>
          <w:tcPr>
            <w:tcW w:w="3981" w:type="dxa"/>
            <w:vAlign w:val="center"/>
          </w:tcPr>
          <w:p>
            <w:pPr>
              <w:jc w:val="center"/>
              <w:rPr>
                <w:rFonts w:hint="eastAsia" w:ascii="宋体" w:hAnsi="宋体" w:eastAsia="宋体" w:cs="宋体"/>
                <w:color w:val="auto"/>
                <w:highlight w:val="none"/>
                <w:lang w:val="en-US" w:eastAsia="zh-CN"/>
              </w:rPr>
            </w:pPr>
            <w:r>
              <w:rPr>
                <w:rFonts w:hint="eastAsia" w:ascii="宋体" w:hAnsi="宋体" w:cs="宋体"/>
                <w:color w:val="auto"/>
                <w:highlight w:val="none"/>
                <w:lang w:val="en-US" w:eastAsia="zh-CN"/>
              </w:rPr>
              <w:t>投诉相关附件</w:t>
            </w:r>
          </w:p>
        </w:tc>
        <w:tc>
          <w:tcPr>
            <w:tcW w:w="4050"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COMPLAIN_FILE</w:t>
            </w:r>
          </w:p>
        </w:tc>
        <w:tc>
          <w:tcPr>
            <w:tcW w:w="2896" w:type="dxa"/>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否</w:t>
            </w:r>
          </w:p>
        </w:tc>
      </w:tr>
    </w:tbl>
    <w:p>
      <w:pPr>
        <w:pStyle w:val="3"/>
        <w:spacing w:line="240" w:lineRule="auto"/>
        <w:ind w:left="283" w:hanging="283"/>
        <w:rPr>
          <w:rFonts w:ascii="宋体" w:hAnsi="宋体" w:cs="宋体"/>
          <w:color w:val="auto"/>
          <w:highlight w:val="none"/>
        </w:rPr>
      </w:pPr>
      <w:bookmarkStart w:id="417" w:name="_Toc24468"/>
      <w:bookmarkStart w:id="418" w:name="_Toc456856437"/>
      <w:bookmarkStart w:id="419" w:name="_Toc452111617"/>
      <w:bookmarkStart w:id="420" w:name="_Toc445888757"/>
      <w:bookmarkStart w:id="421" w:name="_Toc445897409"/>
      <w:bookmarkStart w:id="422" w:name="_Toc445897808"/>
      <w:bookmarkStart w:id="423" w:name="_Toc445897082"/>
      <w:bookmarkStart w:id="424" w:name="_Toc9230"/>
      <w:bookmarkStart w:id="425" w:name="_Toc2247343"/>
      <w:bookmarkStart w:id="426" w:name="_Toc445898593"/>
      <w:bookmarkStart w:id="427" w:name="_Toc445898103"/>
      <w:bookmarkStart w:id="428" w:name="_Toc445899818"/>
      <w:bookmarkStart w:id="429" w:name="_Toc445898838"/>
      <w:bookmarkStart w:id="430" w:name="_Toc27888"/>
      <w:bookmarkStart w:id="431" w:name="_Toc522354556"/>
      <w:bookmarkStart w:id="432" w:name="_Toc452050156"/>
      <w:bookmarkStart w:id="433" w:name="_Toc9919_WPSOffice_Level2"/>
      <w:bookmarkStart w:id="434" w:name="_Toc445888310"/>
      <w:bookmarkStart w:id="435" w:name="_Toc6307"/>
      <w:bookmarkStart w:id="436" w:name="_Toc445899573"/>
      <w:bookmarkStart w:id="437" w:name="_Toc445899328"/>
      <w:bookmarkStart w:id="438" w:name="_Toc10191"/>
      <w:bookmarkStart w:id="439" w:name="_Toc17868"/>
      <w:bookmarkStart w:id="440" w:name="_Toc445900026"/>
      <w:bookmarkStart w:id="441" w:name="_Toc452111876"/>
      <w:bookmarkStart w:id="442" w:name="_Toc517973957"/>
      <w:bookmarkStart w:id="443" w:name="_Toc445898022"/>
      <w:bookmarkStart w:id="444" w:name="_Toc30526"/>
      <w:bookmarkStart w:id="445" w:name="_Toc445898348"/>
      <w:bookmarkStart w:id="446" w:name="_Toc32360_WPSOffice_Level2"/>
      <w:bookmarkStart w:id="447" w:name="_Toc445899083"/>
      <w:bookmarkStart w:id="448" w:name="_Toc461974927"/>
      <w:r>
        <w:rPr>
          <w:rFonts w:hint="eastAsia" w:ascii="宋体" w:hAnsi="宋体" w:cs="宋体"/>
          <w:color w:val="auto"/>
          <w:highlight w:val="none"/>
        </w:rPr>
        <w:t>代码集</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pPr>
        <w:pStyle w:val="4"/>
        <w:numPr>
          <w:ilvl w:val="2"/>
          <w:numId w:val="1"/>
        </w:numPr>
        <w:spacing w:line="240" w:lineRule="auto"/>
        <w:rPr>
          <w:rFonts w:ascii="宋体" w:hAnsi="宋体" w:cs="宋体"/>
          <w:color w:val="auto"/>
          <w:highlight w:val="none"/>
        </w:rPr>
      </w:pPr>
      <w:bookmarkStart w:id="449" w:name="_Toc522354521"/>
      <w:bookmarkStart w:id="450" w:name="_Toc517973922"/>
      <w:bookmarkStart w:id="451" w:name="_Toc18196"/>
      <w:bookmarkStart w:id="452" w:name="_Toc971_WPSOffice_Level2"/>
      <w:bookmarkStart w:id="453" w:name="_Toc21886_WPSOffice_Level2"/>
      <w:bookmarkStart w:id="454" w:name="_Toc11687"/>
      <w:r>
        <w:rPr>
          <w:rFonts w:hint="eastAsia" w:ascii="宋体" w:hAnsi="宋体" w:cs="宋体"/>
          <w:color w:val="auto"/>
          <w:highlight w:val="none"/>
        </w:rPr>
        <w:t>身份证件类型代码</w:t>
      </w:r>
      <w:bookmarkEnd w:id="449"/>
      <w:bookmarkEnd w:id="450"/>
      <w:bookmarkEnd w:id="451"/>
      <w:bookmarkEnd w:id="452"/>
      <w:bookmarkEnd w:id="453"/>
      <w:bookmarkEnd w:id="454"/>
    </w:p>
    <w:p>
      <w:pPr>
        <w:spacing w:line="360" w:lineRule="auto"/>
        <w:ind w:firstLine="420" w:firstLineChars="200"/>
        <w:rPr>
          <w:rFonts w:ascii="宋体" w:hAnsi="宋体" w:cs="宋体"/>
          <w:color w:val="auto"/>
          <w:highlight w:val="none"/>
        </w:rPr>
      </w:pPr>
      <w:r>
        <w:rPr>
          <w:rFonts w:hint="eastAsia" w:ascii="宋体" w:hAnsi="宋体" w:cs="宋体"/>
          <w:color w:val="auto"/>
          <w:highlight w:val="none"/>
        </w:rPr>
        <w:t>身份证件类型代码见表3。参考公安部制定的《常用证件代码》（GA/T517-2004），采用2位阿拉伯数字顺序码。</w:t>
      </w:r>
    </w:p>
    <w:tbl>
      <w:tblPr>
        <w:tblStyle w:val="13"/>
        <w:tblW w:w="128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8"/>
        <w:gridCol w:w="3069"/>
        <w:gridCol w:w="809"/>
        <w:gridCol w:w="4206"/>
        <w:gridCol w:w="809"/>
        <w:gridCol w:w="31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blHeader/>
          <w:jc w:val="center"/>
        </w:trPr>
        <w:tc>
          <w:tcPr>
            <w:tcW w:w="808"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06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80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206"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80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135"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01</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居民身份证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10</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港澳居民来往内地通行证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19</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台湾身份证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02</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军官证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11</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中华人民共和国往来港澳通行证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20</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澳门身份证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03</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武警警官证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12</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台湾居民来往大陆通行证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21</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外国人身份证件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04</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士兵证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13</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大陆居民往来台湾通行证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22</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高校毕业生自主创业证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05</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军队离退休干部证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14</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外国人居留证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23</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就业失业登记证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06</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残疾人证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15</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外交官证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24</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台胞证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07</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残疾军人证（1-8级）</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16</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领事馆证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25</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退休证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08</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护照</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17</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海员证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26</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离休证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808" w:type="dxa"/>
            <w:vAlign w:val="center"/>
          </w:tcPr>
          <w:p>
            <w:pPr>
              <w:jc w:val="center"/>
              <w:rPr>
                <w:rFonts w:ascii="宋体" w:hAnsi="宋体" w:cs="宋体"/>
                <w:color w:val="auto"/>
                <w:highlight w:val="none"/>
              </w:rPr>
            </w:pPr>
            <w:r>
              <w:rPr>
                <w:rFonts w:hint="eastAsia" w:ascii="宋体" w:hAnsi="宋体" w:cs="宋体"/>
                <w:color w:val="auto"/>
                <w:highlight w:val="none"/>
              </w:rPr>
              <w:t>09</w:t>
            </w:r>
          </w:p>
        </w:tc>
        <w:tc>
          <w:tcPr>
            <w:tcW w:w="3069" w:type="dxa"/>
            <w:vAlign w:val="center"/>
          </w:tcPr>
          <w:p>
            <w:pPr>
              <w:jc w:val="center"/>
              <w:rPr>
                <w:rFonts w:ascii="宋体" w:hAnsi="宋体" w:cs="宋体"/>
                <w:color w:val="auto"/>
                <w:highlight w:val="none"/>
              </w:rPr>
            </w:pPr>
            <w:r>
              <w:rPr>
                <w:rFonts w:hint="eastAsia" w:ascii="宋体" w:hAnsi="宋体" w:cs="宋体"/>
                <w:color w:val="auto"/>
                <w:highlight w:val="none"/>
              </w:rPr>
              <w:t>港澳同胞回乡证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18</w:t>
            </w:r>
          </w:p>
        </w:tc>
        <w:tc>
          <w:tcPr>
            <w:tcW w:w="4206" w:type="dxa"/>
            <w:vAlign w:val="center"/>
          </w:tcPr>
          <w:p>
            <w:pPr>
              <w:jc w:val="center"/>
              <w:rPr>
                <w:rFonts w:ascii="宋体" w:hAnsi="宋体" w:cs="宋体"/>
                <w:color w:val="auto"/>
                <w:highlight w:val="none"/>
              </w:rPr>
            </w:pPr>
            <w:r>
              <w:rPr>
                <w:rFonts w:hint="eastAsia" w:ascii="宋体" w:hAnsi="宋体" w:cs="宋体"/>
                <w:color w:val="auto"/>
                <w:highlight w:val="none"/>
              </w:rPr>
              <w:t>香港身份证</w:t>
            </w:r>
          </w:p>
        </w:tc>
        <w:tc>
          <w:tcPr>
            <w:tcW w:w="809" w:type="dxa"/>
            <w:vAlign w:val="center"/>
          </w:tcPr>
          <w:p>
            <w:pPr>
              <w:jc w:val="center"/>
              <w:rPr>
                <w:rFonts w:ascii="宋体" w:hAnsi="宋体" w:cs="宋体"/>
                <w:color w:val="auto"/>
                <w:highlight w:val="none"/>
              </w:rPr>
            </w:pPr>
            <w:r>
              <w:rPr>
                <w:rFonts w:hint="eastAsia" w:ascii="宋体" w:hAnsi="宋体" w:cs="宋体"/>
                <w:color w:val="auto"/>
                <w:highlight w:val="none"/>
              </w:rPr>
              <w:t>99</w:t>
            </w:r>
          </w:p>
        </w:tc>
        <w:tc>
          <w:tcPr>
            <w:tcW w:w="3135" w:type="dxa"/>
            <w:vAlign w:val="center"/>
          </w:tcPr>
          <w:p>
            <w:pPr>
              <w:jc w:val="center"/>
              <w:rPr>
                <w:rFonts w:ascii="宋体" w:hAnsi="宋体" w:cs="宋体"/>
                <w:color w:val="auto"/>
                <w:highlight w:val="none"/>
              </w:rPr>
            </w:pPr>
            <w:r>
              <w:rPr>
                <w:rFonts w:hint="eastAsia" w:ascii="宋体" w:hAnsi="宋体" w:cs="宋体"/>
                <w:color w:val="auto"/>
                <w:highlight w:val="none"/>
              </w:rPr>
              <w:t>其他证件</w:t>
            </w:r>
          </w:p>
        </w:tc>
      </w:tr>
    </w:tbl>
    <w:p>
      <w:pPr>
        <w:pStyle w:val="4"/>
        <w:numPr>
          <w:ilvl w:val="2"/>
          <w:numId w:val="1"/>
        </w:numPr>
        <w:spacing w:line="240" w:lineRule="auto"/>
        <w:rPr>
          <w:rFonts w:ascii="宋体" w:hAnsi="宋体" w:cs="宋体"/>
          <w:color w:val="auto"/>
          <w:highlight w:val="none"/>
        </w:rPr>
      </w:pPr>
      <w:bookmarkStart w:id="455" w:name="_Toc29954"/>
      <w:bookmarkStart w:id="456" w:name="_Toc517973923"/>
      <w:bookmarkStart w:id="457" w:name="_Toc6015_WPSOffice_Level2"/>
      <w:bookmarkStart w:id="458" w:name="_Toc522354522"/>
      <w:bookmarkStart w:id="459" w:name="_Toc30711_WPSOffice_Level2"/>
      <w:bookmarkStart w:id="460" w:name="_Toc26326"/>
      <w:r>
        <w:rPr>
          <w:rFonts w:hint="eastAsia" w:ascii="宋体" w:hAnsi="宋体" w:cs="宋体"/>
          <w:color w:val="auto"/>
          <w:highlight w:val="none"/>
        </w:rPr>
        <w:t>是否代码</w:t>
      </w:r>
      <w:bookmarkEnd w:id="455"/>
      <w:bookmarkEnd w:id="456"/>
      <w:bookmarkEnd w:id="457"/>
      <w:bookmarkEnd w:id="458"/>
      <w:bookmarkEnd w:id="459"/>
      <w:bookmarkEnd w:id="460"/>
    </w:p>
    <w:p>
      <w:pPr>
        <w:spacing w:line="360" w:lineRule="auto"/>
        <w:ind w:firstLine="420" w:firstLineChars="200"/>
        <w:rPr>
          <w:rFonts w:ascii="宋体" w:hAnsi="宋体" w:cs="宋体"/>
          <w:color w:val="auto"/>
          <w:highlight w:val="none"/>
        </w:rPr>
      </w:pPr>
      <w:r>
        <w:rPr>
          <w:rFonts w:hint="eastAsia" w:ascii="宋体" w:hAnsi="宋体" w:cs="宋体"/>
          <w:color w:val="auto"/>
          <w:highlight w:val="none"/>
        </w:rPr>
        <w:t>工程建设项目招投标数据集、政府采购数据集、土地使用权和矿业权出让数据集中的是否代码见下表。</w:t>
      </w:r>
    </w:p>
    <w:tbl>
      <w:tblPr>
        <w:tblStyle w:val="13"/>
        <w:tblW w:w="7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5"/>
        <w:gridCol w:w="4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2575"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47"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57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74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57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474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否</w:t>
            </w:r>
          </w:p>
        </w:tc>
      </w:tr>
    </w:tbl>
    <w:p>
      <w:pPr>
        <w:pStyle w:val="4"/>
        <w:numPr>
          <w:ilvl w:val="2"/>
          <w:numId w:val="1"/>
        </w:numPr>
        <w:spacing w:line="240" w:lineRule="auto"/>
        <w:rPr>
          <w:rFonts w:ascii="宋体" w:hAnsi="宋体" w:cs="宋体"/>
          <w:color w:val="auto"/>
          <w:highlight w:val="none"/>
        </w:rPr>
      </w:pPr>
      <w:bookmarkStart w:id="461" w:name="_Toc32234_WPSOffice_Level2"/>
      <w:bookmarkStart w:id="462" w:name="_Toc522354526"/>
      <w:bookmarkStart w:id="463" w:name="_Toc18358"/>
      <w:bookmarkStart w:id="464" w:name="_Toc351"/>
      <w:bookmarkStart w:id="465" w:name="_Toc517973927"/>
      <w:bookmarkStart w:id="466" w:name="_Toc23550_WPSOffice_Level2"/>
      <w:r>
        <w:rPr>
          <w:rFonts w:hint="eastAsia" w:ascii="宋体" w:hAnsi="宋体" w:cs="宋体"/>
          <w:color w:val="auto"/>
          <w:highlight w:val="none"/>
        </w:rPr>
        <w:t>金额单位代码</w:t>
      </w:r>
      <w:bookmarkEnd w:id="461"/>
      <w:bookmarkEnd w:id="462"/>
      <w:bookmarkEnd w:id="463"/>
      <w:bookmarkEnd w:id="464"/>
      <w:bookmarkEnd w:id="465"/>
      <w:bookmarkEnd w:id="466"/>
    </w:p>
    <w:tbl>
      <w:tblPr>
        <w:tblStyle w:val="13"/>
        <w:tblW w:w="74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0"/>
        <w:gridCol w:w="47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tblHeader/>
          <w:jc w:val="center"/>
        </w:trPr>
        <w:tc>
          <w:tcPr>
            <w:tcW w:w="268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51"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jc w:val="center"/>
        </w:trPr>
        <w:tc>
          <w:tcPr>
            <w:tcW w:w="268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0</w:t>
            </w:r>
          </w:p>
        </w:tc>
        <w:tc>
          <w:tcPr>
            <w:tcW w:w="475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jc w:val="center"/>
        </w:trPr>
        <w:tc>
          <w:tcPr>
            <w:tcW w:w="2680"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cs="宋体"/>
                <w:color w:val="auto"/>
                <w:highlight w:val="none"/>
                <w:lang w:val="en-US" w:eastAsia="zh-CN"/>
              </w:rPr>
            </w:pPr>
            <w:bookmarkStart w:id="467" w:name="_Toc27872"/>
            <w:bookmarkStart w:id="468" w:name="_Toc24503_WPSOffice_Level2"/>
            <w:bookmarkStart w:id="469" w:name="_Toc31430_WPSOffice_Level2"/>
            <w:bookmarkStart w:id="470" w:name="_Toc522354527"/>
            <w:bookmarkStart w:id="471" w:name="_Toc6572"/>
            <w:bookmarkStart w:id="472" w:name="_Toc517973928"/>
            <w:r>
              <w:rPr>
                <w:rFonts w:hint="eastAsia" w:ascii="宋体" w:hAnsi="宋体" w:cs="宋体"/>
                <w:color w:val="auto"/>
                <w:highlight w:val="none"/>
                <w:lang w:val="en-US" w:eastAsia="zh-CN"/>
              </w:rPr>
              <w:t>1</w:t>
            </w:r>
          </w:p>
        </w:tc>
        <w:tc>
          <w:tcPr>
            <w:tcW w:w="4751"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cs="宋体"/>
                <w:color w:val="auto"/>
                <w:highlight w:val="none"/>
              </w:rPr>
            </w:pPr>
            <w:r>
              <w:rPr>
                <w:rFonts w:hint="eastAsia" w:ascii="宋体" w:hAnsi="宋体" w:cs="宋体"/>
                <w:color w:val="auto"/>
                <w:highlight w:val="none"/>
                <w:lang w:val="en-US" w:eastAsia="zh-CN"/>
              </w:rPr>
              <w:t>万元</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价款形式代码</w:t>
      </w:r>
      <w:bookmarkEnd w:id="467"/>
      <w:bookmarkEnd w:id="468"/>
      <w:bookmarkEnd w:id="469"/>
      <w:bookmarkEnd w:id="470"/>
      <w:bookmarkEnd w:id="471"/>
      <w:bookmarkEnd w:id="472"/>
    </w:p>
    <w:tbl>
      <w:tblPr>
        <w:tblStyle w:val="13"/>
        <w:tblW w:w="85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3664"/>
        <w:gridCol w:w="29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1951" w:type="dxa"/>
            <w:tcBorders>
              <w:top w:val="single" w:color="auto" w:sz="4" w:space="0"/>
              <w:left w:val="single" w:color="auto" w:sz="4" w:space="0"/>
              <w:bottom w:val="single" w:color="auto" w:sz="4" w:space="0"/>
              <w:right w:val="single" w:color="auto" w:sz="4" w:space="0"/>
            </w:tcBorders>
            <w:shd w:val="clear" w:color="auto" w:fill="A4A4A4"/>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664" w:type="dxa"/>
            <w:tcBorders>
              <w:top w:val="single" w:color="auto" w:sz="4" w:space="0"/>
              <w:left w:val="single" w:color="auto" w:sz="4" w:space="0"/>
              <w:bottom w:val="single" w:color="auto" w:sz="4" w:space="0"/>
              <w:right w:val="single" w:color="auto" w:sz="4" w:space="0"/>
            </w:tcBorders>
            <w:shd w:val="clear" w:color="auto" w:fill="A4A4A4"/>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2912" w:type="dxa"/>
            <w:tcBorders>
              <w:top w:val="single" w:color="auto" w:sz="4" w:space="0"/>
              <w:left w:val="single" w:color="auto" w:sz="4" w:space="0"/>
              <w:bottom w:val="single" w:color="auto" w:sz="4" w:space="0"/>
              <w:right w:val="single" w:color="auto" w:sz="4" w:space="0"/>
            </w:tcBorders>
            <w:shd w:val="clear" w:color="auto" w:fill="A4A4A4"/>
            <w:vAlign w:val="center"/>
          </w:tcPr>
          <w:p>
            <w:pPr>
              <w:jc w:val="center"/>
              <w:rPr>
                <w:rFonts w:ascii="宋体" w:hAnsi="宋体" w:cs="宋体"/>
                <w:color w:val="auto"/>
                <w:highlight w:val="none"/>
              </w:rPr>
            </w:pPr>
            <w:r>
              <w:rPr>
                <w:rFonts w:hint="eastAsia" w:ascii="宋体" w:hAnsi="宋体" w:cs="宋体"/>
                <w:color w:val="auto"/>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66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金额</w:t>
            </w:r>
          </w:p>
        </w:tc>
        <w:tc>
          <w:tcPr>
            <w:tcW w:w="291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以价格数值表示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66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费率/比率/优惠率/合格率等</w:t>
            </w:r>
          </w:p>
        </w:tc>
        <w:tc>
          <w:tcPr>
            <w:tcW w:w="291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以百分比表示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66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单价</w:t>
            </w:r>
          </w:p>
        </w:tc>
        <w:tc>
          <w:tcPr>
            <w:tcW w:w="291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以单价形式表示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195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366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其他形式</w:t>
            </w:r>
          </w:p>
        </w:tc>
        <w:tc>
          <w:tcPr>
            <w:tcW w:w="291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以文字描述表示</w:t>
            </w:r>
          </w:p>
        </w:tc>
      </w:tr>
    </w:tbl>
    <w:p>
      <w:pPr>
        <w:pStyle w:val="4"/>
        <w:numPr>
          <w:ilvl w:val="2"/>
          <w:numId w:val="1"/>
        </w:numPr>
        <w:spacing w:line="240" w:lineRule="auto"/>
        <w:rPr>
          <w:rFonts w:ascii="宋体" w:hAnsi="宋体" w:cs="宋体"/>
          <w:color w:val="auto"/>
          <w:highlight w:val="none"/>
        </w:rPr>
      </w:pPr>
      <w:bookmarkStart w:id="473" w:name="_Toc15447"/>
      <w:bookmarkStart w:id="474" w:name="_Toc461974928"/>
      <w:bookmarkStart w:id="475" w:name="_Toc517973958"/>
      <w:bookmarkStart w:id="476" w:name="_Toc452111618"/>
      <w:bookmarkStart w:id="477" w:name="_Toc445898839"/>
      <w:bookmarkStart w:id="478" w:name="_Toc12516"/>
      <w:bookmarkStart w:id="479" w:name="_Toc445898349"/>
      <w:bookmarkStart w:id="480" w:name="_Toc456856438"/>
      <w:bookmarkStart w:id="481" w:name="_Toc22017"/>
      <w:bookmarkStart w:id="482" w:name="_Toc12922"/>
      <w:bookmarkStart w:id="483" w:name="_Toc31715_WPSOffice_Level3"/>
      <w:bookmarkStart w:id="484" w:name="_Toc445899819"/>
      <w:bookmarkStart w:id="485" w:name="_Toc445899084"/>
      <w:bookmarkStart w:id="486" w:name="_Toc445899574"/>
      <w:bookmarkStart w:id="487" w:name="_Toc445899329"/>
      <w:bookmarkStart w:id="488" w:name="_Toc445897809"/>
      <w:bookmarkStart w:id="489" w:name="_Toc12478"/>
      <w:bookmarkStart w:id="490" w:name="_Toc25545"/>
      <w:bookmarkStart w:id="491" w:name="_Toc435602629"/>
      <w:bookmarkStart w:id="492" w:name="_Toc445898594"/>
      <w:bookmarkStart w:id="493" w:name="_Toc452050157"/>
      <w:bookmarkStart w:id="494" w:name="_Toc2247344"/>
      <w:bookmarkStart w:id="495" w:name="_Toc522354557"/>
      <w:bookmarkStart w:id="496" w:name="_Toc452111877"/>
      <w:bookmarkStart w:id="497" w:name="_Toc445898104"/>
      <w:r>
        <w:rPr>
          <w:rFonts w:hint="eastAsia" w:ascii="宋体" w:hAnsi="宋体" w:cs="宋体"/>
          <w:color w:val="auto"/>
          <w:highlight w:val="none"/>
        </w:rPr>
        <w:t>招标方式</w:t>
      </w:r>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tbl>
      <w:tblPr>
        <w:tblStyle w:val="13"/>
        <w:tblW w:w="74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3"/>
        <w:gridCol w:w="4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23"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20"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23"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72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公开招标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23"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72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邀请招标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23"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472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498" w:name="_Toc14569"/>
      <w:bookmarkStart w:id="499" w:name="_Toc517973959"/>
      <w:bookmarkStart w:id="500" w:name="_Toc445898105"/>
      <w:bookmarkStart w:id="501" w:name="_Toc445899085"/>
      <w:bookmarkStart w:id="502" w:name="_Toc445897810"/>
      <w:bookmarkStart w:id="503" w:name="_Toc2247345"/>
      <w:bookmarkStart w:id="504" w:name="_Toc3234"/>
      <w:bookmarkStart w:id="505" w:name="_Toc456856439"/>
      <w:bookmarkStart w:id="506" w:name="_Toc435602630"/>
      <w:bookmarkStart w:id="507" w:name="_Toc29280"/>
      <w:bookmarkStart w:id="508" w:name="_Toc452111619"/>
      <w:bookmarkStart w:id="509" w:name="_Toc445899575"/>
      <w:bookmarkStart w:id="510" w:name="_Toc452050158"/>
      <w:bookmarkStart w:id="511" w:name="_Toc445899820"/>
      <w:bookmarkStart w:id="512" w:name="_Toc452111878"/>
      <w:bookmarkStart w:id="513" w:name="_Toc445898840"/>
      <w:bookmarkStart w:id="514" w:name="_Toc445898595"/>
      <w:bookmarkStart w:id="515" w:name="_Toc30238_WPSOffice_Level3"/>
      <w:bookmarkStart w:id="516" w:name="_Toc445899330"/>
      <w:bookmarkStart w:id="517" w:name="_Toc9493"/>
      <w:bookmarkStart w:id="518" w:name="_Toc1507"/>
      <w:bookmarkStart w:id="519" w:name="_Toc522354558"/>
      <w:bookmarkStart w:id="520" w:name="_Toc461974929"/>
      <w:bookmarkStart w:id="521" w:name="_Toc6002"/>
      <w:bookmarkStart w:id="522" w:name="_Toc445898350"/>
      <w:r>
        <w:rPr>
          <w:rFonts w:hint="eastAsia" w:ascii="宋体" w:hAnsi="宋体" w:cs="宋体"/>
          <w:color w:val="auto"/>
          <w:highlight w:val="none"/>
        </w:rPr>
        <w:t>招标组织形式</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tbl>
      <w:tblPr>
        <w:tblStyle w:val="13"/>
        <w:tblW w:w="7515" w:type="dxa"/>
        <w:jc w:val="center"/>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4720"/>
      </w:tblGrid>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795"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20"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9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72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自行招标</w:t>
            </w: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9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72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委托招标</w:t>
            </w: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9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472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523" w:name="_Toc445898597"/>
      <w:bookmarkStart w:id="524" w:name="_Toc517973960"/>
      <w:bookmarkStart w:id="525" w:name="_Toc522354559"/>
      <w:bookmarkStart w:id="526" w:name="_Toc13479"/>
      <w:bookmarkStart w:id="527" w:name="_Toc435602632"/>
      <w:bookmarkStart w:id="528" w:name="_Toc445899577"/>
      <w:bookmarkStart w:id="529" w:name="_Toc10588"/>
      <w:bookmarkStart w:id="530" w:name="_Toc445898842"/>
      <w:bookmarkStart w:id="531" w:name="_Toc445898107"/>
      <w:bookmarkStart w:id="532" w:name="_Toc445899332"/>
      <w:bookmarkStart w:id="533" w:name="_Toc456856440"/>
      <w:bookmarkStart w:id="534" w:name="_Toc445899822"/>
      <w:bookmarkStart w:id="535" w:name="_Toc445898352"/>
      <w:bookmarkStart w:id="536" w:name="_Toc29977_WPSOffice_Level3"/>
      <w:bookmarkStart w:id="537" w:name="_Toc2247346"/>
      <w:bookmarkStart w:id="538" w:name="_Toc21506"/>
      <w:bookmarkStart w:id="539" w:name="_Toc461974930"/>
      <w:bookmarkStart w:id="540" w:name="_Toc445899087"/>
      <w:bookmarkStart w:id="541" w:name="_Toc17393"/>
      <w:bookmarkStart w:id="542" w:name="_Toc452050160"/>
      <w:bookmarkStart w:id="543" w:name="_Toc20421"/>
      <w:bookmarkStart w:id="544" w:name="_Toc31295"/>
      <w:bookmarkStart w:id="545" w:name="_Toc445897812"/>
      <w:bookmarkStart w:id="546" w:name="_Toc452111621"/>
      <w:bookmarkStart w:id="547" w:name="_Toc452111880"/>
      <w:r>
        <w:rPr>
          <w:rFonts w:hint="eastAsia" w:ascii="宋体" w:hAnsi="宋体" w:cs="宋体"/>
          <w:color w:val="auto"/>
          <w:highlight w:val="none"/>
        </w:rPr>
        <w:t>公告性质</w:t>
      </w:r>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p>
    <w:tbl>
      <w:tblPr>
        <w:tblStyle w:val="13"/>
        <w:tblW w:w="7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59"/>
        <w:gridCol w:w="4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85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2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5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72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正常公告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5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72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更正公告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5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472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重发公告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59" w:type="dxa"/>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4720" w:type="dxa"/>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548" w:name="_Toc26592"/>
      <w:bookmarkStart w:id="549" w:name="_Toc517973961"/>
      <w:bookmarkStart w:id="550" w:name="_Toc461974931"/>
      <w:bookmarkStart w:id="551" w:name="_Toc452111622"/>
      <w:bookmarkStart w:id="552" w:name="_Toc456856441"/>
      <w:bookmarkStart w:id="553" w:name="_Toc445898108"/>
      <w:bookmarkStart w:id="554" w:name="_Toc445898353"/>
      <w:bookmarkStart w:id="555" w:name="_Toc24808"/>
      <w:bookmarkStart w:id="556" w:name="_Toc6422"/>
      <w:bookmarkStart w:id="557" w:name="_Toc445899088"/>
      <w:bookmarkStart w:id="558" w:name="_Toc30684"/>
      <w:bookmarkStart w:id="559" w:name="_Toc445899578"/>
      <w:bookmarkStart w:id="560" w:name="_Toc445898843"/>
      <w:bookmarkStart w:id="561" w:name="_Toc445899823"/>
      <w:bookmarkStart w:id="562" w:name="_Toc445899333"/>
      <w:bookmarkStart w:id="563" w:name="_Toc435602633"/>
      <w:bookmarkStart w:id="564" w:name="_Toc20641"/>
      <w:bookmarkStart w:id="565" w:name="_Toc2247347"/>
      <w:bookmarkStart w:id="566" w:name="_Toc452111881"/>
      <w:bookmarkStart w:id="567" w:name="_Toc452050161"/>
      <w:bookmarkStart w:id="568" w:name="_Toc16981_WPSOffice_Level3"/>
      <w:bookmarkStart w:id="569" w:name="_Toc445898598"/>
      <w:bookmarkStart w:id="570" w:name="_Toc522354560"/>
      <w:bookmarkStart w:id="571" w:name="_Toc16452"/>
      <w:bookmarkStart w:id="572" w:name="_Toc445897813"/>
      <w:r>
        <w:rPr>
          <w:rFonts w:hint="eastAsia" w:ascii="宋体" w:hAnsi="宋体" w:cs="宋体"/>
          <w:color w:val="auto"/>
          <w:highlight w:val="none"/>
        </w:rPr>
        <w:t>公告类型</w:t>
      </w:r>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tbl>
      <w:tblPr>
        <w:tblStyle w:val="13"/>
        <w:tblW w:w="7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0"/>
        <w:gridCol w:w="4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0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2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0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72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招标公告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0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72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资格预审公告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0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472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中标结果公告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0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472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573" w:name="_Toc445898359"/>
      <w:bookmarkStart w:id="574" w:name="_Toc445899094"/>
      <w:bookmarkStart w:id="575" w:name="_Toc445899584"/>
      <w:bookmarkStart w:id="576" w:name="_Toc435602640"/>
      <w:bookmarkStart w:id="577" w:name="_Toc445898849"/>
      <w:bookmarkStart w:id="578" w:name="_Toc445897819"/>
      <w:bookmarkStart w:id="579" w:name="_Toc445898114"/>
      <w:bookmarkStart w:id="580" w:name="_Toc445899829"/>
      <w:bookmarkStart w:id="581" w:name="_Toc445899339"/>
      <w:bookmarkStart w:id="582" w:name="_Toc445898604"/>
      <w:bookmarkStart w:id="583" w:name="_Toc30883"/>
      <w:bookmarkStart w:id="584" w:name="_Toc452050165"/>
      <w:bookmarkStart w:id="585" w:name="_Toc517973962"/>
      <w:bookmarkStart w:id="586" w:name="_Toc2247348"/>
      <w:bookmarkStart w:id="587" w:name="_Toc452111625"/>
      <w:bookmarkStart w:id="588" w:name="_Toc461974932"/>
      <w:bookmarkStart w:id="589" w:name="_Toc452111884"/>
      <w:bookmarkStart w:id="590" w:name="_Toc522354561"/>
      <w:bookmarkStart w:id="591" w:name="_Toc25018"/>
      <w:bookmarkStart w:id="592" w:name="_Toc456856442"/>
      <w:bookmarkStart w:id="593" w:name="_Toc29004"/>
      <w:bookmarkStart w:id="594" w:name="_Toc20778"/>
      <w:bookmarkStart w:id="595" w:name="_Toc645_WPSOffice_Level3"/>
      <w:bookmarkStart w:id="596" w:name="_Toc10304"/>
      <w:bookmarkStart w:id="597" w:name="_Toc31436"/>
      <w:r>
        <w:rPr>
          <w:rFonts w:hint="eastAsia" w:ascii="宋体" w:hAnsi="宋体" w:cs="宋体"/>
          <w:color w:val="auto"/>
          <w:highlight w:val="none"/>
        </w:rPr>
        <w:t>评标结</w:t>
      </w:r>
      <w:bookmarkEnd w:id="573"/>
      <w:bookmarkEnd w:id="574"/>
      <w:bookmarkEnd w:id="575"/>
      <w:bookmarkEnd w:id="576"/>
      <w:bookmarkEnd w:id="577"/>
      <w:bookmarkEnd w:id="578"/>
      <w:bookmarkEnd w:id="579"/>
      <w:bookmarkEnd w:id="580"/>
      <w:bookmarkEnd w:id="581"/>
      <w:bookmarkEnd w:id="582"/>
      <w:r>
        <w:rPr>
          <w:rFonts w:hint="eastAsia" w:ascii="宋体" w:hAnsi="宋体" w:cs="宋体"/>
          <w:color w:val="auto"/>
          <w:highlight w:val="none"/>
        </w:rPr>
        <w:t>果</w:t>
      </w:r>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tbl>
      <w:tblPr>
        <w:tblStyle w:val="13"/>
        <w:tblW w:w="76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4"/>
        <w:gridCol w:w="4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74"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19"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74"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719"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招标失败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jc w:val="center"/>
        </w:trPr>
        <w:tc>
          <w:tcPr>
            <w:tcW w:w="2974"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719"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重新招标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74"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4719"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评标结果公示</w:t>
            </w:r>
          </w:p>
        </w:tc>
      </w:tr>
    </w:tbl>
    <w:p>
      <w:pPr>
        <w:pStyle w:val="4"/>
        <w:numPr>
          <w:ilvl w:val="2"/>
          <w:numId w:val="1"/>
        </w:numPr>
        <w:spacing w:line="240" w:lineRule="auto"/>
        <w:rPr>
          <w:rFonts w:ascii="宋体" w:hAnsi="宋体" w:cs="宋体"/>
          <w:color w:val="auto"/>
          <w:highlight w:val="none"/>
        </w:rPr>
      </w:pPr>
      <w:bookmarkStart w:id="598" w:name="_Toc445899586"/>
      <w:bookmarkStart w:id="599" w:name="_Toc452111885"/>
      <w:bookmarkStart w:id="600" w:name="_Toc5086"/>
      <w:bookmarkStart w:id="601" w:name="_Toc445899096"/>
      <w:bookmarkStart w:id="602" w:name="_Toc445899341"/>
      <w:bookmarkStart w:id="603" w:name="_Toc461974933"/>
      <w:bookmarkStart w:id="604" w:name="_Toc26550"/>
      <w:bookmarkStart w:id="605" w:name="_Toc24691"/>
      <w:bookmarkStart w:id="606" w:name="_Toc517973963"/>
      <w:bookmarkStart w:id="607" w:name="_Toc456856443"/>
      <w:bookmarkStart w:id="608" w:name="_Toc3156"/>
      <w:bookmarkStart w:id="609" w:name="_Toc445899831"/>
      <w:bookmarkStart w:id="610" w:name="_Toc452111626"/>
      <w:bookmarkStart w:id="611" w:name="_Toc26738"/>
      <w:bookmarkStart w:id="612" w:name="_Toc2247349"/>
      <w:bookmarkStart w:id="613" w:name="_Toc435602643"/>
      <w:bookmarkStart w:id="614" w:name="_Toc445898361"/>
      <w:bookmarkStart w:id="615" w:name="_Toc445897821"/>
      <w:bookmarkStart w:id="616" w:name="_Toc30460_WPSOffice_Level3"/>
      <w:bookmarkStart w:id="617" w:name="_Toc6181"/>
      <w:bookmarkStart w:id="618" w:name="_Toc452050166"/>
      <w:bookmarkStart w:id="619" w:name="_Toc445898116"/>
      <w:bookmarkStart w:id="620" w:name="_Toc445898606"/>
      <w:bookmarkStart w:id="621" w:name="_Toc445898851"/>
      <w:bookmarkStart w:id="622" w:name="_Toc522354562"/>
      <w:r>
        <w:rPr>
          <w:rFonts w:hint="eastAsia" w:ascii="宋体" w:hAnsi="宋体" w:cs="宋体"/>
          <w:color w:val="auto"/>
          <w:highlight w:val="none"/>
        </w:rPr>
        <w:t>公示类型</w:t>
      </w:r>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3"/>
        <w:gridCol w:w="4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blHeader/>
          <w:jc w:val="center"/>
        </w:trPr>
        <w:tc>
          <w:tcPr>
            <w:tcW w:w="2953"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758"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953"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758"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953"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758"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更正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2953"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4758"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623" w:name="_Toc445898363"/>
      <w:bookmarkStart w:id="624" w:name="_Toc445898608"/>
      <w:bookmarkStart w:id="625" w:name="_Toc445898118"/>
      <w:bookmarkStart w:id="626" w:name="_Toc452111887"/>
      <w:bookmarkStart w:id="627" w:name="_Toc445899588"/>
      <w:bookmarkStart w:id="628" w:name="_Toc2247351"/>
      <w:bookmarkStart w:id="629" w:name="_Toc18183"/>
      <w:bookmarkStart w:id="630" w:name="_Toc461974935"/>
      <w:bookmarkStart w:id="631" w:name="_Toc2361"/>
      <w:bookmarkStart w:id="632" w:name="_Toc7079"/>
      <w:bookmarkStart w:id="633" w:name="_Toc522354564"/>
      <w:bookmarkStart w:id="634" w:name="_Toc12992"/>
      <w:bookmarkStart w:id="635" w:name="_Toc1058"/>
      <w:bookmarkStart w:id="636" w:name="_Toc456856445"/>
      <w:bookmarkStart w:id="637" w:name="_Toc15770_WPSOffice_Level3"/>
      <w:bookmarkStart w:id="638" w:name="_Toc445897823"/>
      <w:bookmarkStart w:id="639" w:name="_Toc445899343"/>
      <w:bookmarkStart w:id="640" w:name="_Toc452111628"/>
      <w:bookmarkStart w:id="641" w:name="_Toc445899833"/>
      <w:bookmarkStart w:id="642" w:name="_Toc27134"/>
      <w:bookmarkStart w:id="643" w:name="_Toc517973965"/>
      <w:bookmarkStart w:id="644" w:name="_Toc445899098"/>
      <w:bookmarkStart w:id="645" w:name="_Toc445898853"/>
      <w:bookmarkStart w:id="646" w:name="_Toc435602645"/>
      <w:bookmarkStart w:id="647" w:name="_Toc452050168"/>
      <w:r>
        <w:rPr>
          <w:rFonts w:hint="eastAsia" w:ascii="宋体" w:hAnsi="宋体" w:cs="宋体"/>
          <w:color w:val="auto"/>
          <w:highlight w:val="none"/>
        </w:rPr>
        <w:t>保证金缴纳方式</w:t>
      </w:r>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5"/>
        <w:gridCol w:w="4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555"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156"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55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156"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资金现金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55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156"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银行保函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55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4156"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担保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55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4156"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电汇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55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4156"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汇票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55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6</w:t>
            </w:r>
          </w:p>
        </w:tc>
        <w:tc>
          <w:tcPr>
            <w:tcW w:w="4156"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支票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555"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4156"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648" w:name="_Toc456856446"/>
      <w:bookmarkStart w:id="649" w:name="_Toc26341_WPSOffice_Level3"/>
      <w:bookmarkStart w:id="650" w:name="_Toc452050169"/>
      <w:bookmarkStart w:id="651" w:name="_Toc461974936"/>
      <w:bookmarkStart w:id="652" w:name="_Toc10805"/>
      <w:bookmarkStart w:id="653" w:name="_Toc2247352"/>
      <w:bookmarkStart w:id="654" w:name="_Toc14097"/>
      <w:bookmarkStart w:id="655" w:name="_Toc435602646"/>
      <w:bookmarkStart w:id="656" w:name="_Toc445898119"/>
      <w:bookmarkStart w:id="657" w:name="_Toc452111629"/>
      <w:bookmarkStart w:id="658" w:name="_Toc8538"/>
      <w:bookmarkStart w:id="659" w:name="_Toc445898609"/>
      <w:bookmarkStart w:id="660" w:name="_Toc452111888"/>
      <w:bookmarkStart w:id="661" w:name="_Toc445899344"/>
      <w:bookmarkStart w:id="662" w:name="_Toc445897824"/>
      <w:bookmarkStart w:id="663" w:name="_Toc445899099"/>
      <w:bookmarkStart w:id="664" w:name="_Toc445898364"/>
      <w:bookmarkStart w:id="665" w:name="_Toc445898854"/>
      <w:bookmarkStart w:id="666" w:name="_Toc32232"/>
      <w:bookmarkStart w:id="667" w:name="_Toc522354565"/>
      <w:bookmarkStart w:id="668" w:name="_Toc445899589"/>
      <w:bookmarkStart w:id="669" w:name="_Toc445899834"/>
      <w:bookmarkStart w:id="670" w:name="_Toc3879"/>
      <w:bookmarkStart w:id="671" w:name="_Toc12384"/>
      <w:bookmarkStart w:id="672" w:name="_Toc517973966"/>
      <w:r>
        <w:rPr>
          <w:rFonts w:hint="eastAsia" w:ascii="宋体" w:hAnsi="宋体" w:cs="宋体"/>
          <w:color w:val="auto"/>
          <w:highlight w:val="none"/>
        </w:rPr>
        <w:t>资格审查方式</w:t>
      </w:r>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0"/>
        <w:gridCol w:w="4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550"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161" w:type="dxa"/>
            <w:tcBorders>
              <w:tl2br w:val="nil"/>
              <w:tr2bl w:val="nil"/>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550" w:type="dxa"/>
            <w:tcBorders>
              <w:tl2br w:val="nil"/>
              <w:tr2bl w:val="nil"/>
            </w:tcBorders>
            <w:vAlign w:val="center"/>
          </w:tcPr>
          <w:p>
            <w:pPr>
              <w:jc w:val="center"/>
              <w:rPr>
                <w:rFonts w:ascii="宋体" w:hAnsi="宋体" w:cs="宋体"/>
                <w:color w:val="auto"/>
                <w:highlight w:val="none"/>
              </w:rPr>
            </w:pPr>
            <w:bookmarkStart w:id="673" w:name="OLE_LINK92"/>
            <w:bookmarkStart w:id="674" w:name="OLE_LINK93"/>
            <w:r>
              <w:rPr>
                <w:rFonts w:hint="eastAsia" w:ascii="宋体" w:hAnsi="宋体" w:cs="宋体"/>
                <w:color w:val="auto"/>
                <w:highlight w:val="none"/>
              </w:rPr>
              <w:t>1</w:t>
            </w:r>
            <w:bookmarkEnd w:id="673"/>
            <w:bookmarkEnd w:id="674"/>
          </w:p>
        </w:tc>
        <w:tc>
          <w:tcPr>
            <w:tcW w:w="4161"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资格预审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55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161"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资格后审</w:t>
            </w:r>
          </w:p>
        </w:tc>
      </w:tr>
    </w:tbl>
    <w:p>
      <w:pPr>
        <w:pStyle w:val="4"/>
        <w:numPr>
          <w:ilvl w:val="2"/>
          <w:numId w:val="1"/>
        </w:numPr>
        <w:spacing w:line="240" w:lineRule="auto"/>
        <w:rPr>
          <w:rFonts w:ascii="宋体" w:hAnsi="宋体" w:cs="宋体"/>
          <w:color w:val="auto"/>
          <w:highlight w:val="none"/>
        </w:rPr>
      </w:pPr>
      <w:bookmarkStart w:id="675" w:name="_Toc22788_WPSOffice_Level3"/>
      <w:bookmarkStart w:id="676" w:name="_Toc456856451"/>
      <w:bookmarkStart w:id="677" w:name="_Toc12242"/>
      <w:bookmarkStart w:id="678" w:name="_Toc10979"/>
      <w:bookmarkStart w:id="679" w:name="_Toc522354570"/>
      <w:bookmarkStart w:id="680" w:name="_Toc14870"/>
      <w:bookmarkStart w:id="681" w:name="_Toc27368"/>
      <w:bookmarkStart w:id="682" w:name="_Toc461974941"/>
      <w:bookmarkStart w:id="683" w:name="_Toc517973971"/>
      <w:bookmarkStart w:id="684" w:name="_Toc2247357"/>
      <w:bookmarkStart w:id="685" w:name="_Toc13852"/>
      <w:bookmarkStart w:id="686" w:name="_Toc16584"/>
      <w:r>
        <w:rPr>
          <w:rFonts w:hint="eastAsia" w:ascii="宋体" w:hAnsi="宋体" w:cs="宋体"/>
          <w:color w:val="auto"/>
          <w:highlight w:val="none"/>
        </w:rPr>
        <w:t>专家类别</w:t>
      </w:r>
      <w:bookmarkEnd w:id="675"/>
      <w:bookmarkEnd w:id="676"/>
      <w:bookmarkEnd w:id="677"/>
      <w:bookmarkEnd w:id="678"/>
      <w:bookmarkEnd w:id="679"/>
      <w:bookmarkEnd w:id="680"/>
      <w:bookmarkEnd w:id="681"/>
      <w:bookmarkEnd w:id="682"/>
      <w:bookmarkEnd w:id="683"/>
      <w:bookmarkEnd w:id="684"/>
      <w:bookmarkEnd w:id="685"/>
      <w:bookmarkEnd w:id="686"/>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0"/>
        <w:gridCol w:w="4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550"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161"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550" w:type="dxa"/>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161" w:type="dxa"/>
            <w:vAlign w:val="center"/>
          </w:tcPr>
          <w:p>
            <w:pPr>
              <w:jc w:val="center"/>
              <w:rPr>
                <w:rFonts w:ascii="宋体" w:hAnsi="宋体" w:cs="宋体"/>
                <w:color w:val="auto"/>
                <w:highlight w:val="none"/>
              </w:rPr>
            </w:pPr>
            <w:r>
              <w:rPr>
                <w:rFonts w:hint="eastAsia" w:ascii="宋体" w:hAnsi="宋体" w:cs="宋体"/>
                <w:color w:val="auto"/>
                <w:highlight w:val="none"/>
              </w:rPr>
              <w:t>在库专家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550" w:type="dxa"/>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161" w:type="dxa"/>
            <w:vAlign w:val="center"/>
          </w:tcPr>
          <w:p>
            <w:pPr>
              <w:jc w:val="center"/>
              <w:rPr>
                <w:rFonts w:ascii="宋体" w:hAnsi="宋体" w:cs="宋体"/>
                <w:color w:val="auto"/>
                <w:highlight w:val="none"/>
              </w:rPr>
            </w:pPr>
            <w:r>
              <w:rPr>
                <w:rFonts w:hint="eastAsia" w:ascii="宋体" w:hAnsi="宋体" w:cs="宋体"/>
                <w:color w:val="auto"/>
                <w:highlight w:val="none"/>
              </w:rPr>
              <w:t>招标人代表</w:t>
            </w:r>
          </w:p>
        </w:tc>
      </w:tr>
    </w:tbl>
    <w:p>
      <w:pPr>
        <w:pStyle w:val="4"/>
        <w:numPr>
          <w:ilvl w:val="2"/>
          <w:numId w:val="1"/>
        </w:numPr>
        <w:spacing w:line="240" w:lineRule="auto"/>
        <w:rPr>
          <w:rFonts w:ascii="宋体" w:hAnsi="宋体" w:cs="宋体"/>
          <w:color w:val="auto"/>
          <w:highlight w:val="none"/>
        </w:rPr>
      </w:pPr>
      <w:bookmarkStart w:id="687" w:name="_Toc2247360"/>
      <w:bookmarkStart w:id="688" w:name="_Toc31845"/>
      <w:bookmarkStart w:id="689" w:name="_Toc498535777"/>
      <w:bookmarkStart w:id="690" w:name="_Toc17482"/>
      <w:bookmarkStart w:id="691" w:name="_Toc21425_WPSOffice_Level3"/>
      <w:r>
        <w:rPr>
          <w:rFonts w:hint="eastAsia" w:ascii="宋体" w:hAnsi="宋体" w:cs="宋体"/>
          <w:color w:val="auto"/>
          <w:highlight w:val="none"/>
        </w:rPr>
        <w:t>项目交易分类</w:t>
      </w:r>
      <w:bookmarkEnd w:id="687"/>
      <w:bookmarkEnd w:id="688"/>
      <w:bookmarkEnd w:id="689"/>
      <w:bookmarkEnd w:id="690"/>
      <w:bookmarkEnd w:id="691"/>
    </w:p>
    <w:tbl>
      <w:tblPr>
        <w:tblStyle w:val="13"/>
        <w:tblW w:w="116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2"/>
        <w:gridCol w:w="3267"/>
        <w:gridCol w:w="2260"/>
        <w:gridCol w:w="3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62"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7"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2260"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570"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6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A</w:t>
            </w:r>
          </w:p>
        </w:tc>
        <w:tc>
          <w:tcPr>
            <w:tcW w:w="32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房屋建筑工程</w:t>
            </w:r>
          </w:p>
        </w:tc>
        <w:tc>
          <w:tcPr>
            <w:tcW w:w="22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D</w:t>
            </w:r>
          </w:p>
        </w:tc>
        <w:tc>
          <w:tcPr>
            <w:tcW w:w="357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园林绿化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56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B</w:t>
            </w:r>
          </w:p>
        </w:tc>
        <w:tc>
          <w:tcPr>
            <w:tcW w:w="32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市政基础设施工程</w:t>
            </w:r>
          </w:p>
        </w:tc>
        <w:tc>
          <w:tcPr>
            <w:tcW w:w="22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Y</w:t>
            </w:r>
          </w:p>
        </w:tc>
        <w:tc>
          <w:tcPr>
            <w:tcW w:w="357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6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GD</w:t>
            </w:r>
          </w:p>
        </w:tc>
        <w:tc>
          <w:tcPr>
            <w:tcW w:w="32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轨道交通工程</w:t>
            </w:r>
          </w:p>
        </w:tc>
        <w:tc>
          <w:tcPr>
            <w:tcW w:w="22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TL</w:t>
            </w:r>
          </w:p>
        </w:tc>
        <w:tc>
          <w:tcPr>
            <w:tcW w:w="357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铁路工程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6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F</w:t>
            </w:r>
          </w:p>
        </w:tc>
        <w:tc>
          <w:tcPr>
            <w:tcW w:w="32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水利工程</w:t>
            </w:r>
          </w:p>
        </w:tc>
        <w:tc>
          <w:tcPr>
            <w:tcW w:w="22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TX</w:t>
            </w:r>
          </w:p>
        </w:tc>
        <w:tc>
          <w:tcPr>
            <w:tcW w:w="357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通讯工程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56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L</w:t>
            </w:r>
          </w:p>
        </w:tc>
        <w:tc>
          <w:tcPr>
            <w:tcW w:w="32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电力工程</w:t>
            </w:r>
          </w:p>
        </w:tc>
        <w:tc>
          <w:tcPr>
            <w:tcW w:w="22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GLYH</w:t>
            </w:r>
          </w:p>
        </w:tc>
        <w:tc>
          <w:tcPr>
            <w:tcW w:w="357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公路养护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6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E</w:t>
            </w:r>
          </w:p>
        </w:tc>
        <w:tc>
          <w:tcPr>
            <w:tcW w:w="32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公路工程</w:t>
            </w:r>
          </w:p>
        </w:tc>
        <w:tc>
          <w:tcPr>
            <w:tcW w:w="22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WZB</w:t>
            </w:r>
          </w:p>
        </w:tc>
        <w:tc>
          <w:tcPr>
            <w:tcW w:w="357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外资办</w:t>
            </w:r>
          </w:p>
        </w:tc>
      </w:tr>
    </w:tbl>
    <w:p>
      <w:pPr>
        <w:pStyle w:val="4"/>
        <w:numPr>
          <w:ilvl w:val="2"/>
          <w:numId w:val="1"/>
        </w:numPr>
        <w:spacing w:line="240" w:lineRule="auto"/>
        <w:rPr>
          <w:rFonts w:ascii="宋体" w:hAnsi="宋体" w:cs="宋体"/>
          <w:color w:val="auto"/>
          <w:highlight w:val="none"/>
        </w:rPr>
      </w:pPr>
      <w:bookmarkStart w:id="692" w:name="_Toc4722"/>
      <w:bookmarkStart w:id="693" w:name="_Toc22057"/>
      <w:bookmarkStart w:id="694" w:name="_Toc498535786"/>
      <w:bookmarkStart w:id="695" w:name="_Toc2247369"/>
      <w:bookmarkStart w:id="696" w:name="_Toc20588_WPSOffice_Level3"/>
      <w:r>
        <w:rPr>
          <w:rFonts w:hint="eastAsia" w:ascii="宋体" w:hAnsi="宋体" w:cs="宋体"/>
          <w:color w:val="auto"/>
          <w:highlight w:val="none"/>
        </w:rPr>
        <w:t>职业资格</w:t>
      </w:r>
      <w:bookmarkEnd w:id="692"/>
      <w:bookmarkEnd w:id="693"/>
      <w:bookmarkEnd w:id="694"/>
      <w:bookmarkEnd w:id="695"/>
      <w:bookmarkEnd w:id="696"/>
    </w:p>
    <w:tbl>
      <w:tblPr>
        <w:tblStyle w:val="13"/>
        <w:tblW w:w="107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0"/>
        <w:gridCol w:w="2741"/>
        <w:gridCol w:w="2640"/>
        <w:gridCol w:w="2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640"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2741"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2640"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2733"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01</w:t>
            </w:r>
          </w:p>
        </w:tc>
        <w:tc>
          <w:tcPr>
            <w:tcW w:w="274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注册建筑师</w:t>
            </w:r>
          </w:p>
        </w:tc>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07</w:t>
            </w:r>
          </w:p>
        </w:tc>
        <w:tc>
          <w:tcPr>
            <w:tcW w:w="2733"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造价工程师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02</w:t>
            </w:r>
          </w:p>
        </w:tc>
        <w:tc>
          <w:tcPr>
            <w:tcW w:w="274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注册结构工程师</w:t>
            </w:r>
          </w:p>
        </w:tc>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08</w:t>
            </w:r>
          </w:p>
        </w:tc>
        <w:tc>
          <w:tcPr>
            <w:tcW w:w="2733"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注册结构工程师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03</w:t>
            </w:r>
          </w:p>
        </w:tc>
        <w:tc>
          <w:tcPr>
            <w:tcW w:w="274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注册工程师</w:t>
            </w:r>
          </w:p>
        </w:tc>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09</w:t>
            </w:r>
          </w:p>
        </w:tc>
        <w:tc>
          <w:tcPr>
            <w:tcW w:w="2733"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注册土木工程师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04</w:t>
            </w:r>
          </w:p>
        </w:tc>
        <w:tc>
          <w:tcPr>
            <w:tcW w:w="274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注册建造师</w:t>
            </w:r>
          </w:p>
        </w:tc>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10</w:t>
            </w:r>
          </w:p>
        </w:tc>
        <w:tc>
          <w:tcPr>
            <w:tcW w:w="2733"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监理工程师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05</w:t>
            </w:r>
          </w:p>
        </w:tc>
        <w:tc>
          <w:tcPr>
            <w:tcW w:w="274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注册监理工程师</w:t>
            </w:r>
          </w:p>
        </w:tc>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11</w:t>
            </w:r>
          </w:p>
        </w:tc>
        <w:tc>
          <w:tcPr>
            <w:tcW w:w="2733"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施工员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06</w:t>
            </w:r>
          </w:p>
        </w:tc>
        <w:tc>
          <w:tcPr>
            <w:tcW w:w="274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注册造价工程师</w:t>
            </w:r>
          </w:p>
        </w:tc>
        <w:tc>
          <w:tcPr>
            <w:tcW w:w="264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12</w:t>
            </w:r>
          </w:p>
        </w:tc>
        <w:tc>
          <w:tcPr>
            <w:tcW w:w="2733"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全国公路水运工程试验检测专业技术人员</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szCs w:val="21"/>
          <w:highlight w:val="none"/>
        </w:rPr>
        <w:t>评标委员会担任工作</w:t>
      </w:r>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技术标评委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经济标评委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经济技术标评委</w:t>
            </w:r>
          </w:p>
        </w:tc>
      </w:tr>
    </w:tbl>
    <w:p>
      <w:pPr>
        <w:pStyle w:val="4"/>
        <w:numPr>
          <w:ilvl w:val="2"/>
          <w:numId w:val="1"/>
        </w:numPr>
        <w:spacing w:line="240" w:lineRule="auto"/>
        <w:rPr>
          <w:rFonts w:ascii="宋体" w:hAnsi="宋体" w:cs="宋体"/>
          <w:color w:val="auto"/>
          <w:highlight w:val="none"/>
        </w:rPr>
      </w:pPr>
      <w:bookmarkStart w:id="697" w:name="_Toc14149_WPSOffice_Level3"/>
      <w:bookmarkStart w:id="698" w:name="_Toc31616"/>
      <w:bookmarkStart w:id="699" w:name="_Toc7040"/>
      <w:r>
        <w:rPr>
          <w:rFonts w:hint="eastAsia" w:ascii="宋体" w:hAnsi="宋体" w:cs="宋体"/>
          <w:color w:val="auto"/>
          <w:highlight w:val="none"/>
        </w:rPr>
        <w:t>质量等级</w:t>
      </w:r>
      <w:bookmarkEnd w:id="697"/>
      <w:bookmarkEnd w:id="698"/>
      <w:bookmarkEnd w:id="699"/>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市优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省优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国优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优良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6</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符合国家验收标准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7</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满足国标合格条件</w:t>
            </w:r>
          </w:p>
        </w:tc>
      </w:tr>
    </w:tbl>
    <w:p>
      <w:pPr>
        <w:pStyle w:val="4"/>
        <w:numPr>
          <w:ilvl w:val="2"/>
          <w:numId w:val="1"/>
        </w:numPr>
        <w:spacing w:line="240" w:lineRule="auto"/>
        <w:rPr>
          <w:rFonts w:ascii="宋体" w:hAnsi="宋体" w:cs="宋体"/>
          <w:color w:val="auto"/>
          <w:highlight w:val="none"/>
        </w:rPr>
      </w:pPr>
      <w:bookmarkStart w:id="700" w:name="_Toc22029_WPSOffice_Level3"/>
      <w:bookmarkStart w:id="701" w:name="_Toc5230"/>
      <w:bookmarkStart w:id="702" w:name="_Toc25483"/>
      <w:r>
        <w:rPr>
          <w:rFonts w:hint="eastAsia" w:ascii="宋体" w:hAnsi="宋体" w:cs="宋体"/>
          <w:color w:val="auto"/>
          <w:highlight w:val="none"/>
        </w:rPr>
        <w:t>招标情形</w:t>
      </w:r>
      <w:bookmarkEnd w:id="700"/>
      <w:bookmarkEnd w:id="701"/>
      <w:bookmarkEnd w:id="702"/>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国有资金控股或占主导地位的依法招标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其他情形的依法招标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自愿招标</w:t>
            </w:r>
          </w:p>
        </w:tc>
      </w:tr>
    </w:tbl>
    <w:p>
      <w:pPr>
        <w:pStyle w:val="4"/>
        <w:numPr>
          <w:ilvl w:val="2"/>
          <w:numId w:val="1"/>
        </w:numPr>
        <w:spacing w:line="240" w:lineRule="auto"/>
        <w:rPr>
          <w:rFonts w:ascii="宋体" w:hAnsi="宋体" w:cs="宋体"/>
          <w:color w:val="auto"/>
          <w:highlight w:val="none"/>
        </w:rPr>
      </w:pPr>
      <w:bookmarkStart w:id="703" w:name="_Toc23893"/>
      <w:bookmarkStart w:id="704" w:name="_Toc9158"/>
      <w:bookmarkStart w:id="705" w:name="_Toc17743_WPSOffice_Level3"/>
      <w:r>
        <w:rPr>
          <w:rFonts w:hint="eastAsia" w:ascii="宋体" w:hAnsi="宋体" w:cs="宋体"/>
          <w:color w:val="auto"/>
          <w:highlight w:val="none"/>
        </w:rPr>
        <w:t>文件类型</w:t>
      </w:r>
    </w:p>
    <w:tbl>
      <w:tblPr>
        <w:tblStyle w:val="13"/>
        <w:tblW w:w="85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47"/>
        <w:gridCol w:w="4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jc w:val="center"/>
        </w:trPr>
        <w:tc>
          <w:tcPr>
            <w:tcW w:w="3847"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664"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4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664"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招标文件/资格预审文件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4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4664"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招标文件澄清与修改/资格预审文件澄清与修改</w:t>
            </w:r>
          </w:p>
        </w:tc>
      </w:tr>
    </w:tbl>
    <w:p>
      <w:pPr>
        <w:pStyle w:val="4"/>
        <w:numPr>
          <w:ilvl w:val="2"/>
          <w:numId w:val="1"/>
        </w:numPr>
        <w:spacing w:line="240" w:lineRule="auto"/>
        <w:rPr>
          <w:rFonts w:ascii="Times New Roman" w:hAnsi="Times New Roman" w:cs="宋体"/>
          <w:szCs w:val="21"/>
        </w:rPr>
      </w:pPr>
      <w:r>
        <w:rPr>
          <w:rFonts w:hint="eastAsia" w:ascii="宋体" w:hAnsi="宋体" w:cs="宋体"/>
          <w:color w:val="auto"/>
          <w:highlight w:val="none"/>
        </w:rPr>
        <w:t>标段（包）类型</w:t>
      </w:r>
    </w:p>
    <w:p>
      <w:pPr>
        <w:spacing w:line="240" w:lineRule="auto"/>
        <w:ind w:firstLine="420" w:firstLineChars="200"/>
        <w:rPr>
          <w:rFonts w:cs="宋体"/>
          <w:szCs w:val="21"/>
          <w:lang w:bidi="en-US"/>
        </w:rPr>
      </w:pPr>
      <w:r>
        <w:rPr>
          <w:rFonts w:hint="eastAsia" w:cs="宋体"/>
          <w:szCs w:val="21"/>
          <w:lang w:bidi="en-US"/>
        </w:rPr>
        <w:t>编码规则：采用组合码，编码长度7位。此编码参考了《公共资源交易评标专家专业分类标准》（发改法规[2018]316号），并在此基础上进行了扩展，排列顺序从左至右依次为：</w:t>
      </w:r>
    </w:p>
    <w:p>
      <w:pPr>
        <w:spacing w:line="240" w:lineRule="auto"/>
        <w:ind w:firstLine="420" w:firstLineChars="200"/>
        <w:rPr>
          <w:rFonts w:cs="宋体"/>
          <w:szCs w:val="21"/>
          <w:lang w:bidi="en-US"/>
        </w:rPr>
      </w:pPr>
      <w:r>
        <w:rPr>
          <w:rFonts w:hint="eastAsia" w:cs="宋体"/>
          <w:szCs w:val="21"/>
          <w:lang w:bidi="en-US"/>
        </w:rPr>
        <w:t>（1）第一级1位，A -工程、B-货物、C-服务、D-产权、E-土地；</w:t>
      </w:r>
    </w:p>
    <w:p>
      <w:pPr>
        <w:spacing w:line="240" w:lineRule="auto"/>
        <w:ind w:firstLine="420" w:firstLineChars="200"/>
        <w:rPr>
          <w:rFonts w:cs="宋体"/>
          <w:szCs w:val="21"/>
          <w:lang w:bidi="en-US"/>
        </w:rPr>
      </w:pPr>
      <w:r>
        <w:rPr>
          <w:rFonts w:hint="eastAsia" w:cs="宋体"/>
          <w:szCs w:val="21"/>
          <w:lang w:bidi="en-US"/>
        </w:rPr>
        <w:t>（2）第二级2位，对应《评标专家专业分类标准》中的一级类别；</w:t>
      </w:r>
    </w:p>
    <w:p>
      <w:pPr>
        <w:spacing w:line="240" w:lineRule="auto"/>
        <w:ind w:firstLine="443" w:firstLineChars="210"/>
        <w:jc w:val="center"/>
        <w:rPr>
          <w:rFonts w:cs="宋体"/>
          <w:b/>
          <w:szCs w:val="21"/>
          <w:lang w:bidi="en-US"/>
        </w:rPr>
      </w:pPr>
      <w:r>
        <w:rPr>
          <w:rFonts w:hint="eastAsia" w:cs="宋体"/>
          <w:b/>
          <w:szCs w:val="21"/>
          <w:lang w:bidi="en-US"/>
        </w:rPr>
        <w:t>标段（包）分类二级代码表</w:t>
      </w:r>
    </w:p>
    <w:tbl>
      <w:tblPr>
        <w:tblStyle w:val="13"/>
        <w:tblW w:w="77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97"/>
        <w:gridCol w:w="51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exact"/>
          <w:tblHeader/>
          <w:jc w:val="center"/>
        </w:trPr>
        <w:tc>
          <w:tcPr>
            <w:tcW w:w="2597" w:type="dxa"/>
            <w:shd w:val="clear" w:color="auto" w:fill="A6A6A6"/>
          </w:tcPr>
          <w:p>
            <w:pPr>
              <w:spacing w:line="240" w:lineRule="auto"/>
              <w:jc w:val="center"/>
              <w:rPr>
                <w:rFonts w:cs="宋体"/>
                <w:szCs w:val="21"/>
              </w:rPr>
            </w:pPr>
            <w:r>
              <w:rPr>
                <w:rFonts w:hint="eastAsia" w:cs="宋体"/>
                <w:szCs w:val="21"/>
              </w:rPr>
              <w:t>一级类别</w:t>
            </w:r>
          </w:p>
        </w:tc>
        <w:tc>
          <w:tcPr>
            <w:tcW w:w="5114" w:type="dxa"/>
            <w:shd w:val="clear" w:color="auto" w:fill="A6A6A6"/>
          </w:tcPr>
          <w:p>
            <w:pPr>
              <w:spacing w:line="240" w:lineRule="auto"/>
              <w:jc w:val="center"/>
              <w:rPr>
                <w:rFonts w:cs="宋体"/>
                <w:szCs w:val="21"/>
              </w:rPr>
            </w:pPr>
            <w:r>
              <w:rPr>
                <w:rFonts w:hint="eastAsia" w:cs="宋体"/>
                <w:szCs w:val="21"/>
              </w:rPr>
              <w:t>二级类别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97" w:type="dxa"/>
          </w:tcPr>
          <w:p>
            <w:pPr>
              <w:spacing w:line="240" w:lineRule="auto"/>
              <w:jc w:val="center"/>
              <w:rPr>
                <w:rFonts w:cs="宋体"/>
                <w:szCs w:val="21"/>
                <w:lang w:bidi="en-US"/>
              </w:rPr>
            </w:pPr>
            <w:r>
              <w:rPr>
                <w:rFonts w:hint="eastAsia" w:cs="宋体"/>
                <w:szCs w:val="21"/>
                <w:lang w:bidi="en-US"/>
              </w:rPr>
              <w:t>A-工程</w:t>
            </w:r>
          </w:p>
        </w:tc>
        <w:tc>
          <w:tcPr>
            <w:tcW w:w="5114" w:type="dxa"/>
          </w:tcPr>
          <w:p>
            <w:pPr>
              <w:spacing w:line="240" w:lineRule="auto"/>
              <w:jc w:val="left"/>
              <w:rPr>
                <w:rFonts w:cs="宋体"/>
                <w:szCs w:val="21"/>
                <w:lang w:bidi="en-US"/>
              </w:rPr>
            </w:pPr>
            <w:r>
              <w:rPr>
                <w:rFonts w:hint="eastAsia" w:cs="宋体"/>
                <w:szCs w:val="21"/>
                <w:lang w:bidi="en-US"/>
              </w:rPr>
              <w:t>01 规划</w:t>
            </w:r>
          </w:p>
          <w:p>
            <w:pPr>
              <w:spacing w:line="240" w:lineRule="auto"/>
              <w:jc w:val="left"/>
              <w:rPr>
                <w:rFonts w:cs="宋体"/>
                <w:szCs w:val="21"/>
                <w:lang w:bidi="en-US"/>
              </w:rPr>
            </w:pPr>
            <w:r>
              <w:rPr>
                <w:rFonts w:hint="eastAsia" w:cs="宋体"/>
                <w:szCs w:val="21"/>
                <w:lang w:bidi="en-US"/>
              </w:rPr>
              <w:t>02 投资策划与决策</w:t>
            </w:r>
          </w:p>
          <w:p>
            <w:pPr>
              <w:spacing w:line="240" w:lineRule="auto"/>
              <w:jc w:val="left"/>
              <w:rPr>
                <w:rFonts w:cs="宋体"/>
                <w:szCs w:val="21"/>
                <w:lang w:bidi="en-US"/>
              </w:rPr>
            </w:pPr>
            <w:r>
              <w:rPr>
                <w:rFonts w:hint="eastAsia" w:cs="宋体"/>
                <w:szCs w:val="21"/>
                <w:lang w:bidi="en-US"/>
              </w:rPr>
              <w:t>03 勘察</w:t>
            </w:r>
          </w:p>
          <w:p>
            <w:pPr>
              <w:spacing w:line="240" w:lineRule="auto"/>
              <w:jc w:val="left"/>
              <w:rPr>
                <w:rFonts w:cs="宋体"/>
                <w:szCs w:val="21"/>
                <w:lang w:bidi="en-US"/>
              </w:rPr>
            </w:pPr>
            <w:r>
              <w:rPr>
                <w:rFonts w:hint="eastAsia" w:cs="宋体"/>
                <w:szCs w:val="21"/>
                <w:lang w:bidi="en-US"/>
              </w:rPr>
              <w:t>04 设计</w:t>
            </w:r>
          </w:p>
          <w:p>
            <w:pPr>
              <w:spacing w:line="240" w:lineRule="auto"/>
              <w:jc w:val="left"/>
              <w:rPr>
                <w:rFonts w:cs="宋体"/>
                <w:szCs w:val="21"/>
                <w:lang w:bidi="en-US"/>
              </w:rPr>
            </w:pPr>
            <w:r>
              <w:rPr>
                <w:rFonts w:hint="eastAsia" w:cs="宋体"/>
                <w:szCs w:val="21"/>
                <w:lang w:bidi="en-US"/>
              </w:rPr>
              <w:t>05 监理</w:t>
            </w:r>
          </w:p>
          <w:p>
            <w:pPr>
              <w:spacing w:line="240" w:lineRule="auto"/>
              <w:jc w:val="left"/>
              <w:rPr>
                <w:rFonts w:cs="宋体"/>
                <w:szCs w:val="21"/>
                <w:lang w:bidi="en-US"/>
              </w:rPr>
            </w:pPr>
            <w:r>
              <w:rPr>
                <w:rFonts w:hint="eastAsia" w:cs="宋体"/>
                <w:szCs w:val="21"/>
                <w:lang w:bidi="en-US"/>
              </w:rPr>
              <w:t>06 工程造价</w:t>
            </w:r>
          </w:p>
          <w:p>
            <w:pPr>
              <w:spacing w:line="240" w:lineRule="auto"/>
              <w:jc w:val="left"/>
              <w:rPr>
                <w:rFonts w:cs="宋体"/>
                <w:szCs w:val="21"/>
                <w:lang w:bidi="en-US"/>
              </w:rPr>
            </w:pPr>
            <w:r>
              <w:rPr>
                <w:rFonts w:hint="eastAsia" w:cs="宋体"/>
                <w:szCs w:val="21"/>
                <w:lang w:bidi="en-US"/>
              </w:rPr>
              <w:t>07 项目管理(含代建)</w:t>
            </w:r>
          </w:p>
          <w:p>
            <w:pPr>
              <w:spacing w:line="240" w:lineRule="auto"/>
              <w:jc w:val="left"/>
              <w:rPr>
                <w:rFonts w:cs="宋体"/>
                <w:szCs w:val="21"/>
                <w:lang w:bidi="en-US"/>
              </w:rPr>
            </w:pPr>
            <w:r>
              <w:rPr>
                <w:rFonts w:hint="eastAsia" w:cs="宋体"/>
                <w:szCs w:val="21"/>
                <w:lang w:bidi="en-US"/>
              </w:rPr>
              <w:t>08 工程施工</w:t>
            </w:r>
          </w:p>
          <w:p>
            <w:pPr>
              <w:spacing w:line="240" w:lineRule="auto"/>
              <w:jc w:val="left"/>
              <w:rPr>
                <w:rFonts w:cs="宋体"/>
                <w:szCs w:val="21"/>
                <w:lang w:bidi="en-US"/>
              </w:rPr>
            </w:pPr>
            <w:r>
              <w:rPr>
                <w:rFonts w:hint="eastAsia" w:cs="宋体"/>
                <w:szCs w:val="21"/>
                <w:lang w:bidi="en-US"/>
              </w:rPr>
              <w:t>09 其他工程</w:t>
            </w:r>
          </w:p>
          <w:p>
            <w:pPr>
              <w:spacing w:line="240" w:lineRule="auto"/>
              <w:jc w:val="left"/>
              <w:rPr>
                <w:rFonts w:hint="eastAsia" w:cs="宋体"/>
                <w:color w:val="auto"/>
                <w:szCs w:val="21"/>
                <w:lang w:val="en-US" w:eastAsia="zh-CN" w:bidi="en-US"/>
              </w:rPr>
            </w:pPr>
            <w:r>
              <w:rPr>
                <w:rFonts w:hint="eastAsia" w:cs="宋体"/>
                <w:color w:val="auto"/>
                <w:szCs w:val="21"/>
                <w:lang w:val="en-US" w:eastAsia="zh-CN" w:bidi="en-US"/>
              </w:rPr>
              <w:t>10 房建</w:t>
            </w:r>
          </w:p>
          <w:p>
            <w:pPr>
              <w:spacing w:line="240" w:lineRule="auto"/>
              <w:jc w:val="left"/>
              <w:rPr>
                <w:rFonts w:hint="eastAsia" w:cs="宋体"/>
                <w:color w:val="auto"/>
                <w:szCs w:val="21"/>
                <w:lang w:val="en-US" w:eastAsia="zh-CN" w:bidi="en-US"/>
              </w:rPr>
            </w:pPr>
            <w:r>
              <w:rPr>
                <w:rFonts w:hint="eastAsia" w:cs="宋体"/>
                <w:color w:val="auto"/>
                <w:szCs w:val="21"/>
                <w:lang w:val="en-US" w:eastAsia="zh-CN" w:bidi="en-US"/>
              </w:rPr>
              <w:t>11 交通组别</w:t>
            </w:r>
          </w:p>
          <w:p>
            <w:pPr>
              <w:spacing w:line="240" w:lineRule="auto"/>
              <w:jc w:val="left"/>
              <w:rPr>
                <w:rFonts w:hint="eastAsia" w:cs="宋体"/>
                <w:color w:val="auto"/>
                <w:szCs w:val="21"/>
                <w:lang w:val="en-US" w:eastAsia="zh-CN" w:bidi="en-US"/>
              </w:rPr>
            </w:pPr>
            <w:r>
              <w:rPr>
                <w:rFonts w:hint="eastAsia" w:cs="宋体"/>
                <w:color w:val="auto"/>
                <w:szCs w:val="21"/>
                <w:lang w:val="en-US" w:eastAsia="zh-CN" w:bidi="en-US"/>
              </w:rPr>
              <w:t>12 交通标段</w:t>
            </w:r>
          </w:p>
          <w:p>
            <w:pPr>
              <w:spacing w:line="240" w:lineRule="auto"/>
              <w:jc w:val="left"/>
              <w:rPr>
                <w:rFonts w:hint="default" w:cs="宋体"/>
                <w:color w:val="FF0000"/>
                <w:szCs w:val="21"/>
                <w:lang w:val="en-US" w:eastAsia="zh-CN" w:bidi="en-US"/>
              </w:rPr>
            </w:pPr>
            <w:r>
              <w:rPr>
                <w:rFonts w:hint="eastAsia" w:cs="宋体"/>
                <w:color w:val="auto"/>
                <w:szCs w:val="21"/>
                <w:lang w:val="en-US" w:eastAsia="zh-CN" w:bidi="en-US"/>
              </w:rPr>
              <w:t>13 水利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97" w:type="dxa"/>
          </w:tcPr>
          <w:p>
            <w:pPr>
              <w:spacing w:line="240" w:lineRule="auto"/>
              <w:jc w:val="center"/>
              <w:rPr>
                <w:rFonts w:cs="宋体"/>
                <w:szCs w:val="21"/>
                <w:lang w:bidi="en-US"/>
              </w:rPr>
            </w:pPr>
            <w:r>
              <w:rPr>
                <w:rFonts w:hint="eastAsia" w:cs="宋体"/>
                <w:szCs w:val="21"/>
                <w:lang w:bidi="en-US"/>
              </w:rPr>
              <w:t>B-货物</w:t>
            </w:r>
          </w:p>
        </w:tc>
        <w:tc>
          <w:tcPr>
            <w:tcW w:w="5114" w:type="dxa"/>
          </w:tcPr>
          <w:p>
            <w:pPr>
              <w:spacing w:line="240" w:lineRule="auto"/>
              <w:jc w:val="left"/>
              <w:rPr>
                <w:rFonts w:cs="宋体"/>
                <w:szCs w:val="21"/>
                <w:lang w:bidi="en-US"/>
              </w:rPr>
            </w:pPr>
            <w:r>
              <w:rPr>
                <w:rFonts w:hint="eastAsia" w:cs="宋体"/>
                <w:szCs w:val="21"/>
                <w:lang w:bidi="en-US"/>
              </w:rPr>
              <w:t>01 机电产品类</w:t>
            </w:r>
          </w:p>
          <w:p>
            <w:pPr>
              <w:spacing w:line="240" w:lineRule="auto"/>
              <w:jc w:val="left"/>
              <w:rPr>
                <w:rFonts w:cs="宋体"/>
                <w:szCs w:val="21"/>
                <w:lang w:bidi="en-US"/>
              </w:rPr>
            </w:pPr>
            <w:r>
              <w:rPr>
                <w:rFonts w:hint="eastAsia" w:cs="宋体"/>
                <w:szCs w:val="21"/>
                <w:lang w:bidi="en-US"/>
              </w:rPr>
              <w:t>02 医疗器材</w:t>
            </w:r>
          </w:p>
          <w:p>
            <w:pPr>
              <w:spacing w:line="240" w:lineRule="auto"/>
              <w:jc w:val="left"/>
              <w:rPr>
                <w:rFonts w:cs="宋体"/>
                <w:szCs w:val="21"/>
                <w:lang w:bidi="en-US"/>
              </w:rPr>
            </w:pPr>
            <w:r>
              <w:rPr>
                <w:rFonts w:hint="eastAsia" w:cs="宋体"/>
                <w:szCs w:val="21"/>
                <w:lang w:bidi="en-US"/>
              </w:rPr>
              <w:t>03 金属材料</w:t>
            </w:r>
          </w:p>
          <w:p>
            <w:pPr>
              <w:spacing w:line="240" w:lineRule="auto"/>
              <w:jc w:val="left"/>
              <w:rPr>
                <w:rFonts w:cs="宋体"/>
                <w:szCs w:val="21"/>
                <w:lang w:bidi="en-US"/>
              </w:rPr>
            </w:pPr>
            <w:r>
              <w:rPr>
                <w:rFonts w:hint="eastAsia" w:cs="宋体"/>
                <w:szCs w:val="21"/>
                <w:lang w:bidi="en-US"/>
              </w:rPr>
              <w:t>04 石油及其制品</w:t>
            </w:r>
          </w:p>
          <w:p>
            <w:pPr>
              <w:spacing w:line="240" w:lineRule="auto"/>
              <w:jc w:val="left"/>
              <w:rPr>
                <w:rFonts w:cs="宋体"/>
                <w:szCs w:val="21"/>
                <w:lang w:bidi="en-US"/>
              </w:rPr>
            </w:pPr>
            <w:r>
              <w:rPr>
                <w:rFonts w:hint="eastAsia" w:cs="宋体"/>
                <w:szCs w:val="21"/>
                <w:lang w:bidi="en-US"/>
              </w:rPr>
              <w:t>05 煤炭煤层气及其制品</w:t>
            </w:r>
          </w:p>
          <w:p>
            <w:pPr>
              <w:spacing w:line="240" w:lineRule="auto"/>
              <w:jc w:val="left"/>
              <w:rPr>
                <w:rFonts w:cs="宋体"/>
                <w:szCs w:val="21"/>
                <w:lang w:bidi="en-US"/>
              </w:rPr>
            </w:pPr>
            <w:r>
              <w:rPr>
                <w:rFonts w:hint="eastAsia" w:cs="宋体"/>
                <w:szCs w:val="21"/>
                <w:lang w:bidi="en-US"/>
              </w:rPr>
              <w:t>06 化工材料及其制品</w:t>
            </w:r>
          </w:p>
          <w:p>
            <w:pPr>
              <w:spacing w:line="240" w:lineRule="auto"/>
              <w:jc w:val="left"/>
              <w:rPr>
                <w:rFonts w:cs="宋体"/>
                <w:szCs w:val="21"/>
                <w:lang w:bidi="en-US"/>
              </w:rPr>
            </w:pPr>
            <w:r>
              <w:rPr>
                <w:rFonts w:hint="eastAsia" w:cs="宋体"/>
                <w:szCs w:val="21"/>
                <w:lang w:bidi="en-US"/>
              </w:rPr>
              <w:t>07 建筑材料</w:t>
            </w:r>
          </w:p>
          <w:p>
            <w:pPr>
              <w:spacing w:line="240" w:lineRule="auto"/>
              <w:jc w:val="left"/>
              <w:rPr>
                <w:rFonts w:cs="宋体"/>
                <w:szCs w:val="21"/>
                <w:lang w:bidi="en-US"/>
              </w:rPr>
            </w:pPr>
            <w:r>
              <w:rPr>
                <w:rFonts w:hint="eastAsia" w:cs="宋体"/>
                <w:szCs w:val="21"/>
                <w:lang w:bidi="en-US"/>
              </w:rPr>
              <w:t>08 医药</w:t>
            </w:r>
          </w:p>
          <w:p>
            <w:pPr>
              <w:spacing w:line="240" w:lineRule="auto"/>
              <w:rPr>
                <w:rFonts w:cs="宋体"/>
                <w:szCs w:val="21"/>
                <w:lang w:bidi="en-US"/>
              </w:rPr>
            </w:pPr>
            <w:r>
              <w:rPr>
                <w:rFonts w:hint="eastAsia" w:cs="宋体"/>
                <w:szCs w:val="21"/>
                <w:lang w:bidi="en-US"/>
              </w:rPr>
              <w:t>09其他类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97" w:type="dxa"/>
          </w:tcPr>
          <w:p>
            <w:pPr>
              <w:spacing w:line="240" w:lineRule="auto"/>
              <w:jc w:val="center"/>
              <w:rPr>
                <w:rFonts w:cs="宋体"/>
                <w:szCs w:val="21"/>
                <w:lang w:bidi="en-US"/>
              </w:rPr>
            </w:pPr>
            <w:r>
              <w:rPr>
                <w:rFonts w:hint="eastAsia" w:cs="宋体"/>
                <w:szCs w:val="21"/>
                <w:lang w:bidi="en-US"/>
              </w:rPr>
              <w:t>C-服务</w:t>
            </w:r>
          </w:p>
        </w:tc>
        <w:tc>
          <w:tcPr>
            <w:tcW w:w="5114" w:type="dxa"/>
          </w:tcPr>
          <w:p>
            <w:pPr>
              <w:spacing w:line="240" w:lineRule="auto"/>
              <w:jc w:val="left"/>
              <w:rPr>
                <w:rFonts w:cs="宋体"/>
                <w:szCs w:val="21"/>
                <w:lang w:bidi="en-US"/>
              </w:rPr>
            </w:pPr>
            <w:r>
              <w:rPr>
                <w:rFonts w:hint="eastAsia" w:cs="宋体"/>
                <w:szCs w:val="21"/>
                <w:lang w:bidi="en-US"/>
              </w:rPr>
              <w:t>01 勘查与调查</w:t>
            </w:r>
          </w:p>
          <w:p>
            <w:pPr>
              <w:spacing w:line="240" w:lineRule="auto"/>
              <w:jc w:val="left"/>
              <w:rPr>
                <w:rFonts w:cs="宋体"/>
                <w:szCs w:val="21"/>
                <w:lang w:bidi="en-US"/>
              </w:rPr>
            </w:pPr>
            <w:r>
              <w:rPr>
                <w:rFonts w:hint="eastAsia" w:cs="宋体"/>
                <w:szCs w:val="21"/>
                <w:lang w:bidi="en-US"/>
              </w:rPr>
              <w:t>02 公共咨询</w:t>
            </w:r>
          </w:p>
          <w:p>
            <w:pPr>
              <w:spacing w:line="240" w:lineRule="auto"/>
              <w:jc w:val="left"/>
              <w:rPr>
                <w:rFonts w:cs="宋体"/>
                <w:szCs w:val="21"/>
                <w:lang w:bidi="en-US"/>
              </w:rPr>
            </w:pPr>
            <w:r>
              <w:rPr>
                <w:rFonts w:hint="eastAsia" w:cs="宋体"/>
                <w:szCs w:val="21"/>
                <w:lang w:bidi="en-US"/>
              </w:rPr>
              <w:t>03 经济管理</w:t>
            </w:r>
          </w:p>
          <w:p>
            <w:pPr>
              <w:spacing w:line="240" w:lineRule="auto"/>
              <w:jc w:val="left"/>
              <w:rPr>
                <w:rFonts w:cs="宋体"/>
                <w:szCs w:val="21"/>
                <w:lang w:bidi="en-US"/>
              </w:rPr>
            </w:pPr>
            <w:r>
              <w:rPr>
                <w:rFonts w:hint="eastAsia" w:cs="宋体"/>
                <w:szCs w:val="21"/>
                <w:lang w:bidi="en-US"/>
              </w:rPr>
              <w:t>04 工商管理</w:t>
            </w:r>
          </w:p>
          <w:p>
            <w:pPr>
              <w:spacing w:line="240" w:lineRule="auto"/>
              <w:jc w:val="left"/>
              <w:rPr>
                <w:rFonts w:cs="宋体"/>
                <w:szCs w:val="21"/>
                <w:lang w:bidi="en-US"/>
              </w:rPr>
            </w:pPr>
            <w:r>
              <w:rPr>
                <w:rFonts w:hint="eastAsia" w:cs="宋体"/>
                <w:szCs w:val="21"/>
                <w:lang w:bidi="en-US"/>
              </w:rPr>
              <w:t>05 金融</w:t>
            </w:r>
          </w:p>
          <w:p>
            <w:pPr>
              <w:spacing w:line="240" w:lineRule="auto"/>
              <w:jc w:val="left"/>
              <w:rPr>
                <w:rFonts w:cs="宋体"/>
                <w:szCs w:val="21"/>
                <w:lang w:bidi="en-US"/>
              </w:rPr>
            </w:pPr>
            <w:r>
              <w:rPr>
                <w:rFonts w:hint="eastAsia" w:cs="宋体"/>
                <w:szCs w:val="21"/>
                <w:lang w:bidi="en-US"/>
              </w:rPr>
              <w:t>06 法律</w:t>
            </w:r>
          </w:p>
          <w:p>
            <w:pPr>
              <w:spacing w:line="240" w:lineRule="auto"/>
              <w:jc w:val="left"/>
              <w:rPr>
                <w:rFonts w:cs="宋体"/>
                <w:szCs w:val="21"/>
                <w:lang w:bidi="en-US"/>
              </w:rPr>
            </w:pPr>
            <w:r>
              <w:rPr>
                <w:rFonts w:hint="eastAsia" w:cs="宋体"/>
                <w:szCs w:val="21"/>
                <w:lang w:bidi="en-US"/>
              </w:rPr>
              <w:t>07 运维、评估与修理</w:t>
            </w:r>
          </w:p>
          <w:p>
            <w:pPr>
              <w:spacing w:line="240" w:lineRule="auto"/>
              <w:jc w:val="left"/>
              <w:rPr>
                <w:rFonts w:cs="宋体"/>
                <w:szCs w:val="21"/>
                <w:lang w:bidi="en-US"/>
              </w:rPr>
            </w:pPr>
            <w:r>
              <w:rPr>
                <w:rFonts w:hint="eastAsia" w:cs="宋体"/>
                <w:szCs w:val="21"/>
                <w:lang w:bidi="en-US"/>
              </w:rPr>
              <w:t>08 租赁</w:t>
            </w:r>
          </w:p>
          <w:p>
            <w:pPr>
              <w:spacing w:line="240" w:lineRule="auto"/>
              <w:jc w:val="left"/>
              <w:rPr>
                <w:rFonts w:cs="宋体"/>
                <w:szCs w:val="21"/>
                <w:lang w:bidi="en-US"/>
              </w:rPr>
            </w:pPr>
            <w:r>
              <w:rPr>
                <w:rFonts w:hint="eastAsia" w:cs="宋体"/>
                <w:szCs w:val="21"/>
                <w:lang w:bidi="en-US"/>
              </w:rPr>
              <w:t>09 交通运输与物流</w:t>
            </w:r>
          </w:p>
          <w:p>
            <w:pPr>
              <w:spacing w:line="240" w:lineRule="auto"/>
              <w:jc w:val="left"/>
              <w:rPr>
                <w:rFonts w:cs="宋体"/>
                <w:szCs w:val="21"/>
                <w:lang w:bidi="en-US"/>
              </w:rPr>
            </w:pPr>
            <w:r>
              <w:rPr>
                <w:rFonts w:hint="eastAsia" w:cs="宋体"/>
                <w:szCs w:val="21"/>
                <w:lang w:bidi="en-US"/>
              </w:rPr>
              <w:t>10 节能服务</w:t>
            </w:r>
          </w:p>
          <w:p>
            <w:pPr>
              <w:spacing w:line="240" w:lineRule="auto"/>
              <w:jc w:val="left"/>
              <w:rPr>
                <w:rFonts w:cs="宋体"/>
                <w:szCs w:val="21"/>
                <w:lang w:bidi="en-US"/>
              </w:rPr>
            </w:pPr>
            <w:r>
              <w:rPr>
                <w:rFonts w:hint="eastAsia" w:cs="宋体"/>
                <w:szCs w:val="21"/>
                <w:lang w:bidi="en-US"/>
              </w:rPr>
              <w:t>11 高新技术服务</w:t>
            </w:r>
          </w:p>
          <w:p>
            <w:pPr>
              <w:spacing w:line="240" w:lineRule="auto"/>
              <w:jc w:val="left"/>
              <w:rPr>
                <w:rFonts w:cs="宋体"/>
                <w:szCs w:val="21"/>
                <w:lang w:bidi="en-US"/>
              </w:rPr>
            </w:pPr>
            <w:r>
              <w:rPr>
                <w:rFonts w:hint="eastAsia" w:cs="宋体"/>
                <w:szCs w:val="21"/>
                <w:lang w:bidi="en-US"/>
              </w:rPr>
              <w:t>12 其他服务</w:t>
            </w:r>
          </w:p>
          <w:p>
            <w:pPr>
              <w:spacing w:line="240" w:lineRule="auto"/>
              <w:jc w:val="left"/>
              <w:rPr>
                <w:rFonts w:cs="宋体"/>
                <w:szCs w:val="21"/>
                <w:lang w:bidi="en-US"/>
              </w:rPr>
            </w:pPr>
            <w:r>
              <w:rPr>
                <w:rFonts w:hint="eastAsia" w:cs="宋体"/>
                <w:szCs w:val="21"/>
                <w:lang w:bidi="en-US"/>
              </w:rPr>
              <w:t>13招标代理服务</w:t>
            </w:r>
          </w:p>
          <w:p>
            <w:pPr>
              <w:spacing w:line="240" w:lineRule="auto"/>
              <w:jc w:val="left"/>
              <w:rPr>
                <w:rFonts w:cs="宋体"/>
                <w:szCs w:val="21"/>
                <w:lang w:bidi="en-US"/>
              </w:rPr>
            </w:pPr>
            <w:r>
              <w:rPr>
                <w:rFonts w:hint="eastAsia" w:cs="宋体"/>
                <w:szCs w:val="21"/>
                <w:lang w:bidi="en-US"/>
              </w:rPr>
              <w:t>14网络、电磁空间安全服务</w:t>
            </w:r>
          </w:p>
          <w:p>
            <w:pPr>
              <w:spacing w:line="240" w:lineRule="auto"/>
              <w:jc w:val="left"/>
              <w:rPr>
                <w:rFonts w:cs="宋体"/>
                <w:szCs w:val="21"/>
                <w:lang w:bidi="en-US"/>
              </w:rPr>
            </w:pPr>
            <w:r>
              <w:rPr>
                <w:rFonts w:hint="eastAsia" w:cs="宋体"/>
                <w:szCs w:val="21"/>
                <w:lang w:bidi="en-US"/>
              </w:rPr>
              <w:t>99应对气候变化服务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97" w:type="dxa"/>
          </w:tcPr>
          <w:p>
            <w:pPr>
              <w:spacing w:line="240" w:lineRule="auto"/>
              <w:jc w:val="center"/>
              <w:rPr>
                <w:rFonts w:cs="宋体"/>
                <w:szCs w:val="21"/>
                <w:lang w:bidi="en-US"/>
              </w:rPr>
            </w:pPr>
            <w:r>
              <w:rPr>
                <w:rFonts w:hint="eastAsia" w:cs="宋体"/>
                <w:szCs w:val="21"/>
                <w:lang w:bidi="en-US"/>
              </w:rPr>
              <w:t>D-产权</w:t>
            </w:r>
          </w:p>
        </w:tc>
        <w:tc>
          <w:tcPr>
            <w:tcW w:w="5114" w:type="dxa"/>
          </w:tcPr>
          <w:p>
            <w:pPr>
              <w:spacing w:line="240" w:lineRule="auto"/>
              <w:jc w:val="left"/>
              <w:rPr>
                <w:rFonts w:cs="宋体"/>
                <w:szCs w:val="21"/>
                <w:lang w:bidi="en-US"/>
              </w:rPr>
            </w:pPr>
            <w:r>
              <w:rPr>
                <w:rFonts w:hint="eastAsia" w:cs="宋体"/>
                <w:szCs w:val="21"/>
                <w:lang w:bidi="en-US"/>
              </w:rPr>
              <w:t>另行制定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97" w:type="dxa"/>
          </w:tcPr>
          <w:p>
            <w:pPr>
              <w:spacing w:line="240" w:lineRule="auto"/>
              <w:jc w:val="center"/>
              <w:rPr>
                <w:rFonts w:cs="宋体"/>
                <w:szCs w:val="21"/>
                <w:lang w:bidi="en-US"/>
              </w:rPr>
            </w:pPr>
            <w:r>
              <w:rPr>
                <w:rFonts w:hint="eastAsia" w:cs="宋体"/>
                <w:szCs w:val="21"/>
                <w:lang w:bidi="en-US"/>
              </w:rPr>
              <w:t>E-土地</w:t>
            </w:r>
          </w:p>
        </w:tc>
        <w:tc>
          <w:tcPr>
            <w:tcW w:w="5114" w:type="dxa"/>
          </w:tcPr>
          <w:p>
            <w:pPr>
              <w:spacing w:line="240" w:lineRule="auto"/>
              <w:jc w:val="left"/>
              <w:rPr>
                <w:rFonts w:cs="宋体"/>
                <w:szCs w:val="21"/>
                <w:lang w:bidi="en-US"/>
              </w:rPr>
            </w:pPr>
            <w:r>
              <w:rPr>
                <w:rFonts w:hint="eastAsia" w:cs="宋体"/>
                <w:szCs w:val="21"/>
                <w:lang w:bidi="en-US"/>
              </w:rPr>
              <w:t>另行制定</w:t>
            </w:r>
          </w:p>
        </w:tc>
      </w:tr>
    </w:tbl>
    <w:p>
      <w:pPr>
        <w:numPr>
          <w:ilvl w:val="0"/>
          <w:numId w:val="5"/>
        </w:numPr>
        <w:spacing w:line="240" w:lineRule="auto"/>
        <w:ind w:firstLine="420" w:firstLineChars="200"/>
        <w:rPr>
          <w:rFonts w:cs="宋体"/>
          <w:szCs w:val="21"/>
          <w:lang w:bidi="en-US"/>
        </w:rPr>
      </w:pPr>
      <w:r>
        <w:rPr>
          <w:rFonts w:hint="eastAsia" w:cs="宋体"/>
          <w:szCs w:val="21"/>
          <w:lang w:bidi="en-US"/>
        </w:rPr>
        <w:t>第三级2位，对应《公共资源交易评标专家专业分类标准》的二级类别，并新增以下类别，</w:t>
      </w:r>
      <w:r>
        <w:rPr>
          <w:rFonts w:hint="eastAsia"/>
        </w:rPr>
        <w:t>见下表</w:t>
      </w:r>
      <w:r>
        <w:rPr>
          <w:rFonts w:hint="eastAsia" w:cs="宋体"/>
          <w:szCs w:val="21"/>
          <w:lang w:bidi="en-US"/>
        </w:rPr>
        <w:t>：</w:t>
      </w:r>
    </w:p>
    <w:p>
      <w:pPr>
        <w:spacing w:line="240" w:lineRule="auto"/>
        <w:jc w:val="center"/>
        <w:rPr>
          <w:rFonts w:cs="宋体"/>
          <w:szCs w:val="21"/>
          <w:lang w:bidi="en-US"/>
        </w:rPr>
      </w:pPr>
      <w:r>
        <w:rPr>
          <w:rFonts w:hint="eastAsia" w:cs="宋体"/>
          <w:b/>
          <w:szCs w:val="21"/>
          <w:lang w:bidi="en-US"/>
        </w:rPr>
        <w:t>标段（包）分类三级代码表</w:t>
      </w:r>
    </w:p>
    <w:tbl>
      <w:tblPr>
        <w:tblStyle w:val="13"/>
        <w:tblW w:w="85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06"/>
        <w:gridCol w:w="2693"/>
        <w:gridCol w:w="30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exact"/>
          <w:tblHeader/>
          <w:jc w:val="center"/>
        </w:trPr>
        <w:tc>
          <w:tcPr>
            <w:tcW w:w="2806" w:type="dxa"/>
            <w:shd w:val="clear" w:color="auto" w:fill="A6A6A6"/>
          </w:tcPr>
          <w:p>
            <w:pPr>
              <w:spacing w:line="240" w:lineRule="auto"/>
              <w:jc w:val="center"/>
              <w:rPr>
                <w:rFonts w:cs="宋体"/>
                <w:szCs w:val="21"/>
              </w:rPr>
            </w:pPr>
            <w:r>
              <w:rPr>
                <w:rFonts w:hint="eastAsia" w:cs="宋体"/>
                <w:szCs w:val="21"/>
              </w:rPr>
              <w:t>一级类别</w:t>
            </w:r>
          </w:p>
        </w:tc>
        <w:tc>
          <w:tcPr>
            <w:tcW w:w="2693" w:type="dxa"/>
            <w:shd w:val="clear" w:color="auto" w:fill="A6A6A6"/>
          </w:tcPr>
          <w:p>
            <w:pPr>
              <w:spacing w:line="240" w:lineRule="auto"/>
              <w:jc w:val="center"/>
              <w:rPr>
                <w:rFonts w:cs="宋体"/>
                <w:szCs w:val="21"/>
              </w:rPr>
            </w:pPr>
            <w:r>
              <w:rPr>
                <w:rFonts w:hint="eastAsia" w:cs="宋体"/>
                <w:szCs w:val="21"/>
              </w:rPr>
              <w:t>二级类别</w:t>
            </w:r>
          </w:p>
        </w:tc>
        <w:tc>
          <w:tcPr>
            <w:tcW w:w="3029" w:type="dxa"/>
            <w:shd w:val="clear" w:color="auto" w:fill="A6A6A6"/>
          </w:tcPr>
          <w:p>
            <w:pPr>
              <w:spacing w:line="240" w:lineRule="auto"/>
              <w:jc w:val="center"/>
              <w:rPr>
                <w:rFonts w:cs="宋体"/>
                <w:szCs w:val="21"/>
              </w:rPr>
            </w:pPr>
            <w:r>
              <w:rPr>
                <w:rFonts w:hint="eastAsia" w:cs="宋体"/>
                <w:szCs w:val="21"/>
              </w:rPr>
              <w:t>三级类别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tcPr>
          <w:p>
            <w:pPr>
              <w:spacing w:line="240" w:lineRule="auto"/>
              <w:jc w:val="center"/>
              <w:rPr>
                <w:rFonts w:cs="宋体"/>
                <w:szCs w:val="21"/>
              </w:rPr>
            </w:pPr>
            <w:r>
              <w:rPr>
                <w:rFonts w:hint="eastAsia" w:cs="宋体"/>
                <w:szCs w:val="21"/>
                <w:lang w:bidi="en-US"/>
              </w:rPr>
              <w:t>A-工程</w:t>
            </w:r>
          </w:p>
        </w:tc>
        <w:tc>
          <w:tcPr>
            <w:tcW w:w="2693" w:type="dxa"/>
          </w:tcPr>
          <w:p>
            <w:pPr>
              <w:spacing w:line="240" w:lineRule="auto"/>
              <w:jc w:val="left"/>
              <w:rPr>
                <w:rFonts w:hint="default" w:cs="宋体"/>
                <w:color w:val="auto"/>
                <w:szCs w:val="21"/>
                <w:lang w:val="en-US" w:eastAsia="zh-CN" w:bidi="en-US"/>
              </w:rPr>
            </w:pPr>
            <w:r>
              <w:rPr>
                <w:rFonts w:hint="eastAsia" w:cs="宋体"/>
                <w:color w:val="auto"/>
                <w:szCs w:val="21"/>
                <w:lang w:val="en-US" w:eastAsia="zh-CN" w:bidi="en-US"/>
              </w:rPr>
              <w:t>10 房建市政</w:t>
            </w:r>
          </w:p>
          <w:p>
            <w:pPr>
              <w:spacing w:line="240" w:lineRule="auto"/>
              <w:jc w:val="left"/>
              <w:rPr>
                <w:rFonts w:hint="eastAsia" w:cs="宋体"/>
                <w:color w:val="auto"/>
                <w:szCs w:val="21"/>
                <w:lang w:val="en-US" w:eastAsia="zh-CN" w:bidi="en-US"/>
              </w:rPr>
            </w:pPr>
            <w:r>
              <w:rPr>
                <w:rFonts w:hint="eastAsia" w:cs="宋体"/>
                <w:color w:val="auto"/>
                <w:szCs w:val="21"/>
                <w:lang w:val="en-US" w:eastAsia="zh-CN" w:bidi="en-US"/>
              </w:rPr>
              <w:t>11 交通组别</w:t>
            </w:r>
          </w:p>
          <w:p>
            <w:pPr>
              <w:spacing w:line="240" w:lineRule="auto"/>
              <w:jc w:val="left"/>
              <w:rPr>
                <w:rFonts w:hint="eastAsia" w:cs="宋体"/>
                <w:color w:val="auto"/>
                <w:szCs w:val="21"/>
                <w:lang w:val="en-US" w:eastAsia="zh-CN" w:bidi="en-US"/>
              </w:rPr>
            </w:pPr>
            <w:r>
              <w:rPr>
                <w:rFonts w:hint="eastAsia" w:cs="宋体"/>
                <w:color w:val="auto"/>
                <w:szCs w:val="21"/>
                <w:lang w:val="en-US" w:eastAsia="zh-CN" w:bidi="en-US"/>
              </w:rPr>
              <w:t>12 交通标段</w:t>
            </w:r>
          </w:p>
          <w:p>
            <w:pPr>
              <w:spacing w:line="240" w:lineRule="auto"/>
              <w:jc w:val="both"/>
              <w:rPr>
                <w:rFonts w:cs="宋体"/>
                <w:color w:val="auto"/>
                <w:szCs w:val="21"/>
              </w:rPr>
            </w:pPr>
            <w:r>
              <w:rPr>
                <w:rFonts w:hint="eastAsia" w:cs="宋体"/>
                <w:color w:val="auto"/>
                <w:szCs w:val="21"/>
                <w:lang w:val="en-US" w:eastAsia="zh-CN" w:bidi="en-US"/>
              </w:rPr>
              <w:t>13 水利</w:t>
            </w:r>
          </w:p>
        </w:tc>
        <w:tc>
          <w:tcPr>
            <w:tcW w:w="3029" w:type="dxa"/>
            <w:vAlign w:val="center"/>
          </w:tcPr>
          <w:p>
            <w:pPr>
              <w:spacing w:line="240" w:lineRule="auto"/>
              <w:jc w:val="both"/>
              <w:rPr>
                <w:rFonts w:hint="eastAsia" w:cs="宋体"/>
                <w:szCs w:val="21"/>
                <w:lang w:val="en-US" w:eastAsia="zh-CN"/>
              </w:rPr>
            </w:pPr>
            <w:r>
              <w:rPr>
                <w:rFonts w:hint="eastAsia" w:cs="宋体"/>
                <w:szCs w:val="21"/>
                <w:lang w:val="en-US" w:eastAsia="zh-CN"/>
              </w:rPr>
              <w:t>A1001-施工</w:t>
            </w:r>
          </w:p>
          <w:p>
            <w:pPr>
              <w:spacing w:line="240" w:lineRule="auto"/>
              <w:jc w:val="both"/>
              <w:rPr>
                <w:rFonts w:hint="eastAsia" w:cs="宋体"/>
                <w:szCs w:val="21"/>
                <w:lang w:val="en-US" w:eastAsia="zh-CN"/>
              </w:rPr>
            </w:pPr>
            <w:r>
              <w:rPr>
                <w:rFonts w:hint="eastAsia" w:cs="宋体"/>
                <w:szCs w:val="21"/>
                <w:lang w:val="en-US" w:eastAsia="zh-CN"/>
              </w:rPr>
              <w:t>A1002-监理</w:t>
            </w:r>
          </w:p>
          <w:p>
            <w:pPr>
              <w:spacing w:line="240" w:lineRule="auto"/>
              <w:jc w:val="both"/>
              <w:rPr>
                <w:rFonts w:hint="eastAsia" w:cs="宋体"/>
                <w:szCs w:val="21"/>
                <w:lang w:val="en-US" w:eastAsia="zh-CN"/>
              </w:rPr>
            </w:pPr>
            <w:r>
              <w:rPr>
                <w:rFonts w:hint="eastAsia" w:cs="宋体"/>
                <w:szCs w:val="21"/>
                <w:lang w:val="en-US" w:eastAsia="zh-CN"/>
              </w:rPr>
              <w:t>A1003-勘察</w:t>
            </w:r>
          </w:p>
          <w:p>
            <w:pPr>
              <w:spacing w:line="240" w:lineRule="auto"/>
              <w:jc w:val="both"/>
              <w:rPr>
                <w:rFonts w:hint="eastAsia" w:cs="宋体"/>
                <w:szCs w:val="21"/>
                <w:lang w:val="en-US" w:eastAsia="zh-CN"/>
              </w:rPr>
            </w:pPr>
            <w:r>
              <w:rPr>
                <w:rFonts w:hint="eastAsia" w:cs="宋体"/>
                <w:szCs w:val="21"/>
                <w:lang w:val="en-US" w:eastAsia="zh-CN"/>
              </w:rPr>
              <w:t>A1004-设计</w:t>
            </w:r>
          </w:p>
          <w:p>
            <w:pPr>
              <w:spacing w:line="240" w:lineRule="auto"/>
              <w:jc w:val="both"/>
              <w:rPr>
                <w:rFonts w:hint="eastAsia" w:cs="宋体"/>
                <w:szCs w:val="21"/>
                <w:lang w:val="en-US" w:eastAsia="zh-CN"/>
              </w:rPr>
            </w:pPr>
            <w:r>
              <w:rPr>
                <w:rFonts w:hint="eastAsia" w:cs="宋体"/>
                <w:szCs w:val="21"/>
                <w:lang w:val="en-US" w:eastAsia="zh-CN"/>
              </w:rPr>
              <w:t>A1005-货物</w:t>
            </w:r>
          </w:p>
          <w:p>
            <w:pPr>
              <w:spacing w:line="240" w:lineRule="auto"/>
              <w:jc w:val="both"/>
              <w:rPr>
                <w:rFonts w:hint="eastAsia" w:cs="宋体"/>
                <w:szCs w:val="21"/>
                <w:lang w:val="en-US" w:eastAsia="zh-CN"/>
              </w:rPr>
            </w:pPr>
            <w:r>
              <w:rPr>
                <w:rFonts w:hint="eastAsia" w:cs="宋体"/>
                <w:szCs w:val="21"/>
                <w:lang w:val="en-US" w:eastAsia="zh-CN"/>
              </w:rPr>
              <w:t>A1006-EPC</w:t>
            </w:r>
          </w:p>
          <w:p>
            <w:pPr>
              <w:spacing w:line="240" w:lineRule="auto"/>
              <w:jc w:val="both"/>
              <w:rPr>
                <w:rFonts w:hint="eastAsia" w:cs="宋体"/>
                <w:szCs w:val="21"/>
                <w:lang w:val="en-US" w:eastAsia="zh-CN"/>
              </w:rPr>
            </w:pPr>
            <w:r>
              <w:rPr>
                <w:rFonts w:hint="eastAsia" w:cs="宋体"/>
                <w:szCs w:val="21"/>
                <w:lang w:val="en-US" w:eastAsia="zh-CN"/>
              </w:rPr>
              <w:t>A1007-其他</w:t>
            </w:r>
          </w:p>
          <w:p>
            <w:pPr>
              <w:spacing w:line="240" w:lineRule="auto"/>
              <w:jc w:val="both"/>
              <w:rPr>
                <w:rFonts w:hint="eastAsia" w:cs="宋体"/>
                <w:szCs w:val="21"/>
                <w:lang w:val="en-US" w:eastAsia="zh-CN"/>
              </w:rPr>
            </w:pPr>
            <w:r>
              <w:rPr>
                <w:rFonts w:hint="eastAsia" w:cs="宋体"/>
                <w:szCs w:val="21"/>
                <w:lang w:val="en-US" w:eastAsia="zh-CN"/>
              </w:rPr>
              <w:t>A1101-路基、桥隧</w:t>
            </w:r>
          </w:p>
          <w:p>
            <w:pPr>
              <w:spacing w:line="240" w:lineRule="auto"/>
              <w:jc w:val="both"/>
              <w:rPr>
                <w:rFonts w:hint="eastAsia" w:cs="宋体"/>
                <w:szCs w:val="21"/>
                <w:lang w:val="en-US" w:eastAsia="zh-CN"/>
              </w:rPr>
            </w:pPr>
            <w:r>
              <w:rPr>
                <w:rFonts w:hint="eastAsia" w:cs="宋体"/>
                <w:szCs w:val="21"/>
                <w:lang w:val="en-US" w:eastAsia="zh-CN"/>
              </w:rPr>
              <w:t>A1102-交通安全</w:t>
            </w:r>
          </w:p>
          <w:p>
            <w:pPr>
              <w:spacing w:line="240" w:lineRule="auto"/>
              <w:jc w:val="both"/>
              <w:rPr>
                <w:rFonts w:hint="eastAsia" w:cs="宋体"/>
                <w:szCs w:val="21"/>
                <w:lang w:val="en-US" w:eastAsia="zh-CN"/>
              </w:rPr>
            </w:pPr>
            <w:r>
              <w:rPr>
                <w:rFonts w:hint="eastAsia" w:cs="宋体"/>
                <w:szCs w:val="21"/>
                <w:lang w:val="en-US" w:eastAsia="zh-CN"/>
              </w:rPr>
              <w:t>A1103-机电</w:t>
            </w:r>
          </w:p>
          <w:p>
            <w:pPr>
              <w:spacing w:line="240" w:lineRule="auto"/>
              <w:jc w:val="both"/>
              <w:rPr>
                <w:rFonts w:hint="eastAsia" w:cs="宋体"/>
                <w:szCs w:val="21"/>
                <w:lang w:val="en-US" w:eastAsia="zh-CN"/>
              </w:rPr>
            </w:pPr>
            <w:r>
              <w:rPr>
                <w:rFonts w:hint="eastAsia" w:cs="宋体"/>
                <w:szCs w:val="21"/>
                <w:lang w:val="en-US" w:eastAsia="zh-CN"/>
              </w:rPr>
              <w:t>A1104-路面</w:t>
            </w:r>
          </w:p>
          <w:p>
            <w:pPr>
              <w:spacing w:line="240" w:lineRule="auto"/>
              <w:jc w:val="both"/>
              <w:rPr>
                <w:rFonts w:hint="eastAsia" w:cs="宋体"/>
                <w:szCs w:val="21"/>
                <w:lang w:val="en-US" w:eastAsia="zh-CN"/>
              </w:rPr>
            </w:pPr>
            <w:r>
              <w:rPr>
                <w:rFonts w:hint="eastAsia" w:cs="宋体"/>
                <w:szCs w:val="21"/>
                <w:lang w:val="en-US" w:eastAsia="zh-CN"/>
              </w:rPr>
              <w:t>A1105-房建</w:t>
            </w:r>
          </w:p>
          <w:p>
            <w:pPr>
              <w:spacing w:line="240" w:lineRule="auto"/>
              <w:jc w:val="both"/>
              <w:rPr>
                <w:rFonts w:hint="eastAsia" w:cs="宋体"/>
                <w:szCs w:val="21"/>
                <w:lang w:val="en-US" w:eastAsia="zh-CN"/>
              </w:rPr>
            </w:pPr>
            <w:r>
              <w:rPr>
                <w:rFonts w:hint="eastAsia" w:cs="宋体"/>
                <w:szCs w:val="21"/>
                <w:lang w:val="en-US" w:eastAsia="zh-CN"/>
              </w:rPr>
              <w:t>A1106-绿化</w:t>
            </w:r>
          </w:p>
          <w:p>
            <w:pPr>
              <w:spacing w:line="240" w:lineRule="auto"/>
              <w:jc w:val="both"/>
              <w:rPr>
                <w:rFonts w:hint="default" w:cs="宋体"/>
                <w:szCs w:val="21"/>
                <w:lang w:val="en-US" w:eastAsia="zh-CN"/>
              </w:rPr>
            </w:pPr>
            <w:r>
              <w:rPr>
                <w:rFonts w:hint="eastAsia" w:cs="宋体"/>
                <w:szCs w:val="21"/>
                <w:lang w:val="en-US" w:eastAsia="zh-CN"/>
              </w:rPr>
              <w:t>A1107-其他</w:t>
            </w:r>
          </w:p>
          <w:p>
            <w:pPr>
              <w:spacing w:line="240" w:lineRule="auto"/>
              <w:jc w:val="both"/>
              <w:rPr>
                <w:rFonts w:hint="eastAsia" w:cs="宋体"/>
                <w:szCs w:val="21"/>
                <w:lang w:val="en-US" w:eastAsia="zh-CN"/>
              </w:rPr>
            </w:pPr>
            <w:r>
              <w:rPr>
                <w:rFonts w:hint="eastAsia" w:cs="宋体"/>
                <w:szCs w:val="21"/>
                <w:lang w:val="en-US" w:eastAsia="zh-CN"/>
              </w:rPr>
              <w:t>A1201-公路</w:t>
            </w:r>
          </w:p>
          <w:p>
            <w:pPr>
              <w:spacing w:line="240" w:lineRule="auto"/>
              <w:jc w:val="both"/>
              <w:rPr>
                <w:rFonts w:hint="eastAsia" w:cs="宋体"/>
                <w:szCs w:val="21"/>
                <w:lang w:val="en-US" w:eastAsia="zh-CN"/>
              </w:rPr>
            </w:pPr>
            <w:r>
              <w:rPr>
                <w:rFonts w:hint="eastAsia" w:cs="宋体"/>
                <w:szCs w:val="21"/>
                <w:lang w:val="en-US" w:eastAsia="zh-CN"/>
              </w:rPr>
              <w:t>A1202-房建</w:t>
            </w:r>
          </w:p>
          <w:p>
            <w:pPr>
              <w:spacing w:line="240" w:lineRule="auto"/>
              <w:jc w:val="both"/>
              <w:rPr>
                <w:rFonts w:hint="eastAsia" w:cs="宋体"/>
                <w:szCs w:val="21"/>
                <w:lang w:val="en-US" w:eastAsia="zh-CN"/>
              </w:rPr>
            </w:pPr>
            <w:r>
              <w:rPr>
                <w:rFonts w:hint="eastAsia" w:cs="宋体"/>
                <w:szCs w:val="21"/>
                <w:lang w:val="en-US" w:eastAsia="zh-CN"/>
              </w:rPr>
              <w:t>A1203-机电</w:t>
            </w:r>
          </w:p>
          <w:p>
            <w:pPr>
              <w:spacing w:line="240" w:lineRule="auto"/>
              <w:jc w:val="both"/>
              <w:rPr>
                <w:rFonts w:hint="eastAsia" w:cs="宋体"/>
                <w:szCs w:val="21"/>
                <w:lang w:val="en-US" w:eastAsia="zh-CN"/>
              </w:rPr>
            </w:pPr>
            <w:r>
              <w:rPr>
                <w:rFonts w:hint="eastAsia" w:cs="宋体"/>
                <w:szCs w:val="21"/>
                <w:lang w:val="en-US" w:eastAsia="zh-CN"/>
              </w:rPr>
              <w:t>A1204-咨询服务</w:t>
            </w:r>
          </w:p>
          <w:p>
            <w:pPr>
              <w:spacing w:line="240" w:lineRule="auto"/>
              <w:jc w:val="both"/>
              <w:rPr>
                <w:rFonts w:hint="default" w:cs="宋体"/>
                <w:szCs w:val="21"/>
                <w:lang w:val="en-US" w:eastAsia="zh-CN"/>
              </w:rPr>
            </w:pPr>
            <w:r>
              <w:rPr>
                <w:rFonts w:hint="eastAsia" w:cs="宋体"/>
                <w:szCs w:val="21"/>
                <w:lang w:val="en-US" w:eastAsia="zh-CN"/>
              </w:rPr>
              <w:t>A1205-其他</w:t>
            </w:r>
          </w:p>
          <w:p>
            <w:pPr>
              <w:spacing w:line="240" w:lineRule="auto"/>
              <w:jc w:val="both"/>
              <w:rPr>
                <w:rFonts w:hint="eastAsia" w:cs="宋体"/>
                <w:szCs w:val="21"/>
                <w:lang w:val="en-US" w:eastAsia="zh-CN"/>
              </w:rPr>
            </w:pPr>
            <w:r>
              <w:rPr>
                <w:rFonts w:hint="eastAsia" w:cs="宋体"/>
                <w:szCs w:val="21"/>
                <w:lang w:val="en-US" w:eastAsia="zh-CN"/>
              </w:rPr>
              <w:t>A1301-监理</w:t>
            </w:r>
          </w:p>
          <w:p>
            <w:pPr>
              <w:spacing w:line="240" w:lineRule="auto"/>
              <w:jc w:val="both"/>
              <w:rPr>
                <w:rFonts w:hint="eastAsia" w:cs="宋体"/>
                <w:szCs w:val="21"/>
                <w:lang w:val="en-US" w:eastAsia="zh-CN"/>
              </w:rPr>
            </w:pPr>
            <w:r>
              <w:rPr>
                <w:rFonts w:hint="eastAsia" w:cs="宋体"/>
                <w:szCs w:val="21"/>
                <w:lang w:val="en-US" w:eastAsia="zh-CN"/>
              </w:rPr>
              <w:t>A1302-勘察</w:t>
            </w:r>
          </w:p>
          <w:p>
            <w:pPr>
              <w:spacing w:line="240" w:lineRule="auto"/>
              <w:jc w:val="both"/>
              <w:rPr>
                <w:rFonts w:hint="eastAsia" w:cs="宋体"/>
                <w:szCs w:val="21"/>
                <w:lang w:val="en-US" w:eastAsia="zh-CN"/>
              </w:rPr>
            </w:pPr>
            <w:r>
              <w:rPr>
                <w:rFonts w:hint="eastAsia" w:cs="宋体"/>
                <w:szCs w:val="21"/>
                <w:lang w:val="en-US" w:eastAsia="zh-CN"/>
              </w:rPr>
              <w:t>A1303-勘察设计</w:t>
            </w:r>
          </w:p>
          <w:p>
            <w:pPr>
              <w:spacing w:line="240" w:lineRule="auto"/>
              <w:jc w:val="both"/>
              <w:rPr>
                <w:rFonts w:hint="eastAsia" w:cs="宋体"/>
                <w:szCs w:val="21"/>
                <w:lang w:val="en-US" w:eastAsia="zh-CN"/>
              </w:rPr>
            </w:pPr>
            <w:r>
              <w:rPr>
                <w:rFonts w:hint="eastAsia" w:cs="宋体"/>
                <w:szCs w:val="21"/>
                <w:lang w:val="en-US" w:eastAsia="zh-CN"/>
              </w:rPr>
              <w:t>A1304-施工</w:t>
            </w:r>
          </w:p>
          <w:p>
            <w:pPr>
              <w:spacing w:line="240" w:lineRule="auto"/>
              <w:jc w:val="both"/>
              <w:rPr>
                <w:rFonts w:hint="eastAsia" w:cs="宋体"/>
                <w:szCs w:val="21"/>
                <w:lang w:val="en-US" w:eastAsia="zh-CN"/>
              </w:rPr>
            </w:pPr>
            <w:r>
              <w:rPr>
                <w:rFonts w:hint="eastAsia" w:cs="宋体"/>
                <w:szCs w:val="21"/>
                <w:lang w:val="en-US" w:eastAsia="zh-CN"/>
              </w:rPr>
              <w:t>A1305-设计</w:t>
            </w:r>
          </w:p>
          <w:p>
            <w:pPr>
              <w:spacing w:line="240" w:lineRule="auto"/>
              <w:jc w:val="both"/>
              <w:rPr>
                <w:rFonts w:hint="eastAsia" w:cs="宋体"/>
                <w:szCs w:val="21"/>
                <w:lang w:val="en-US" w:eastAsia="zh-CN"/>
              </w:rPr>
            </w:pPr>
            <w:r>
              <w:rPr>
                <w:rFonts w:hint="eastAsia" w:cs="宋体"/>
                <w:szCs w:val="21"/>
                <w:lang w:val="en-US" w:eastAsia="zh-CN"/>
              </w:rPr>
              <w:t>A1306-货物</w:t>
            </w:r>
          </w:p>
          <w:p>
            <w:pPr>
              <w:spacing w:line="240" w:lineRule="auto"/>
              <w:jc w:val="both"/>
              <w:rPr>
                <w:rFonts w:hint="eastAsia" w:cs="宋体"/>
                <w:szCs w:val="21"/>
                <w:lang w:val="en-US" w:eastAsia="zh-CN"/>
              </w:rPr>
            </w:pPr>
            <w:r>
              <w:rPr>
                <w:rFonts w:hint="eastAsia" w:cs="宋体"/>
                <w:szCs w:val="21"/>
                <w:lang w:val="en-US" w:eastAsia="zh-CN"/>
              </w:rPr>
              <w:t>A1307-设备</w:t>
            </w:r>
          </w:p>
          <w:p>
            <w:pPr>
              <w:spacing w:line="240" w:lineRule="auto"/>
              <w:jc w:val="both"/>
              <w:rPr>
                <w:rFonts w:hint="eastAsia" w:cs="宋体"/>
                <w:szCs w:val="21"/>
                <w:lang w:val="en-US" w:eastAsia="zh-CN"/>
              </w:rPr>
            </w:pPr>
            <w:r>
              <w:rPr>
                <w:rFonts w:hint="eastAsia" w:cs="宋体"/>
                <w:szCs w:val="21"/>
                <w:lang w:val="en-US" w:eastAsia="zh-CN"/>
              </w:rPr>
              <w:t>A1308-工程审计</w:t>
            </w:r>
          </w:p>
          <w:p>
            <w:pPr>
              <w:spacing w:line="240" w:lineRule="auto"/>
              <w:jc w:val="both"/>
              <w:rPr>
                <w:rFonts w:hint="eastAsia" w:cs="宋体"/>
                <w:szCs w:val="21"/>
                <w:lang w:val="en-US" w:eastAsia="zh-CN"/>
              </w:rPr>
            </w:pPr>
            <w:r>
              <w:rPr>
                <w:rFonts w:hint="eastAsia" w:cs="宋体"/>
                <w:szCs w:val="21"/>
                <w:lang w:val="en-US" w:eastAsia="zh-CN"/>
              </w:rPr>
              <w:t>A1309-检测检验</w:t>
            </w:r>
          </w:p>
          <w:p>
            <w:pPr>
              <w:spacing w:line="240" w:lineRule="auto"/>
              <w:jc w:val="both"/>
              <w:rPr>
                <w:rFonts w:hint="default"/>
                <w:color w:val="auto"/>
                <w:sz w:val="18"/>
                <w:szCs w:val="18"/>
                <w:vertAlign w:val="baseline"/>
                <w:lang w:val="en-US" w:eastAsia="zh-CN"/>
              </w:rPr>
            </w:pPr>
            <w:r>
              <w:rPr>
                <w:rFonts w:hint="eastAsia" w:cs="宋体"/>
                <w:szCs w:val="21"/>
                <w:lang w:val="en-US" w:eastAsia="zh-CN"/>
              </w:rPr>
              <w:t>A1310-其他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vAlign w:val="top"/>
          </w:tcPr>
          <w:p>
            <w:pPr>
              <w:spacing w:line="240" w:lineRule="auto"/>
              <w:jc w:val="center"/>
              <w:rPr>
                <w:rFonts w:hint="eastAsia" w:ascii="Times New Roman" w:hAnsi="Times New Roman" w:eastAsia="宋体" w:cs="宋体"/>
                <w:kern w:val="2"/>
                <w:sz w:val="21"/>
                <w:szCs w:val="21"/>
                <w:lang w:val="en-US" w:eastAsia="zh-CN" w:bidi="ar-SA"/>
              </w:rPr>
            </w:pPr>
            <w:r>
              <w:rPr>
                <w:rFonts w:hint="eastAsia" w:cs="宋体"/>
                <w:szCs w:val="21"/>
              </w:rPr>
              <w:t>C-服务</w:t>
            </w:r>
          </w:p>
        </w:tc>
        <w:tc>
          <w:tcPr>
            <w:tcW w:w="2693" w:type="dxa"/>
            <w:vAlign w:val="top"/>
          </w:tcPr>
          <w:p>
            <w:pPr>
              <w:spacing w:line="240" w:lineRule="auto"/>
              <w:jc w:val="center"/>
              <w:rPr>
                <w:rFonts w:cs="宋体"/>
                <w:szCs w:val="21"/>
              </w:rPr>
            </w:pPr>
            <w:r>
              <w:rPr>
                <w:rFonts w:hint="eastAsia" w:cs="宋体"/>
                <w:szCs w:val="21"/>
              </w:rPr>
              <w:t>13 招标代理服务</w:t>
            </w:r>
          </w:p>
          <w:p>
            <w:pPr>
              <w:spacing w:line="240" w:lineRule="auto"/>
              <w:ind w:firstLine="181" w:firstLineChars="0"/>
              <w:jc w:val="center"/>
              <w:rPr>
                <w:rFonts w:ascii="Times New Roman" w:hAnsi="Times New Roman" w:eastAsia="宋体" w:cs="宋体"/>
                <w:kern w:val="2"/>
                <w:sz w:val="21"/>
                <w:szCs w:val="21"/>
                <w:lang w:val="en-US" w:eastAsia="zh-CN" w:bidi="ar-SA"/>
              </w:rPr>
            </w:pPr>
          </w:p>
        </w:tc>
        <w:tc>
          <w:tcPr>
            <w:tcW w:w="3029" w:type="dxa"/>
            <w:vAlign w:val="center"/>
          </w:tcPr>
          <w:p>
            <w:pPr>
              <w:spacing w:line="240" w:lineRule="auto"/>
              <w:jc w:val="both"/>
              <w:rPr>
                <w:rFonts w:cs="宋体"/>
                <w:szCs w:val="21"/>
              </w:rPr>
            </w:pPr>
            <w:r>
              <w:rPr>
                <w:rFonts w:hint="eastAsia" w:cs="宋体"/>
                <w:szCs w:val="21"/>
              </w:rPr>
              <w:t>01 工程类代理</w:t>
            </w:r>
          </w:p>
          <w:p>
            <w:pPr>
              <w:spacing w:line="240" w:lineRule="auto"/>
              <w:jc w:val="both"/>
              <w:rPr>
                <w:rFonts w:cs="宋体"/>
                <w:szCs w:val="21"/>
              </w:rPr>
            </w:pPr>
            <w:r>
              <w:rPr>
                <w:rFonts w:hint="eastAsia" w:cs="宋体"/>
                <w:szCs w:val="21"/>
              </w:rPr>
              <w:t>02 货物类代理</w:t>
            </w:r>
          </w:p>
          <w:p>
            <w:pPr>
              <w:spacing w:line="240" w:lineRule="auto"/>
              <w:jc w:val="both"/>
              <w:rPr>
                <w:rFonts w:cs="宋体"/>
                <w:szCs w:val="21"/>
              </w:rPr>
            </w:pPr>
            <w:r>
              <w:rPr>
                <w:rFonts w:hint="eastAsia" w:cs="宋体"/>
                <w:szCs w:val="21"/>
              </w:rPr>
              <w:t>03 服务类代理</w:t>
            </w:r>
          </w:p>
          <w:p>
            <w:pPr>
              <w:spacing w:line="240" w:lineRule="auto"/>
              <w:jc w:val="both"/>
              <w:rPr>
                <w:rFonts w:cs="宋体"/>
                <w:szCs w:val="21"/>
              </w:rPr>
            </w:pPr>
            <w:r>
              <w:rPr>
                <w:rFonts w:hint="eastAsia" w:cs="宋体"/>
                <w:szCs w:val="21"/>
              </w:rPr>
              <w:t>04 产权类代理</w:t>
            </w:r>
          </w:p>
          <w:p>
            <w:pPr>
              <w:spacing w:line="240" w:lineRule="auto"/>
              <w:jc w:val="both"/>
              <w:rPr>
                <w:rFonts w:hint="eastAsia" w:ascii="Times New Roman" w:hAnsi="Times New Roman" w:eastAsia="宋体" w:cs="宋体"/>
                <w:kern w:val="2"/>
                <w:sz w:val="21"/>
                <w:szCs w:val="21"/>
                <w:lang w:val="en-US" w:eastAsia="zh-CN" w:bidi="ar-SA"/>
              </w:rPr>
            </w:pPr>
            <w:r>
              <w:rPr>
                <w:rFonts w:hint="eastAsia" w:cs="宋体"/>
                <w:szCs w:val="21"/>
              </w:rPr>
              <w:t>05 土地类代理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tcPr>
          <w:p>
            <w:pPr>
              <w:spacing w:line="240" w:lineRule="auto"/>
              <w:jc w:val="center"/>
              <w:rPr>
                <w:rFonts w:cs="宋体"/>
                <w:szCs w:val="21"/>
              </w:rPr>
            </w:pPr>
            <w:r>
              <w:rPr>
                <w:rFonts w:hint="eastAsia" w:cs="宋体"/>
                <w:szCs w:val="21"/>
              </w:rPr>
              <w:t>D-产权</w:t>
            </w:r>
          </w:p>
        </w:tc>
        <w:tc>
          <w:tcPr>
            <w:tcW w:w="2693" w:type="dxa"/>
          </w:tcPr>
          <w:p>
            <w:pPr>
              <w:spacing w:line="240" w:lineRule="auto"/>
              <w:jc w:val="center"/>
              <w:rPr>
                <w:rFonts w:cs="宋体"/>
                <w:szCs w:val="21"/>
              </w:rPr>
            </w:pPr>
            <w:r>
              <w:rPr>
                <w:rFonts w:hint="eastAsia" w:cs="宋体"/>
                <w:szCs w:val="21"/>
              </w:rPr>
              <w:t>另行制定</w:t>
            </w:r>
          </w:p>
        </w:tc>
        <w:tc>
          <w:tcPr>
            <w:tcW w:w="3029" w:type="dxa"/>
            <w:vAlign w:val="center"/>
          </w:tcPr>
          <w:p>
            <w:pPr>
              <w:spacing w:line="240" w:lineRule="auto"/>
              <w:jc w:val="both"/>
              <w:rPr>
                <w:rFonts w:cs="宋体"/>
                <w:szCs w:val="21"/>
              </w:rPr>
            </w:pPr>
            <w:r>
              <w:rPr>
                <w:rFonts w:hint="eastAsia" w:cs="宋体"/>
                <w:szCs w:val="21"/>
              </w:rPr>
              <w:t>另行制定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6" w:type="dxa"/>
          </w:tcPr>
          <w:p>
            <w:pPr>
              <w:spacing w:line="240" w:lineRule="auto"/>
              <w:jc w:val="center"/>
              <w:rPr>
                <w:rFonts w:cs="宋体"/>
                <w:szCs w:val="21"/>
              </w:rPr>
            </w:pPr>
            <w:r>
              <w:rPr>
                <w:rFonts w:hint="eastAsia" w:cs="宋体"/>
                <w:szCs w:val="21"/>
              </w:rPr>
              <w:t>E-土地</w:t>
            </w:r>
          </w:p>
        </w:tc>
        <w:tc>
          <w:tcPr>
            <w:tcW w:w="2693" w:type="dxa"/>
          </w:tcPr>
          <w:p>
            <w:pPr>
              <w:spacing w:line="240" w:lineRule="auto"/>
              <w:jc w:val="center"/>
              <w:rPr>
                <w:rFonts w:cs="宋体"/>
                <w:szCs w:val="21"/>
              </w:rPr>
            </w:pPr>
            <w:r>
              <w:rPr>
                <w:rFonts w:hint="eastAsia" w:cs="宋体"/>
                <w:szCs w:val="21"/>
              </w:rPr>
              <w:t>另行制定</w:t>
            </w:r>
          </w:p>
        </w:tc>
        <w:tc>
          <w:tcPr>
            <w:tcW w:w="3029" w:type="dxa"/>
            <w:vAlign w:val="center"/>
          </w:tcPr>
          <w:p>
            <w:pPr>
              <w:spacing w:line="240" w:lineRule="auto"/>
              <w:jc w:val="both"/>
              <w:rPr>
                <w:rFonts w:cs="宋体"/>
                <w:szCs w:val="21"/>
              </w:rPr>
            </w:pPr>
            <w:r>
              <w:rPr>
                <w:rFonts w:hint="eastAsia" w:cs="宋体"/>
                <w:szCs w:val="21"/>
              </w:rPr>
              <w:t>另行制定</w:t>
            </w:r>
          </w:p>
        </w:tc>
      </w:tr>
    </w:tbl>
    <w:p>
      <w:pPr>
        <w:spacing w:line="240" w:lineRule="auto"/>
        <w:ind w:firstLine="420" w:firstLineChars="200"/>
        <w:rPr>
          <w:rFonts w:cs="宋体"/>
          <w:szCs w:val="21"/>
          <w:lang w:bidi="en-US"/>
        </w:rPr>
      </w:pPr>
      <w:r>
        <w:rPr>
          <w:rFonts w:hint="eastAsia" w:cs="宋体"/>
          <w:szCs w:val="21"/>
          <w:lang w:bidi="en-US"/>
        </w:rPr>
        <w:t>（4）第四级2位，对应《公共资源交易评标专家专业分类标准》的三级类别，如果没有四级类别可以使用00补充，例如</w:t>
      </w:r>
      <w:r>
        <w:rPr>
          <w:rFonts w:hint="eastAsia"/>
        </w:rPr>
        <w:t>下表</w:t>
      </w:r>
      <w:r>
        <w:rPr>
          <w:rFonts w:hint="eastAsia" w:cs="宋体"/>
          <w:szCs w:val="21"/>
          <w:lang w:bidi="en-US"/>
        </w:rPr>
        <w:t>所示：</w:t>
      </w:r>
    </w:p>
    <w:p>
      <w:pPr>
        <w:spacing w:line="240" w:lineRule="auto"/>
        <w:jc w:val="center"/>
        <w:rPr>
          <w:rFonts w:cs="宋体"/>
          <w:szCs w:val="21"/>
          <w:lang w:bidi="en-US"/>
        </w:rPr>
      </w:pPr>
      <w:r>
        <w:rPr>
          <w:rFonts w:hint="eastAsia" w:cs="宋体"/>
          <w:b/>
          <w:szCs w:val="21"/>
          <w:lang w:bidi="en-US"/>
        </w:rPr>
        <w:t>标段（包）分类四级代码表</w:t>
      </w:r>
    </w:p>
    <w:tbl>
      <w:tblPr>
        <w:tblStyle w:val="13"/>
        <w:tblW w:w="85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47"/>
        <w:gridCol w:w="2286"/>
        <w:gridCol w:w="2396"/>
        <w:gridCol w:w="22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shd w:val="clear" w:color="auto" w:fill="BFBFBF"/>
          </w:tcPr>
          <w:p>
            <w:pPr>
              <w:spacing w:line="240" w:lineRule="auto"/>
              <w:jc w:val="center"/>
              <w:rPr>
                <w:rFonts w:cs="宋体"/>
                <w:szCs w:val="21"/>
              </w:rPr>
            </w:pPr>
            <w:r>
              <w:rPr>
                <w:rFonts w:hint="eastAsia" w:cs="宋体"/>
                <w:szCs w:val="21"/>
              </w:rPr>
              <w:t>一级类别</w:t>
            </w:r>
          </w:p>
        </w:tc>
        <w:tc>
          <w:tcPr>
            <w:tcW w:w="2286" w:type="dxa"/>
            <w:shd w:val="clear" w:color="auto" w:fill="BFBFBF"/>
          </w:tcPr>
          <w:p>
            <w:pPr>
              <w:spacing w:line="240" w:lineRule="auto"/>
              <w:jc w:val="center"/>
              <w:rPr>
                <w:rFonts w:cs="宋体"/>
                <w:szCs w:val="21"/>
              </w:rPr>
            </w:pPr>
            <w:r>
              <w:rPr>
                <w:rFonts w:hint="eastAsia" w:cs="宋体"/>
                <w:szCs w:val="21"/>
              </w:rPr>
              <w:t>二级类别</w:t>
            </w:r>
          </w:p>
        </w:tc>
        <w:tc>
          <w:tcPr>
            <w:tcW w:w="2396" w:type="dxa"/>
            <w:shd w:val="clear" w:color="auto" w:fill="BFBFBF"/>
          </w:tcPr>
          <w:p>
            <w:pPr>
              <w:spacing w:line="240" w:lineRule="auto"/>
              <w:jc w:val="center"/>
              <w:rPr>
                <w:rFonts w:cs="宋体"/>
                <w:szCs w:val="21"/>
              </w:rPr>
            </w:pPr>
            <w:r>
              <w:rPr>
                <w:rFonts w:hint="eastAsia" w:cs="宋体"/>
                <w:szCs w:val="21"/>
              </w:rPr>
              <w:t>三级类别</w:t>
            </w:r>
          </w:p>
        </w:tc>
        <w:tc>
          <w:tcPr>
            <w:tcW w:w="2299" w:type="dxa"/>
            <w:shd w:val="clear" w:color="auto" w:fill="BFBFBF"/>
          </w:tcPr>
          <w:p>
            <w:pPr>
              <w:spacing w:line="240" w:lineRule="auto"/>
              <w:jc w:val="center"/>
              <w:rPr>
                <w:rFonts w:cs="宋体"/>
                <w:szCs w:val="21"/>
              </w:rPr>
            </w:pPr>
            <w:r>
              <w:rPr>
                <w:rFonts w:hint="eastAsia" w:cs="宋体"/>
                <w:szCs w:val="21"/>
              </w:rPr>
              <w:t>四级类别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tcPr>
          <w:p>
            <w:pPr>
              <w:spacing w:line="240" w:lineRule="auto"/>
              <w:jc w:val="center"/>
              <w:rPr>
                <w:rFonts w:cs="宋体"/>
                <w:szCs w:val="21"/>
              </w:rPr>
            </w:pPr>
            <w:r>
              <w:rPr>
                <w:rFonts w:hint="eastAsia" w:cs="宋体"/>
                <w:szCs w:val="21"/>
              </w:rPr>
              <w:t>C-服务</w:t>
            </w:r>
          </w:p>
        </w:tc>
        <w:tc>
          <w:tcPr>
            <w:tcW w:w="2286" w:type="dxa"/>
          </w:tcPr>
          <w:p>
            <w:pPr>
              <w:spacing w:line="240" w:lineRule="auto"/>
              <w:jc w:val="center"/>
              <w:rPr>
                <w:rFonts w:cs="宋体"/>
                <w:szCs w:val="21"/>
              </w:rPr>
            </w:pPr>
            <w:r>
              <w:rPr>
                <w:rFonts w:hint="eastAsia" w:cs="宋体"/>
                <w:szCs w:val="21"/>
              </w:rPr>
              <w:t>13 招标代理服务</w:t>
            </w:r>
          </w:p>
        </w:tc>
        <w:tc>
          <w:tcPr>
            <w:tcW w:w="2396" w:type="dxa"/>
          </w:tcPr>
          <w:p>
            <w:pPr>
              <w:spacing w:line="240" w:lineRule="auto"/>
              <w:jc w:val="center"/>
              <w:rPr>
                <w:rFonts w:cs="宋体"/>
                <w:szCs w:val="21"/>
              </w:rPr>
            </w:pPr>
            <w:r>
              <w:rPr>
                <w:rFonts w:hint="eastAsia" w:cs="宋体"/>
                <w:szCs w:val="21"/>
              </w:rPr>
              <w:t>01 工程类代理</w:t>
            </w:r>
          </w:p>
          <w:p>
            <w:pPr>
              <w:spacing w:line="240" w:lineRule="auto"/>
              <w:jc w:val="center"/>
              <w:rPr>
                <w:rFonts w:cs="宋体"/>
                <w:szCs w:val="21"/>
              </w:rPr>
            </w:pPr>
            <w:r>
              <w:rPr>
                <w:rFonts w:hint="eastAsia" w:cs="宋体"/>
                <w:szCs w:val="21"/>
              </w:rPr>
              <w:t>02 货物类代理</w:t>
            </w:r>
          </w:p>
          <w:p>
            <w:pPr>
              <w:spacing w:line="240" w:lineRule="auto"/>
              <w:jc w:val="center"/>
              <w:rPr>
                <w:rFonts w:cs="宋体"/>
                <w:szCs w:val="21"/>
              </w:rPr>
            </w:pPr>
            <w:r>
              <w:rPr>
                <w:rFonts w:hint="eastAsia" w:cs="宋体"/>
                <w:szCs w:val="21"/>
              </w:rPr>
              <w:t>03 服务类代理</w:t>
            </w:r>
          </w:p>
          <w:p>
            <w:pPr>
              <w:spacing w:line="240" w:lineRule="auto"/>
              <w:jc w:val="center"/>
              <w:rPr>
                <w:rFonts w:cs="宋体"/>
                <w:szCs w:val="21"/>
              </w:rPr>
            </w:pPr>
            <w:r>
              <w:rPr>
                <w:rFonts w:hint="eastAsia" w:cs="宋体"/>
                <w:szCs w:val="21"/>
              </w:rPr>
              <w:t>04 产权类代理</w:t>
            </w:r>
          </w:p>
          <w:p>
            <w:pPr>
              <w:spacing w:line="240" w:lineRule="auto"/>
              <w:jc w:val="center"/>
              <w:rPr>
                <w:rFonts w:cs="宋体"/>
                <w:szCs w:val="21"/>
              </w:rPr>
            </w:pPr>
            <w:r>
              <w:rPr>
                <w:rFonts w:hint="eastAsia" w:cs="宋体"/>
                <w:szCs w:val="21"/>
              </w:rPr>
              <w:t>05 土地类代理</w:t>
            </w:r>
          </w:p>
        </w:tc>
        <w:tc>
          <w:tcPr>
            <w:tcW w:w="2299" w:type="dxa"/>
          </w:tcPr>
          <w:p>
            <w:pPr>
              <w:spacing w:line="240" w:lineRule="auto"/>
              <w:jc w:val="left"/>
              <w:rPr>
                <w:rFonts w:cs="宋体"/>
                <w:szCs w:val="21"/>
              </w:rPr>
            </w:pPr>
            <w:r>
              <w:rPr>
                <w:rFonts w:hint="eastAsia" w:cs="宋体"/>
                <w:szCs w:val="21"/>
              </w:rPr>
              <w:t>01中央投资项目</w:t>
            </w:r>
          </w:p>
          <w:p>
            <w:pPr>
              <w:spacing w:line="240" w:lineRule="auto"/>
              <w:jc w:val="left"/>
              <w:rPr>
                <w:rFonts w:cs="宋体"/>
                <w:szCs w:val="21"/>
              </w:rPr>
            </w:pPr>
            <w:r>
              <w:rPr>
                <w:rFonts w:hint="eastAsia" w:cs="宋体"/>
                <w:szCs w:val="21"/>
              </w:rPr>
              <w:t>02 政府采购项目</w:t>
            </w:r>
          </w:p>
          <w:p>
            <w:pPr>
              <w:spacing w:line="240" w:lineRule="auto"/>
              <w:jc w:val="left"/>
              <w:rPr>
                <w:rFonts w:cs="宋体"/>
                <w:szCs w:val="21"/>
              </w:rPr>
            </w:pPr>
            <w:r>
              <w:rPr>
                <w:rFonts w:hint="eastAsia" w:cs="宋体"/>
                <w:szCs w:val="21"/>
              </w:rPr>
              <w:t>03机电国际招标项目</w:t>
            </w:r>
          </w:p>
          <w:p>
            <w:pPr>
              <w:spacing w:line="240" w:lineRule="auto"/>
              <w:jc w:val="left"/>
              <w:rPr>
                <w:rFonts w:cs="宋体"/>
                <w:szCs w:val="21"/>
              </w:rPr>
            </w:pPr>
            <w:r>
              <w:rPr>
                <w:rFonts w:hint="eastAsia" w:cs="宋体"/>
                <w:szCs w:val="21"/>
              </w:rPr>
              <w:t>04 通讯建设项目</w:t>
            </w:r>
          </w:p>
          <w:p>
            <w:pPr>
              <w:spacing w:line="240" w:lineRule="auto"/>
              <w:jc w:val="left"/>
              <w:rPr>
                <w:rFonts w:cs="宋体"/>
                <w:szCs w:val="21"/>
              </w:rPr>
            </w:pPr>
            <w:r>
              <w:rPr>
                <w:rFonts w:hint="eastAsia" w:cs="宋体"/>
                <w:szCs w:val="21"/>
              </w:rPr>
              <w:t>05 其他</w:t>
            </w:r>
          </w:p>
          <w:p>
            <w:pPr>
              <w:spacing w:line="240" w:lineRule="auto"/>
              <w:ind w:firstLine="315" w:firstLineChars="150"/>
              <w:jc w:val="center"/>
              <w:rPr>
                <w:rFonts w:cs="宋体"/>
                <w:szCs w:val="21"/>
              </w:rPr>
            </w:pPr>
            <w:r>
              <w:rPr>
                <w:rFonts w:hint="eastAsia" w:cs="宋体"/>
                <w:szCs w:val="21"/>
              </w:rPr>
              <w:t>如果没有四级类别，可以用00补足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tcPr>
          <w:p>
            <w:pPr>
              <w:spacing w:line="240" w:lineRule="auto"/>
              <w:jc w:val="center"/>
              <w:rPr>
                <w:rFonts w:cs="宋体"/>
                <w:szCs w:val="21"/>
              </w:rPr>
            </w:pPr>
            <w:r>
              <w:rPr>
                <w:rFonts w:hint="eastAsia" w:cs="宋体"/>
                <w:szCs w:val="21"/>
              </w:rPr>
              <w:t>D-产权</w:t>
            </w:r>
          </w:p>
        </w:tc>
        <w:tc>
          <w:tcPr>
            <w:tcW w:w="2286" w:type="dxa"/>
          </w:tcPr>
          <w:p>
            <w:pPr>
              <w:spacing w:line="240" w:lineRule="auto"/>
              <w:jc w:val="center"/>
              <w:rPr>
                <w:rFonts w:cs="宋体"/>
                <w:szCs w:val="21"/>
              </w:rPr>
            </w:pPr>
            <w:r>
              <w:rPr>
                <w:rFonts w:hint="eastAsia" w:cs="宋体"/>
                <w:szCs w:val="21"/>
              </w:rPr>
              <w:t>另行制定</w:t>
            </w:r>
          </w:p>
        </w:tc>
        <w:tc>
          <w:tcPr>
            <w:tcW w:w="2396" w:type="dxa"/>
          </w:tcPr>
          <w:p>
            <w:pPr>
              <w:spacing w:line="240" w:lineRule="auto"/>
              <w:jc w:val="center"/>
              <w:rPr>
                <w:rFonts w:cs="宋体"/>
                <w:szCs w:val="21"/>
              </w:rPr>
            </w:pPr>
            <w:r>
              <w:rPr>
                <w:rFonts w:hint="eastAsia" w:cs="宋体"/>
                <w:szCs w:val="21"/>
              </w:rPr>
              <w:t>另行制定</w:t>
            </w:r>
          </w:p>
        </w:tc>
        <w:tc>
          <w:tcPr>
            <w:tcW w:w="2299" w:type="dxa"/>
          </w:tcPr>
          <w:p>
            <w:pPr>
              <w:spacing w:line="240" w:lineRule="auto"/>
              <w:jc w:val="center"/>
              <w:rPr>
                <w:rFonts w:cs="宋体"/>
                <w:szCs w:val="21"/>
              </w:rPr>
            </w:pPr>
            <w:r>
              <w:rPr>
                <w:rFonts w:hint="eastAsia" w:cs="宋体"/>
                <w:szCs w:val="21"/>
              </w:rPr>
              <w:t>另行制定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7" w:type="dxa"/>
          </w:tcPr>
          <w:p>
            <w:pPr>
              <w:spacing w:line="240" w:lineRule="auto"/>
              <w:jc w:val="center"/>
              <w:rPr>
                <w:rFonts w:cs="宋体"/>
                <w:szCs w:val="21"/>
              </w:rPr>
            </w:pPr>
            <w:r>
              <w:rPr>
                <w:rFonts w:hint="eastAsia" w:cs="宋体"/>
                <w:szCs w:val="21"/>
              </w:rPr>
              <w:t>E-土地</w:t>
            </w:r>
          </w:p>
        </w:tc>
        <w:tc>
          <w:tcPr>
            <w:tcW w:w="2286" w:type="dxa"/>
          </w:tcPr>
          <w:p>
            <w:pPr>
              <w:spacing w:line="240" w:lineRule="auto"/>
              <w:jc w:val="center"/>
              <w:rPr>
                <w:rFonts w:cs="宋体"/>
                <w:szCs w:val="21"/>
              </w:rPr>
            </w:pPr>
            <w:r>
              <w:rPr>
                <w:rFonts w:hint="eastAsia" w:cs="宋体"/>
                <w:szCs w:val="21"/>
              </w:rPr>
              <w:t>另行制定</w:t>
            </w:r>
          </w:p>
        </w:tc>
        <w:tc>
          <w:tcPr>
            <w:tcW w:w="2396" w:type="dxa"/>
          </w:tcPr>
          <w:p>
            <w:pPr>
              <w:spacing w:line="240" w:lineRule="auto"/>
              <w:jc w:val="center"/>
              <w:rPr>
                <w:rFonts w:cs="宋体"/>
                <w:szCs w:val="21"/>
              </w:rPr>
            </w:pPr>
            <w:r>
              <w:rPr>
                <w:rFonts w:hint="eastAsia" w:cs="宋体"/>
                <w:szCs w:val="21"/>
              </w:rPr>
              <w:t>另行制定</w:t>
            </w:r>
          </w:p>
        </w:tc>
        <w:tc>
          <w:tcPr>
            <w:tcW w:w="2299" w:type="dxa"/>
          </w:tcPr>
          <w:p>
            <w:pPr>
              <w:spacing w:line="240" w:lineRule="auto"/>
              <w:jc w:val="center"/>
              <w:rPr>
                <w:rFonts w:cs="宋体"/>
                <w:szCs w:val="21"/>
              </w:rPr>
            </w:pPr>
            <w:r>
              <w:rPr>
                <w:rFonts w:hint="eastAsia" w:cs="宋体"/>
                <w:szCs w:val="21"/>
              </w:rPr>
              <w:t>另行制定</w:t>
            </w:r>
          </w:p>
        </w:tc>
      </w:tr>
    </w:tbl>
    <w:p/>
    <w:bookmarkEnd w:id="703"/>
    <w:bookmarkEnd w:id="704"/>
    <w:bookmarkEnd w:id="705"/>
    <w:p>
      <w:pPr>
        <w:pStyle w:val="4"/>
        <w:numPr>
          <w:ilvl w:val="2"/>
          <w:numId w:val="1"/>
        </w:numPr>
        <w:spacing w:line="240" w:lineRule="auto"/>
        <w:rPr>
          <w:rFonts w:ascii="宋体" w:hAnsi="宋体" w:cs="宋体"/>
          <w:color w:val="auto"/>
          <w:highlight w:val="none"/>
        </w:rPr>
      </w:pPr>
      <w:bookmarkStart w:id="706" w:name="_Toc30616_WPSOffice_Level3"/>
      <w:bookmarkStart w:id="707" w:name="_Toc30809"/>
      <w:bookmarkStart w:id="708" w:name="_Toc14059"/>
      <w:r>
        <w:rPr>
          <w:rFonts w:hint="eastAsia" w:ascii="宋体" w:hAnsi="宋体" w:cs="宋体"/>
          <w:color w:val="auto"/>
          <w:highlight w:val="none"/>
        </w:rPr>
        <w:t>场地类型</w:t>
      </w:r>
      <w:bookmarkEnd w:id="706"/>
      <w:bookmarkEnd w:id="707"/>
      <w:bookmarkEnd w:id="708"/>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资格审查评审室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vAlign w:val="center"/>
          </w:tcPr>
          <w:p>
            <w:pPr>
              <w:jc w:val="center"/>
              <w:rPr>
                <w:rFonts w:ascii="宋体" w:hAnsi="宋体" w:cs="宋体"/>
                <w:color w:val="auto"/>
                <w:highlight w:val="none"/>
              </w:rPr>
            </w:pPr>
            <w:r>
              <w:rPr>
                <w:rFonts w:hint="eastAsia" w:ascii="宋体" w:hAnsi="宋体" w:cs="宋体"/>
                <w:color w:val="auto"/>
                <w:highlight w:val="none"/>
              </w:rPr>
              <w:t>开标室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856" w:type="dxa"/>
            <w:vAlign w:val="center"/>
          </w:tcPr>
          <w:p>
            <w:pPr>
              <w:jc w:val="center"/>
              <w:rPr>
                <w:rFonts w:ascii="宋体" w:hAnsi="宋体" w:cs="宋体"/>
                <w:color w:val="auto"/>
                <w:highlight w:val="none"/>
              </w:rPr>
            </w:pPr>
            <w:r>
              <w:rPr>
                <w:rFonts w:hint="eastAsia" w:ascii="宋体" w:hAnsi="宋体" w:cs="宋体"/>
                <w:color w:val="auto"/>
                <w:highlight w:val="none"/>
              </w:rPr>
              <w:t>评标室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856" w:type="dxa"/>
            <w:vAlign w:val="center"/>
          </w:tcPr>
          <w:p>
            <w:pPr>
              <w:jc w:val="center"/>
              <w:rPr>
                <w:rFonts w:ascii="宋体" w:hAnsi="宋体" w:cs="宋体"/>
                <w:color w:val="auto"/>
                <w:highlight w:val="none"/>
              </w:rPr>
            </w:pPr>
            <w:r>
              <w:rPr>
                <w:rFonts w:hint="eastAsia" w:ascii="宋体" w:hAnsi="宋体" w:cs="宋体"/>
                <w:color w:val="auto"/>
                <w:highlight w:val="none"/>
              </w:rPr>
              <w:t>抽签室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856" w:type="dxa"/>
            <w:vAlign w:val="center"/>
          </w:tcPr>
          <w:p>
            <w:pPr>
              <w:jc w:val="center"/>
              <w:rPr>
                <w:rFonts w:ascii="宋体" w:hAnsi="宋体" w:cs="宋体"/>
                <w:color w:val="auto"/>
                <w:highlight w:val="none"/>
              </w:rPr>
            </w:pPr>
            <w:r>
              <w:rPr>
                <w:rFonts w:hint="eastAsia" w:ascii="宋体" w:hAnsi="宋体" w:cs="宋体"/>
                <w:color w:val="auto"/>
                <w:highlight w:val="none"/>
              </w:rPr>
              <w:t>不见面开标室</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询问类型</w:t>
      </w:r>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资格预审文件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vAlign w:val="center"/>
          </w:tcPr>
          <w:p>
            <w:pPr>
              <w:jc w:val="center"/>
              <w:rPr>
                <w:rFonts w:ascii="宋体" w:hAnsi="宋体" w:cs="宋体"/>
                <w:color w:val="auto"/>
                <w:highlight w:val="none"/>
              </w:rPr>
            </w:pPr>
            <w:r>
              <w:rPr>
                <w:rFonts w:hint="eastAsia" w:ascii="宋体" w:hAnsi="宋体" w:cs="宋体"/>
                <w:color w:val="auto"/>
                <w:highlight w:val="none"/>
              </w:rPr>
              <w:t>招标文件</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szCs w:val="21"/>
          <w:highlight w:val="none"/>
        </w:rPr>
        <w:t>预计评标耗时</w:t>
      </w:r>
    </w:p>
    <w:tbl>
      <w:tblPr>
        <w:tblStyle w:val="13"/>
        <w:tblW w:w="91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9"/>
        <w:gridCol w:w="2700"/>
        <w:gridCol w:w="1604"/>
        <w:gridCol w:w="2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69"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2700"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1604"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296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69"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270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半天</w:t>
            </w:r>
          </w:p>
        </w:tc>
        <w:tc>
          <w:tcPr>
            <w:tcW w:w="1604"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296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一天或两天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69"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270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半天或一天</w:t>
            </w:r>
          </w:p>
        </w:tc>
        <w:tc>
          <w:tcPr>
            <w:tcW w:w="1604"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296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两天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869"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270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一天</w:t>
            </w:r>
          </w:p>
        </w:tc>
        <w:tc>
          <w:tcPr>
            <w:tcW w:w="1604"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6</w:t>
            </w:r>
          </w:p>
        </w:tc>
        <w:tc>
          <w:tcPr>
            <w:tcW w:w="296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两天以上</w:t>
            </w:r>
          </w:p>
        </w:tc>
      </w:tr>
    </w:tbl>
    <w:p>
      <w:pPr>
        <w:pStyle w:val="4"/>
        <w:numPr>
          <w:ilvl w:val="2"/>
          <w:numId w:val="1"/>
        </w:numPr>
        <w:spacing w:line="240" w:lineRule="auto"/>
        <w:rPr>
          <w:rFonts w:ascii="宋体" w:hAnsi="宋体" w:cs="宋体"/>
          <w:color w:val="auto"/>
          <w:highlight w:val="none"/>
        </w:rPr>
      </w:pPr>
      <w:bookmarkStart w:id="709" w:name="_Toc10241"/>
      <w:bookmarkStart w:id="710" w:name="_Toc2815_WPSOffice_Level3"/>
      <w:bookmarkStart w:id="711" w:name="_Toc7309"/>
      <w:r>
        <w:rPr>
          <w:rFonts w:hint="eastAsia" w:ascii="宋体" w:hAnsi="宋体" w:cs="宋体"/>
          <w:color w:val="auto"/>
          <w:highlight w:val="none"/>
        </w:rPr>
        <w:t>资审结果</w:t>
      </w:r>
      <w:bookmarkEnd w:id="709"/>
      <w:bookmarkEnd w:id="710"/>
      <w:bookmarkEnd w:id="711"/>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资审通过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资审不通过</w:t>
            </w:r>
          </w:p>
        </w:tc>
      </w:tr>
    </w:tbl>
    <w:p>
      <w:pPr>
        <w:pStyle w:val="4"/>
        <w:numPr>
          <w:ilvl w:val="2"/>
          <w:numId w:val="1"/>
        </w:numPr>
        <w:spacing w:line="240" w:lineRule="auto"/>
        <w:rPr>
          <w:rFonts w:ascii="宋体" w:hAnsi="宋体" w:cs="宋体"/>
          <w:color w:val="auto"/>
          <w:highlight w:val="none"/>
        </w:rPr>
      </w:pPr>
      <w:bookmarkStart w:id="712" w:name="_Toc30009"/>
      <w:bookmarkStart w:id="713" w:name="_Toc3401"/>
      <w:bookmarkStart w:id="714" w:name="_Toc17505_WPSOffice_Level3"/>
      <w:r>
        <w:rPr>
          <w:rFonts w:hint="eastAsia" w:ascii="宋体" w:hAnsi="宋体" w:cs="宋体"/>
          <w:color w:val="auto"/>
          <w:highlight w:val="none"/>
        </w:rPr>
        <w:t>异常标段类型</w:t>
      </w:r>
      <w:bookmarkEnd w:id="712"/>
      <w:bookmarkEnd w:id="713"/>
      <w:bookmarkEnd w:id="714"/>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重新招标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终止招标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延后变更(变更招标方式)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重新评标</w:t>
            </w:r>
          </w:p>
        </w:tc>
      </w:tr>
    </w:tbl>
    <w:p>
      <w:pPr>
        <w:pStyle w:val="4"/>
        <w:numPr>
          <w:ilvl w:val="2"/>
          <w:numId w:val="1"/>
        </w:numPr>
        <w:spacing w:line="240" w:lineRule="auto"/>
        <w:rPr>
          <w:rFonts w:ascii="宋体" w:hAnsi="宋体" w:cs="宋体"/>
          <w:color w:val="auto"/>
          <w:highlight w:val="none"/>
        </w:rPr>
      </w:pPr>
      <w:bookmarkStart w:id="715" w:name="_Toc27795"/>
      <w:bookmarkStart w:id="716" w:name="_Toc4946"/>
      <w:bookmarkStart w:id="717" w:name="_Toc24065_WPSOffice_Level3"/>
      <w:r>
        <w:rPr>
          <w:rFonts w:hint="eastAsia" w:ascii="宋体" w:hAnsi="宋体" w:cs="宋体"/>
          <w:color w:val="auto"/>
          <w:highlight w:val="none"/>
        </w:rPr>
        <w:t>异议类别</w:t>
      </w:r>
      <w:bookmarkEnd w:id="715"/>
      <w:bookmarkEnd w:id="716"/>
      <w:bookmarkEnd w:id="717"/>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资格预审文件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招标文件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开标过程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资格预审结果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评标结果</w:t>
            </w:r>
          </w:p>
        </w:tc>
      </w:tr>
    </w:tbl>
    <w:p>
      <w:pPr>
        <w:pStyle w:val="4"/>
        <w:numPr>
          <w:ilvl w:val="2"/>
          <w:numId w:val="1"/>
        </w:numPr>
        <w:spacing w:line="240" w:lineRule="auto"/>
        <w:rPr>
          <w:rFonts w:ascii="宋体" w:hAnsi="宋体" w:cs="宋体"/>
          <w:color w:val="auto"/>
          <w:highlight w:val="none"/>
        </w:rPr>
      </w:pPr>
      <w:bookmarkStart w:id="718" w:name="_Toc29593"/>
      <w:bookmarkStart w:id="719" w:name="_Toc9494"/>
      <w:bookmarkStart w:id="720" w:name="_Toc21805_WPSOffice_Level3"/>
      <w:r>
        <w:rPr>
          <w:rFonts w:hint="eastAsia" w:ascii="宋体" w:hAnsi="宋体" w:cs="宋体"/>
          <w:color w:val="auto"/>
          <w:highlight w:val="none"/>
        </w:rPr>
        <w:t>达标状况</w:t>
      </w:r>
      <w:bookmarkEnd w:id="718"/>
      <w:bookmarkEnd w:id="719"/>
      <w:bookmarkEnd w:id="720"/>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721" w:name="_Toc12499_WPSOffice_Level3"/>
      <w:bookmarkStart w:id="722" w:name="_Toc6284"/>
      <w:bookmarkStart w:id="723" w:name="_Toc26525"/>
      <w:r>
        <w:rPr>
          <w:rFonts w:hint="eastAsia" w:ascii="宋体" w:hAnsi="宋体" w:cs="宋体"/>
          <w:color w:val="auto"/>
          <w:highlight w:val="none"/>
        </w:rPr>
        <w:t>抽取类别</w:t>
      </w:r>
      <w:bookmarkEnd w:id="721"/>
      <w:bookmarkEnd w:id="722"/>
      <w:bookmarkEnd w:id="723"/>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5"/>
        <w:gridCol w:w="3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85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5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本地抽取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全省抽取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55"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2</w:t>
            </w:r>
          </w:p>
        </w:tc>
        <w:tc>
          <w:tcPr>
            <w:tcW w:w="385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客场抽取</w:t>
            </w:r>
          </w:p>
        </w:tc>
      </w:tr>
    </w:tbl>
    <w:p>
      <w:pPr>
        <w:pStyle w:val="4"/>
        <w:numPr>
          <w:ilvl w:val="2"/>
          <w:numId w:val="1"/>
        </w:numPr>
        <w:spacing w:line="240" w:lineRule="auto"/>
        <w:rPr>
          <w:rFonts w:hint="eastAsia" w:ascii="宋体" w:hAnsi="宋体" w:cs="宋体"/>
          <w:color w:val="auto"/>
          <w:highlight w:val="none"/>
        </w:rPr>
      </w:pPr>
      <w:bookmarkStart w:id="724" w:name="_Toc138"/>
      <w:bookmarkStart w:id="725" w:name="_Toc29386_WPSOffice_Level3"/>
      <w:bookmarkStart w:id="726" w:name="_Toc23848"/>
      <w:bookmarkStart w:id="727" w:name="_Hlk76629121"/>
      <w:r>
        <w:rPr>
          <w:rFonts w:hint="eastAsia" w:ascii="宋体" w:hAnsi="宋体" w:cs="宋体"/>
          <w:color w:val="auto"/>
          <w:highlight w:val="none"/>
        </w:rPr>
        <w:t>抽取等级</w:t>
      </w:r>
      <w:bookmarkEnd w:id="724"/>
      <w:bookmarkEnd w:id="725"/>
      <w:bookmarkEnd w:id="726"/>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65"/>
        <w:gridCol w:w="3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4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0</w:t>
            </w:r>
          </w:p>
        </w:tc>
        <w:tc>
          <w:tcPr>
            <w:tcW w:w="384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资深评委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1</w:t>
            </w:r>
          </w:p>
        </w:tc>
        <w:tc>
          <w:tcPr>
            <w:tcW w:w="3846"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highlight w:val="none"/>
              </w:rPr>
            </w:pPr>
            <w:r>
              <w:rPr>
                <w:rFonts w:hint="eastAsia" w:ascii="宋体" w:hAnsi="宋体" w:cs="宋体"/>
                <w:color w:val="auto"/>
                <w:highlight w:val="none"/>
              </w:rPr>
              <w:t>应急评委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2</w:t>
            </w:r>
          </w:p>
        </w:tc>
        <w:tc>
          <w:tcPr>
            <w:tcW w:w="3846"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eastAsia="zh-CN"/>
              </w:rPr>
              <w:t>备选库专家</w:t>
            </w:r>
          </w:p>
        </w:tc>
      </w:tr>
      <w:bookmarkEnd w:id="727"/>
    </w:tbl>
    <w:p>
      <w:pPr>
        <w:pStyle w:val="4"/>
        <w:numPr>
          <w:ilvl w:val="2"/>
          <w:numId w:val="1"/>
        </w:numPr>
        <w:spacing w:line="240" w:lineRule="auto"/>
        <w:rPr>
          <w:rFonts w:hint="eastAsia" w:ascii="宋体" w:hAnsi="宋体" w:cs="宋体"/>
          <w:color w:val="auto"/>
          <w:highlight w:val="none"/>
        </w:rPr>
      </w:pPr>
      <w:r>
        <w:rPr>
          <w:rFonts w:hint="eastAsia" w:ascii="宋体" w:hAnsi="宋体" w:cs="宋体"/>
          <w:color w:val="auto"/>
          <w:highlight w:val="none"/>
          <w:lang w:val="en-US" w:eastAsia="zh-CN"/>
        </w:rPr>
        <w:t>投诉处理措施</w:t>
      </w:r>
    </w:p>
    <w:tbl>
      <w:tblPr>
        <w:tblStyle w:val="13"/>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65"/>
        <w:gridCol w:w="3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846" w:type="dxa"/>
            <w:shd w:val="clear" w:color="auto" w:fill="BFBFBF"/>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865"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1</w:t>
            </w:r>
          </w:p>
        </w:tc>
        <w:tc>
          <w:tcPr>
            <w:tcW w:w="3846"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项目暂停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tcBorders>
              <w:top w:val="single" w:color="000000" w:sz="4" w:space="0"/>
              <w:left w:val="single" w:color="000000" w:sz="4" w:space="0"/>
              <w:bottom w:val="single" w:color="000000" w:sz="4" w:space="0"/>
              <w:right w:val="single" w:color="000000"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2</w:t>
            </w:r>
          </w:p>
        </w:tc>
        <w:tc>
          <w:tcPr>
            <w:tcW w:w="3846"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项目终止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tcBorders>
              <w:top w:val="single" w:color="000000" w:sz="4" w:space="0"/>
              <w:left w:val="single" w:color="000000" w:sz="4" w:space="0"/>
              <w:bottom w:val="single" w:color="000000" w:sz="4" w:space="0"/>
              <w:right w:val="single" w:color="000000" w:sz="4" w:space="0"/>
            </w:tcBorders>
            <w:vAlign w:val="center"/>
          </w:tcPr>
          <w:p>
            <w:pPr>
              <w:tabs>
                <w:tab w:val="center" w:pos="1824"/>
                <w:tab w:val="left" w:pos="2762"/>
              </w:tabs>
              <w:jc w:val="left"/>
              <w:rPr>
                <w:rFonts w:hint="default"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ab/>
            </w:r>
            <w:r>
              <w:rPr>
                <w:rFonts w:hint="eastAsia" w:ascii="宋体" w:hAnsi="宋体" w:cs="宋体"/>
                <w:color w:val="auto"/>
                <w:highlight w:val="none"/>
                <w:lang w:val="en-US" w:eastAsia="zh-CN"/>
              </w:rPr>
              <w:t>3</w:t>
            </w:r>
          </w:p>
        </w:tc>
        <w:tc>
          <w:tcPr>
            <w:tcW w:w="3846"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项目流标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865" w:type="dxa"/>
            <w:tcBorders>
              <w:top w:val="single" w:color="000000" w:sz="4" w:space="0"/>
              <w:left w:val="single" w:color="000000" w:sz="4" w:space="0"/>
              <w:bottom w:val="single" w:color="000000" w:sz="4" w:space="0"/>
              <w:right w:val="single" w:color="000000" w:sz="4" w:space="0"/>
            </w:tcBorders>
            <w:vAlign w:val="center"/>
          </w:tcPr>
          <w:p>
            <w:pPr>
              <w:tabs>
                <w:tab w:val="left" w:pos="2762"/>
              </w:tabs>
              <w:jc w:val="center"/>
              <w:rPr>
                <w:rFonts w:hint="default" w:ascii="宋体" w:hAnsi="宋体" w:cs="宋体"/>
                <w:color w:val="auto"/>
                <w:highlight w:val="none"/>
                <w:lang w:val="en-US" w:eastAsia="zh-CN"/>
              </w:rPr>
            </w:pPr>
            <w:r>
              <w:rPr>
                <w:rFonts w:hint="eastAsia" w:ascii="宋体" w:hAnsi="宋体" w:cs="宋体"/>
                <w:color w:val="auto"/>
                <w:highlight w:val="none"/>
                <w:lang w:val="en-US" w:eastAsia="zh-CN"/>
              </w:rPr>
              <w:t>9</w:t>
            </w:r>
          </w:p>
        </w:tc>
        <w:tc>
          <w:tcPr>
            <w:tcW w:w="3846"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ascii="宋体" w:hAnsi="宋体" w:cs="宋体"/>
                <w:color w:val="auto"/>
                <w:highlight w:val="none"/>
                <w:lang w:val="en-US" w:eastAsia="zh-CN"/>
              </w:rPr>
            </w:pPr>
            <w:r>
              <w:rPr>
                <w:rFonts w:hint="eastAsia" w:ascii="宋体" w:hAnsi="宋体" w:cs="宋体"/>
                <w:color w:val="auto"/>
                <w:highlight w:val="none"/>
                <w:lang w:val="en-US" w:eastAsia="zh-CN"/>
              </w:rPr>
              <w:t>其他</w:t>
            </w:r>
          </w:p>
        </w:tc>
      </w:tr>
    </w:tbl>
    <w:p>
      <w:pPr>
        <w:pStyle w:val="2"/>
        <w:numPr>
          <w:ilvl w:val="0"/>
          <w:numId w:val="4"/>
        </w:numPr>
        <w:spacing w:line="240" w:lineRule="auto"/>
        <w:rPr>
          <w:rFonts w:ascii="宋体" w:hAnsi="宋体" w:cs="宋体"/>
          <w:color w:val="auto"/>
          <w:highlight w:val="none"/>
        </w:rPr>
      </w:pPr>
      <w:bookmarkStart w:id="728" w:name="_Toc24268"/>
      <w:r>
        <w:rPr>
          <w:rFonts w:hint="eastAsia" w:ascii="宋体" w:hAnsi="宋体" w:cs="宋体"/>
          <w:color w:val="auto"/>
          <w:highlight w:val="none"/>
        </w:rPr>
        <w:t>政府采购数据集</w:t>
      </w:r>
      <w:bookmarkEnd w:id="62"/>
      <w:bookmarkEnd w:id="63"/>
      <w:bookmarkEnd w:id="64"/>
      <w:bookmarkEnd w:id="728"/>
    </w:p>
    <w:p>
      <w:pPr>
        <w:pStyle w:val="3"/>
        <w:spacing w:line="240" w:lineRule="auto"/>
        <w:ind w:left="283" w:hanging="283"/>
        <w:rPr>
          <w:rFonts w:ascii="宋体" w:hAnsi="宋体" w:cs="宋体"/>
          <w:color w:val="auto"/>
          <w:highlight w:val="none"/>
        </w:rPr>
      </w:pPr>
      <w:bookmarkStart w:id="729" w:name="_Toc7122"/>
      <w:bookmarkStart w:id="730" w:name="_Toc4935_WPSOffice_Level2"/>
      <w:bookmarkStart w:id="731" w:name="_Toc11363_WPSOffice_Level2"/>
      <w:bookmarkStart w:id="732" w:name="_Toc15879"/>
      <w:bookmarkStart w:id="733" w:name="_Hlk76629132"/>
      <w:r>
        <w:rPr>
          <w:rFonts w:hint="eastAsia" w:ascii="宋体" w:hAnsi="宋体" w:cs="宋体"/>
          <w:color w:val="auto"/>
          <w:highlight w:val="none"/>
        </w:rPr>
        <w:t>项目管理</w:t>
      </w:r>
      <w:bookmarkEnd w:id="729"/>
      <w:bookmarkEnd w:id="730"/>
      <w:bookmarkEnd w:id="731"/>
      <w:bookmarkEnd w:id="732"/>
    </w:p>
    <w:bookmarkEnd w:id="733"/>
    <w:p>
      <w:pPr>
        <w:pStyle w:val="4"/>
        <w:numPr>
          <w:ilvl w:val="2"/>
          <w:numId w:val="1"/>
        </w:numPr>
        <w:spacing w:line="240" w:lineRule="auto"/>
        <w:rPr>
          <w:rFonts w:ascii="宋体" w:hAnsi="宋体" w:cs="宋体"/>
          <w:color w:val="auto"/>
          <w:highlight w:val="none"/>
        </w:rPr>
      </w:pPr>
      <w:bookmarkStart w:id="734" w:name="_Toc7674_WPSOffice_Level3"/>
      <w:r>
        <w:rPr>
          <w:rFonts w:hint="eastAsia" w:ascii="宋体" w:hAnsi="宋体" w:cs="宋体"/>
          <w:color w:val="auto"/>
          <w:highlight w:val="none"/>
        </w:rPr>
        <w:t>采购项目</w:t>
      </w:r>
      <w:bookmarkEnd w:id="734"/>
    </w:p>
    <w:tbl>
      <w:tblPr>
        <w:tblStyle w:val="13"/>
        <w:tblW w:w="14137" w:type="dxa"/>
        <w:tblInd w:w="0" w:type="dxa"/>
        <w:tblLayout w:type="fixed"/>
        <w:tblCellMar>
          <w:top w:w="0" w:type="dxa"/>
          <w:left w:w="108" w:type="dxa"/>
          <w:bottom w:w="0" w:type="dxa"/>
          <w:right w:w="108" w:type="dxa"/>
        </w:tblCellMar>
      </w:tblPr>
      <w:tblGrid>
        <w:gridCol w:w="2725"/>
        <w:gridCol w:w="3080"/>
        <w:gridCol w:w="1730"/>
        <w:gridCol w:w="994"/>
        <w:gridCol w:w="5608"/>
      </w:tblGrid>
      <w:tr>
        <w:tblPrEx>
          <w:tblCellMar>
            <w:top w:w="0" w:type="dxa"/>
            <w:left w:w="108" w:type="dxa"/>
            <w:bottom w:w="0" w:type="dxa"/>
            <w:right w:w="108" w:type="dxa"/>
          </w:tblCellMar>
        </w:tblPrEx>
        <w:trPr>
          <w:trHeight w:val="567" w:hRule="atLeast"/>
          <w:tblHeader/>
        </w:trPr>
        <w:tc>
          <w:tcPr>
            <w:tcW w:w="2725" w:type="dxa"/>
            <w:tcBorders>
              <w:top w:val="single" w:color="auto" w:sz="4" w:space="0"/>
              <w:left w:val="single" w:color="auto" w:sz="4" w:space="0"/>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080"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30"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94" w:type="dxa"/>
            <w:tcBorders>
              <w:top w:val="single" w:color="auto" w:sz="4" w:space="0"/>
              <w:left w:val="single" w:color="auto" w:sz="4" w:space="0"/>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08"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备注</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采购项目编号</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lang w:bidi="en-US"/>
              </w:rPr>
              <w:t>PURCHASE_PROJECT_COD</w:t>
            </w:r>
            <w:r>
              <w:rPr>
                <w:rFonts w:hint="eastAsia" w:ascii="宋体" w:hAnsi="宋体" w:cs="宋体"/>
                <w:color w:val="auto"/>
                <w:kern w:val="0"/>
                <w:szCs w:val="21"/>
                <w:highlight w:val="none"/>
              </w:rPr>
              <w:t>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vAlign w:val="center"/>
          </w:tcPr>
          <w:p>
            <w:pPr>
              <w:widowControl/>
              <w:rPr>
                <w:rFonts w:hint="eastAsia" w:ascii="宋体" w:hAnsi="宋体" w:eastAsia="宋体" w:cs="宋体"/>
                <w:color w:val="auto"/>
                <w:kern w:val="0"/>
                <w:szCs w:val="21"/>
                <w:highlight w:val="none"/>
                <w:lang w:eastAsia="zh-CN"/>
              </w:rPr>
            </w:pPr>
            <w:r>
              <w:rPr>
                <w:rFonts w:hint="eastAsia" w:ascii="宋体" w:hAnsi="宋体" w:cs="宋体"/>
                <w:color w:val="auto"/>
                <w:szCs w:val="21"/>
                <w:highlight w:val="none"/>
              </w:rPr>
              <w:t>自由文本，可以是数字和字母的组合</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采购项目名称</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PURCHASE_PROJECT_NAME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C..600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自由文本，项目名称必填</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统一交易标识码</w:t>
            </w:r>
          </w:p>
        </w:tc>
        <w:tc>
          <w:tcPr>
            <w:tcW w:w="308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3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CellMar>
            <w:top w:w="0" w:type="dxa"/>
            <w:left w:w="108" w:type="dxa"/>
            <w:bottom w:w="0" w:type="dxa"/>
            <w:right w:w="108" w:type="dxa"/>
          </w:tblCellMar>
        </w:tblPrEx>
        <w:trPr>
          <w:trHeight w:val="567" w:hRule="atLeast"/>
        </w:trPr>
        <w:tc>
          <w:tcPr>
            <w:tcW w:w="272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项目类别关联代码</w:t>
            </w:r>
          </w:p>
        </w:tc>
        <w:tc>
          <w:tcPr>
            <w:tcW w:w="308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RELATE_CODE</w:t>
            </w:r>
          </w:p>
        </w:tc>
        <w:tc>
          <w:tcPr>
            <w:tcW w:w="173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参考2.8.20项目类别关联代码，填入对应代码；该代码填1时，投资项目统一代码必填；</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投资项目统一代码</w:t>
            </w:r>
          </w:p>
        </w:tc>
        <w:tc>
          <w:tcPr>
            <w:tcW w:w="308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INVEST_PROJECT_CODE</w:t>
            </w:r>
          </w:p>
        </w:tc>
        <w:tc>
          <w:tcPr>
            <w:tcW w:w="173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C24</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single" w:color="auto" w:sz="4" w:space="0"/>
              <w:left w:val="nil"/>
              <w:bottom w:val="single" w:color="auto" w:sz="4" w:space="0"/>
              <w:right w:val="single" w:color="auto" w:sz="4" w:space="0"/>
            </w:tcBorders>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工程类的政府采购项目需要填写。该项目类别关联代码填1时，该项为必填</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采购项目类型</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TENDER_PROJECT_TYPE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C3</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nil"/>
              <w:left w:val="nil"/>
              <w:bottom w:val="single" w:color="auto" w:sz="4" w:space="0"/>
              <w:right w:val="single" w:color="auto" w:sz="4" w:space="0"/>
            </w:tcBorders>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参考附录B 分类类目表</w:t>
            </w:r>
            <w:r>
              <w:rPr>
                <w:rFonts w:hint="eastAsia" w:ascii="宋体" w:hAnsi="宋体" w:cs="宋体"/>
                <w:color w:val="auto"/>
                <w:szCs w:val="21"/>
                <w:highlight w:val="none"/>
                <w:lang w:eastAsia="zh-CN"/>
              </w:rPr>
              <w:t>；</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采购交易分类</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PURCHASE_TRADE_CLASSIFY</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7</w:t>
            </w:r>
            <w:r>
              <w:rPr>
                <w:rFonts w:hint="eastAsia" w:ascii="宋体" w:hAnsi="宋体" w:cs="宋体"/>
                <w:color w:val="auto"/>
                <w:kern w:val="0"/>
                <w:szCs w:val="21"/>
                <w:highlight w:val="none"/>
              </w:rPr>
              <w:t>采购交易分类</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采购人名称</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PURCHASER_NAME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自由文本，多个采购人时用半角分号隔开名称</w:t>
            </w:r>
            <w:r>
              <w:rPr>
                <w:rFonts w:hint="eastAsia" w:ascii="宋体" w:hAnsi="宋体" w:cs="宋体"/>
                <w:color w:val="auto"/>
                <w:szCs w:val="21"/>
                <w:highlight w:val="none"/>
                <w:lang w:eastAsia="zh-CN"/>
              </w:rPr>
              <w:t>；</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采购人代码</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PURCHASER_CODE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hint="eastAsia" w:ascii="宋体" w:hAnsi="宋体" w:eastAsia="宋体" w:cs="宋体"/>
                <w:color w:val="auto"/>
                <w:kern w:val="0"/>
                <w:szCs w:val="21"/>
                <w:highlight w:val="none"/>
                <w:lang w:eastAsia="zh-CN"/>
              </w:rPr>
            </w:pPr>
            <w:r>
              <w:rPr>
                <w:rFonts w:hint="eastAsia" w:ascii="宋体" w:hAnsi="宋体" w:cs="宋体"/>
                <w:color w:val="auto"/>
                <w:szCs w:val="21"/>
                <w:highlight w:val="none"/>
              </w:rPr>
              <w:t>GB 32100-2015 《法人和其他组织统一社会信用代码编码规则》, 多个采购人时用半角分号隔开代码</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采购人角色</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PURCHASER_ROLE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附录B主体角色类型，</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采购人联系人</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PURCHASER_CONTACTER</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nil"/>
              <w:left w:val="nil"/>
              <w:bottom w:val="single" w:color="auto" w:sz="4" w:space="0"/>
              <w:right w:val="single" w:color="auto" w:sz="4" w:space="0"/>
            </w:tcBorders>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采购人联系电话</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PURCHASER_INFORMATION</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nil"/>
              <w:left w:val="nil"/>
              <w:bottom w:val="single" w:color="auto" w:sz="4" w:space="0"/>
              <w:right w:val="single" w:color="auto" w:sz="4" w:space="0"/>
            </w:tcBorders>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采购人地址</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hint="default" w:ascii="宋体" w:hAnsi="宋体" w:eastAsia="宋体" w:cs="宋体"/>
                <w:color w:val="auto"/>
                <w:szCs w:val="21"/>
                <w:highlight w:val="none"/>
                <w:lang w:val="en-US" w:eastAsia="zh-CN" w:bidi="en-US"/>
              </w:rPr>
            </w:pPr>
            <w:r>
              <w:rPr>
                <w:rFonts w:hint="eastAsia" w:ascii="宋体" w:hAnsi="宋体" w:cs="宋体"/>
                <w:color w:val="auto"/>
                <w:szCs w:val="21"/>
                <w:highlight w:val="none"/>
                <w:lang w:bidi="en-US"/>
              </w:rPr>
              <w:t>PURCHASER</w:t>
            </w:r>
            <w:r>
              <w:rPr>
                <w:rFonts w:hint="eastAsia" w:ascii="宋体" w:hAnsi="宋体" w:cs="宋体"/>
                <w:color w:val="auto"/>
                <w:szCs w:val="21"/>
                <w:highlight w:val="none"/>
                <w:lang w:val="en-US" w:eastAsia="zh-CN" w:bidi="en-US"/>
              </w:rPr>
              <w:t>_ADRESS</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C..50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否</w:t>
            </w:r>
          </w:p>
        </w:tc>
        <w:tc>
          <w:tcPr>
            <w:tcW w:w="5608" w:type="dxa"/>
            <w:tcBorders>
              <w:top w:val="nil"/>
              <w:left w:val="nil"/>
              <w:bottom w:val="single" w:color="auto" w:sz="4" w:space="0"/>
              <w:right w:val="single" w:color="auto" w:sz="4" w:space="0"/>
            </w:tcBorders>
            <w:vAlign w:val="center"/>
          </w:tcPr>
          <w:p>
            <w:pPr>
              <w:widowControl/>
              <w:rPr>
                <w:rFonts w:hint="eastAsia" w:ascii="宋体" w:hAnsi="宋体" w:cs="宋体"/>
                <w:color w:val="auto"/>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价款形式代码</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PRICE_FORM_CODE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6</w:t>
            </w:r>
            <w:r>
              <w:rPr>
                <w:rFonts w:hint="eastAsia" w:ascii="宋体" w:hAnsi="宋体" w:cs="宋体"/>
                <w:color w:val="auto"/>
                <w:szCs w:val="21"/>
                <w:highlight w:val="none"/>
              </w:rPr>
              <w:t>价款形式代码，价款形式代码为1时，“项目预算”为必填项；价款形式代码为2、3、9时，“优惠率或其它类型项目预算”为必填项</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项目预算</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PROGRAM_BUDGET</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N..20,6</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金额形式的项目预算值</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预算金额币种</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 xml:space="preserve">BUDGET_CURRENCY </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C3</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采用GB/T 12406-2008《表示货币和资金的代码》的数字码，例如，人民币是156；国家2.0数据规范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预算金额单位</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UNIT_BUDGET</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金额单位代码，如果填写金额，则必须填写金额单位</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采购方式</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PURCHASER_MODE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参考2.8.1采购方式，填入对应代码</w:t>
            </w:r>
            <w:r>
              <w:rPr>
                <w:rFonts w:hint="eastAsia" w:ascii="宋体" w:hAnsi="宋体" w:cs="宋体"/>
                <w:color w:val="auto"/>
                <w:szCs w:val="21"/>
                <w:highlight w:val="none"/>
                <w:lang w:eastAsia="zh-CN"/>
              </w:rPr>
              <w:t>；</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采购内容</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PURCHASER_CONTENT</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nil"/>
              <w:left w:val="nil"/>
              <w:bottom w:val="single" w:color="auto" w:sz="4" w:space="0"/>
              <w:right w:val="single" w:color="auto" w:sz="4" w:space="0"/>
            </w:tcBorders>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采购代理机构名称</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PURCHASER_AGENCY_NAME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采购代理机构代码</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PURCHASER_AGENCY_CODE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采用GB 32100-2015 《法人和其他组织统一社会信用代码编码规则》</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采购代理机构角色</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PURCHASER_AGENCY_ROLE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附录B主体角色类型</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采购代理机构联系人</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PURCHASER_AGENCY_CONNECTOR</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nil"/>
              <w:left w:val="nil"/>
              <w:bottom w:val="single" w:color="auto" w:sz="4" w:space="0"/>
              <w:right w:val="single" w:color="auto" w:sz="4" w:space="0"/>
            </w:tcBorders>
            <w:vAlign w:val="center"/>
          </w:tcPr>
          <w:p>
            <w:pPr>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采购代理机构联系电话</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PURCHASER_AGENCY_INFORMATION</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08" w:type="dxa"/>
            <w:tcBorders>
              <w:top w:val="nil"/>
              <w:left w:val="nil"/>
              <w:bottom w:val="single" w:color="auto" w:sz="4" w:space="0"/>
              <w:right w:val="single" w:color="auto" w:sz="4" w:space="0"/>
            </w:tcBorders>
            <w:vAlign w:val="center"/>
          </w:tcPr>
          <w:p>
            <w:pPr>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交易发生行政区域代码</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TRA_PLACE_CODE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附录B项目所在行政区域代码</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项目创建时间</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CREATE_TIME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国家2.0数据规范</w:t>
            </w:r>
          </w:p>
        </w:tc>
      </w:tr>
      <w:tr>
        <w:tblPrEx>
          <w:tblCellMar>
            <w:top w:w="0" w:type="dxa"/>
            <w:left w:w="108" w:type="dxa"/>
            <w:bottom w:w="0" w:type="dxa"/>
            <w:right w:w="108" w:type="dxa"/>
          </w:tblCellMar>
        </w:tblPrEx>
        <w:trPr>
          <w:trHeight w:val="567" w:hRule="atLeast"/>
        </w:trPr>
        <w:tc>
          <w:tcPr>
            <w:tcW w:w="272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委托日期</w:t>
            </w:r>
          </w:p>
        </w:tc>
        <w:tc>
          <w:tcPr>
            <w:tcW w:w="3080"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val="en-US" w:eastAsia="zh-CN" w:bidi="en-US"/>
              </w:rPr>
              <w:t>WEITUO</w:t>
            </w:r>
            <w:r>
              <w:rPr>
                <w:rFonts w:hint="eastAsia" w:ascii="宋体" w:hAnsi="宋体" w:cs="宋体"/>
                <w:color w:val="auto"/>
                <w:szCs w:val="21"/>
                <w:highlight w:val="none"/>
                <w:lang w:bidi="en-US"/>
              </w:rPr>
              <w:t>_TIME</w:t>
            </w:r>
          </w:p>
        </w:tc>
        <w:tc>
          <w:tcPr>
            <w:tcW w:w="1730" w:type="dxa"/>
            <w:tcBorders>
              <w:top w:val="nil"/>
              <w:left w:val="nil"/>
              <w:bottom w:val="single" w:color="auto" w:sz="4" w:space="0"/>
              <w:right w:val="single" w:color="auto" w:sz="4" w:space="0"/>
            </w:tcBorders>
            <w:shd w:val="clear" w:color="auto" w:fill="auto"/>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否</w:t>
            </w:r>
          </w:p>
        </w:tc>
        <w:tc>
          <w:tcPr>
            <w:tcW w:w="5608" w:type="dxa"/>
            <w:tcBorders>
              <w:top w:val="nil"/>
              <w:left w:val="nil"/>
              <w:bottom w:val="single" w:color="auto" w:sz="4" w:space="0"/>
              <w:right w:val="single" w:color="auto" w:sz="4" w:space="0"/>
            </w:tcBorders>
            <w:shd w:val="clear" w:color="auto" w:fill="auto"/>
            <w:vAlign w:val="center"/>
          </w:tcPr>
          <w:p>
            <w:pPr>
              <w:widowControl/>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业务需要</w:t>
            </w:r>
          </w:p>
        </w:tc>
      </w:tr>
      <w:tr>
        <w:tblPrEx>
          <w:tblCellMar>
            <w:top w:w="0" w:type="dxa"/>
            <w:left w:w="108" w:type="dxa"/>
            <w:bottom w:w="0" w:type="dxa"/>
            <w:right w:w="108" w:type="dxa"/>
          </w:tblCellMar>
        </w:tblPrEx>
        <w:trPr>
          <w:trHeight w:val="567" w:hRule="atLeast"/>
        </w:trPr>
        <w:tc>
          <w:tcPr>
            <w:tcW w:w="272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0" w:type="dxa"/>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08" w:type="dxa"/>
            <w:tcBorders>
              <w:top w:val="single" w:color="auto" w:sz="4" w:space="0"/>
              <w:left w:val="nil"/>
              <w:bottom w:val="single" w:color="auto" w:sz="4" w:space="0"/>
              <w:right w:val="single" w:color="auto" w:sz="4" w:space="0"/>
            </w:tcBorders>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CellMar>
            <w:top w:w="0" w:type="dxa"/>
            <w:left w:w="108" w:type="dxa"/>
            <w:bottom w:w="0" w:type="dxa"/>
            <w:right w:w="108" w:type="dxa"/>
          </w:tblCellMar>
        </w:tblPrEx>
        <w:trPr>
          <w:trHeight w:val="567" w:hRule="atLeast"/>
        </w:trPr>
        <w:tc>
          <w:tcPr>
            <w:tcW w:w="272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数据时间戳</w:t>
            </w:r>
          </w:p>
        </w:tc>
        <w:tc>
          <w:tcPr>
            <w:tcW w:w="308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3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根据10号令第十一条中对发布媒介和交易平台的及时性要求</w:t>
            </w:r>
          </w:p>
        </w:tc>
      </w:tr>
      <w:tr>
        <w:tblPrEx>
          <w:tblCellMar>
            <w:top w:w="0" w:type="dxa"/>
            <w:left w:w="108" w:type="dxa"/>
            <w:bottom w:w="0" w:type="dxa"/>
            <w:right w:w="108" w:type="dxa"/>
          </w:tblCellMar>
        </w:tblPrEx>
        <w:trPr>
          <w:trHeight w:val="567" w:hRule="atLeast"/>
        </w:trPr>
        <w:tc>
          <w:tcPr>
            <w:tcW w:w="272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附件关联标识码</w:t>
            </w:r>
          </w:p>
        </w:tc>
        <w:tc>
          <w:tcPr>
            <w:tcW w:w="308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3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08"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35" w:name="_Toc13714_WPSOffice_Level3"/>
      <w:r>
        <w:rPr>
          <w:rFonts w:hint="eastAsia" w:ascii="宋体" w:hAnsi="宋体" w:cs="宋体"/>
          <w:color w:val="auto"/>
          <w:highlight w:val="none"/>
        </w:rPr>
        <w:t>采购标段信息</w:t>
      </w:r>
      <w:bookmarkEnd w:id="735"/>
    </w:p>
    <w:tbl>
      <w:tblPr>
        <w:tblStyle w:val="13"/>
        <w:tblW w:w="1414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09"/>
        <w:gridCol w:w="3092"/>
        <w:gridCol w:w="1730"/>
        <w:gridCol w:w="980"/>
        <w:gridCol w:w="563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09" w:type="dxa"/>
            <w:tcBorders>
              <w:top w:val="single" w:color="auto" w:sz="6" w:space="0"/>
              <w:left w:val="single" w:color="auto" w:sz="6" w:space="0"/>
              <w:bottom w:val="single" w:color="auto" w:sz="6" w:space="0"/>
              <w:right w:val="single" w:color="auto" w:sz="6"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092" w:type="dxa"/>
            <w:tcBorders>
              <w:top w:val="single" w:color="auto" w:sz="6" w:space="0"/>
              <w:left w:val="single" w:color="auto" w:sz="6" w:space="0"/>
              <w:bottom w:val="single" w:color="auto" w:sz="6" w:space="0"/>
              <w:right w:val="single" w:color="auto" w:sz="6"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30" w:type="dxa"/>
            <w:tcBorders>
              <w:top w:val="single" w:color="auto" w:sz="6" w:space="0"/>
              <w:left w:val="single" w:color="auto" w:sz="6" w:space="0"/>
              <w:bottom w:val="single" w:color="auto" w:sz="6" w:space="0"/>
              <w:right w:val="single" w:color="auto" w:sz="6"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80" w:type="dxa"/>
            <w:tcBorders>
              <w:top w:val="single" w:color="auto" w:sz="6" w:space="0"/>
              <w:left w:val="single" w:color="auto" w:sz="6" w:space="0"/>
              <w:bottom w:val="single" w:color="auto" w:sz="6" w:space="0"/>
              <w:right w:val="single" w:color="auto" w:sz="6"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30" w:type="dxa"/>
            <w:tcBorders>
              <w:top w:val="single" w:color="auto" w:sz="6" w:space="0"/>
              <w:left w:val="single" w:color="auto" w:sz="6" w:space="0"/>
              <w:bottom w:val="single" w:color="auto" w:sz="6" w:space="0"/>
              <w:right w:val="single" w:color="auto" w:sz="6"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采购项目编号</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PURCHASE_PROJECT_CODE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采购项目标段编号</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采购项目标段名称</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C..600</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采购项目标段所在行政区域代码</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REGION_CODE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附录B项目所在行政区域代码</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标段类别</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eastAsia="宋体" w:cs="宋体"/>
                <w:i w:val="0"/>
                <w:iCs w:val="0"/>
                <w:caps w:val="0"/>
                <w:color w:val="auto"/>
                <w:spacing w:val="0"/>
                <w:sz w:val="21"/>
                <w:szCs w:val="21"/>
                <w:highlight w:val="none"/>
                <w:shd w:val="clear" w:fill="auto"/>
                <w:lang w:bidi="en-US"/>
              </w:rPr>
              <w:t>BIAODUAN_MULBCODE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8</w:t>
            </w:r>
            <w:r>
              <w:rPr>
                <w:rFonts w:hint="eastAsia" w:ascii="宋体" w:hAnsi="宋体" w:cs="宋体"/>
                <w:color w:val="auto"/>
                <w:kern w:val="0"/>
                <w:szCs w:val="21"/>
                <w:highlight w:val="none"/>
              </w:rPr>
              <w:t>标段</w:t>
            </w:r>
            <w:r>
              <w:rPr>
                <w:rFonts w:hint="eastAsia" w:ascii="宋体" w:hAnsi="宋体" w:cs="宋体"/>
                <w:color w:val="auto"/>
                <w:szCs w:val="21"/>
                <w:highlight w:val="none"/>
              </w:rPr>
              <w:t>类别</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采购数量</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PURCHASE_NUM</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预算金额</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PURCHASE_BUDGET</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是否网上招投标</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IS_WEB_BIDDING</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是否不见面开标</w:t>
            </w:r>
          </w:p>
        </w:tc>
        <w:tc>
          <w:tcPr>
            <w:tcW w:w="3092"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IS_NOMEET_BIDDING</w:t>
            </w:r>
          </w:p>
        </w:tc>
        <w:tc>
          <w:tcPr>
            <w:tcW w:w="173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w:t>
            </w:r>
          </w:p>
        </w:tc>
        <w:tc>
          <w:tcPr>
            <w:tcW w:w="98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资审方式</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QUALI_TYPE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参考2.8.5 资审方式，填入对应代码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标段内容</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BIDCONTENT</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C..2000</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REMARK</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来源交易系统编码规则；</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数据时间戳</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根据10号令第十一条中对发布媒介和交易平台的及时性要求</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9"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附件关联标识码</w:t>
            </w:r>
          </w:p>
        </w:tc>
        <w:tc>
          <w:tcPr>
            <w:tcW w:w="3092"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8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国家2.0数据规范</w:t>
            </w:r>
          </w:p>
        </w:tc>
      </w:tr>
    </w:tbl>
    <w:p>
      <w:pPr>
        <w:pStyle w:val="3"/>
        <w:spacing w:line="240" w:lineRule="auto"/>
        <w:ind w:left="283" w:hanging="283"/>
        <w:rPr>
          <w:rFonts w:ascii="宋体" w:hAnsi="宋体" w:cs="宋体"/>
          <w:color w:val="auto"/>
          <w:highlight w:val="none"/>
        </w:rPr>
      </w:pPr>
      <w:bookmarkStart w:id="736" w:name="_Toc8033"/>
      <w:bookmarkStart w:id="737" w:name="_Toc2728"/>
      <w:bookmarkStart w:id="738" w:name="_Toc8100_WPSOffice_Level2"/>
      <w:bookmarkStart w:id="739" w:name="_Toc7457_WPSOffice_Level2"/>
      <w:r>
        <w:rPr>
          <w:rFonts w:hint="eastAsia" w:ascii="宋体" w:hAnsi="宋体" w:cs="宋体"/>
          <w:color w:val="auto"/>
          <w:highlight w:val="none"/>
        </w:rPr>
        <w:t>资格预审</w:t>
      </w:r>
      <w:bookmarkEnd w:id="736"/>
      <w:bookmarkEnd w:id="737"/>
      <w:bookmarkEnd w:id="738"/>
      <w:bookmarkEnd w:id="739"/>
    </w:p>
    <w:p>
      <w:pPr>
        <w:pStyle w:val="4"/>
        <w:numPr>
          <w:ilvl w:val="2"/>
          <w:numId w:val="1"/>
        </w:numPr>
        <w:spacing w:line="240" w:lineRule="auto"/>
        <w:rPr>
          <w:rFonts w:ascii="宋体" w:hAnsi="宋体" w:cs="宋体"/>
          <w:color w:val="auto"/>
          <w:highlight w:val="none"/>
        </w:rPr>
      </w:pPr>
      <w:bookmarkStart w:id="740" w:name="_Toc21008_WPSOffice_Level3"/>
      <w:r>
        <w:rPr>
          <w:rFonts w:hint="eastAsia" w:ascii="宋体" w:hAnsi="宋体" w:cs="宋体"/>
          <w:color w:val="auto"/>
          <w:highlight w:val="none"/>
        </w:rPr>
        <w:t>资格预审场地预约/变更</w:t>
      </w:r>
      <w:bookmarkEnd w:id="740"/>
    </w:p>
    <w:tbl>
      <w:tblPr>
        <w:tblStyle w:val="13"/>
        <w:tblW w:w="141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1"/>
        <w:gridCol w:w="3090"/>
        <w:gridCol w:w="1730"/>
        <w:gridCol w:w="970"/>
        <w:gridCol w:w="5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trPr>
        <w:tc>
          <w:tcPr>
            <w:tcW w:w="2711" w:type="dxa"/>
            <w:shd w:val="clear" w:color="auto" w:fill="A6A6A6"/>
            <w:vAlign w:val="center"/>
          </w:tcPr>
          <w:p>
            <w:pPr>
              <w:widowControl/>
              <w:jc w:val="center"/>
              <w:rPr>
                <w:rFonts w:hint="eastAsia" w:ascii="宋体" w:hAnsi="宋体" w:cs="宋体"/>
                <w:color w:val="auto"/>
                <w:kern w:val="0"/>
                <w:szCs w:val="21"/>
                <w:highlight w:val="none"/>
              </w:rPr>
            </w:pPr>
          </w:p>
          <w:p>
            <w:pPr>
              <w:widowControl/>
              <w:jc w:val="center"/>
              <w:rPr>
                <w:rFonts w:ascii="宋体" w:hAnsi="宋体" w:cs="宋体"/>
                <w:color w:val="auto"/>
                <w:kern w:val="0"/>
                <w:szCs w:val="21"/>
                <w:highlight w:val="none"/>
              </w:rPr>
            </w:pPr>
          </w:p>
        </w:tc>
        <w:tc>
          <w:tcPr>
            <w:tcW w:w="309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3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7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3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相关采购项目标段编号</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BID_SECTION_CODES</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C..600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相关采购项目标段名称</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C..600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统一交易标识码</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UNIFIED_DEAL_CODES</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是否远程异地评标</w:t>
            </w:r>
          </w:p>
        </w:tc>
        <w:tc>
          <w:tcPr>
            <w:tcW w:w="309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IS_REMOTE_BID_EVALUATION</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hint="eastAsia" w:ascii="宋体" w:hAnsi="宋体" w:eastAsia="宋体" w:cs="宋体"/>
                <w:color w:val="auto"/>
                <w:kern w:val="0"/>
                <w:szCs w:val="21"/>
                <w:highlight w:val="none"/>
                <w:lang w:eastAsia="zh-CN"/>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eastAsia="zh-CN" w:bidi="en-US"/>
              </w:rPr>
              <w:t>；</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预约场地标题</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MTR_APPT_NAME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资审开启</w:t>
            </w:r>
            <w:r>
              <w:rPr>
                <w:rFonts w:hint="eastAsia" w:ascii="宋体" w:hAnsi="宋体" w:cs="宋体"/>
                <w:color w:val="auto"/>
                <w:kern w:val="0"/>
                <w:szCs w:val="21"/>
                <w:highlight w:val="none"/>
                <w:lang w:eastAsia="zh-CN"/>
              </w:rPr>
              <w:t>开始</w:t>
            </w:r>
            <w:r>
              <w:rPr>
                <w:rFonts w:hint="eastAsia" w:ascii="宋体" w:hAnsi="宋体" w:cs="宋体"/>
                <w:color w:val="auto"/>
                <w:kern w:val="0"/>
                <w:szCs w:val="21"/>
                <w:highlight w:val="none"/>
              </w:rPr>
              <w:t>时间</w:t>
            </w:r>
          </w:p>
        </w:tc>
        <w:tc>
          <w:tcPr>
            <w:tcW w:w="309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QUALI_OPEN_TIME</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w:t>
            </w:r>
            <w:r>
              <w:rPr>
                <w:rFonts w:hint="eastAsia" w:ascii="宋体" w:hAnsi="宋体" w:cs="宋体"/>
                <w:color w:val="auto"/>
                <w:kern w:val="0"/>
                <w:szCs w:val="21"/>
                <w:highlight w:val="none"/>
                <w:lang w:eastAsia="zh-CN"/>
              </w:rPr>
              <w:t>开启结束</w:t>
            </w:r>
            <w:r>
              <w:rPr>
                <w:rFonts w:hint="eastAsia" w:ascii="宋体" w:hAnsi="宋体" w:cs="宋体"/>
                <w:color w:val="auto"/>
                <w:kern w:val="0"/>
                <w:szCs w:val="21"/>
                <w:highlight w:val="none"/>
              </w:rPr>
              <w:t>时间</w:t>
            </w:r>
          </w:p>
        </w:tc>
        <w:tc>
          <w:tcPr>
            <w:tcW w:w="309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QUALI_END_TIME</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资审接收室</w:t>
            </w:r>
          </w:p>
        </w:tc>
        <w:tc>
          <w:tcPr>
            <w:tcW w:w="309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QUALI_RECEIVE_ROOM</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FFFFFF" w:themeFill="background1"/>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资审评审室</w:t>
            </w:r>
          </w:p>
        </w:tc>
        <w:tc>
          <w:tcPr>
            <w:tcW w:w="3090" w:type="dxa"/>
            <w:shd w:val="clear" w:color="auto" w:fill="FFFFFF" w:themeFill="background1"/>
            <w:vAlign w:val="center"/>
          </w:tcPr>
          <w:p>
            <w:pPr>
              <w:widowControl/>
              <w:jc w:val="center"/>
              <w:rPr>
                <w:rFonts w:hint="eastAsia" w:ascii="宋体" w:hAnsi="宋体" w:eastAsia="宋体" w:cs="宋体"/>
                <w:color w:val="auto"/>
                <w:szCs w:val="21"/>
                <w:highlight w:val="none"/>
                <w:lang w:val="en-US" w:eastAsia="zh-CN" w:bidi="en-US"/>
              </w:rPr>
            </w:pPr>
            <w:r>
              <w:rPr>
                <w:rFonts w:hint="eastAsia" w:ascii="宋体" w:hAnsi="宋体" w:cs="宋体"/>
                <w:color w:val="auto"/>
                <w:szCs w:val="21"/>
                <w:highlight w:val="none"/>
                <w:lang w:bidi="en-US"/>
              </w:rPr>
              <w:t>QUALI_</w:t>
            </w:r>
            <w:r>
              <w:rPr>
                <w:rFonts w:hint="eastAsia" w:ascii="宋体" w:hAnsi="宋体" w:cs="宋体"/>
                <w:color w:val="auto"/>
                <w:szCs w:val="21"/>
                <w:highlight w:val="none"/>
                <w:lang w:val="en-US" w:eastAsia="zh-CN" w:bidi="en-US"/>
              </w:rPr>
              <w:t>PINGBIAO</w:t>
            </w:r>
            <w:r>
              <w:rPr>
                <w:rFonts w:hint="eastAsia" w:ascii="宋体" w:hAnsi="宋体" w:cs="宋体"/>
                <w:color w:val="auto"/>
                <w:szCs w:val="21"/>
                <w:highlight w:val="none"/>
                <w:lang w:bidi="en-US"/>
              </w:rPr>
              <w:t>_ROO</w:t>
            </w:r>
            <w:r>
              <w:rPr>
                <w:rFonts w:hint="eastAsia" w:ascii="宋体" w:hAnsi="宋体" w:cs="宋体"/>
                <w:color w:val="auto"/>
                <w:szCs w:val="21"/>
                <w:highlight w:val="none"/>
                <w:lang w:val="en-US" w:eastAsia="zh-CN" w:bidi="en-US"/>
              </w:rPr>
              <w:t>M</w:t>
            </w:r>
          </w:p>
        </w:tc>
        <w:tc>
          <w:tcPr>
            <w:tcW w:w="1730" w:type="dxa"/>
            <w:shd w:val="clear" w:color="auto" w:fill="FFFFFF" w:themeFill="background1"/>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C..50</w:t>
            </w:r>
          </w:p>
        </w:tc>
        <w:tc>
          <w:tcPr>
            <w:tcW w:w="970" w:type="dxa"/>
            <w:shd w:val="clear" w:color="auto" w:fill="FFFFFF" w:themeFill="background1"/>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场地预约申请人</w:t>
            </w:r>
          </w:p>
        </w:tc>
        <w:tc>
          <w:tcPr>
            <w:tcW w:w="309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APPLICANT_NAME</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自由文本；</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联系方式</w:t>
            </w:r>
          </w:p>
        </w:tc>
        <w:tc>
          <w:tcPr>
            <w:tcW w:w="309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APPLICANT_TEL</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C..11</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预定标识</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YUDING_CODE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是否变更</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IS_CHANGE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hint="eastAsia" w:ascii="宋体" w:hAnsi="宋体" w:eastAsia="宋体" w:cs="宋体"/>
                <w:color w:val="auto"/>
                <w:kern w:val="0"/>
                <w:szCs w:val="21"/>
                <w:highlight w:val="none"/>
                <w:lang w:eastAsia="zh-CN"/>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eastAsia="zh-CN" w:bidi="en-US"/>
              </w:rPr>
              <w:t>；</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变更原因</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CHANGE_REASON</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lang w:eastAsia="zh-CN" w:bidi="en-US"/>
              </w:rPr>
              <w:t>；</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来源交易系统编码规则</w:t>
            </w:r>
            <w:r>
              <w:rPr>
                <w:rFonts w:hint="eastAsia" w:ascii="宋体" w:hAnsi="宋体" w:cs="宋体"/>
                <w:color w:val="auto"/>
                <w:szCs w:val="21"/>
                <w:highlight w:val="none"/>
                <w:lang w:eastAsia="zh-CN" w:bidi="en-US"/>
              </w:rPr>
              <w:t>；</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数据时间戳</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1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附件关联标识码</w:t>
            </w:r>
          </w:p>
        </w:tc>
        <w:tc>
          <w:tcPr>
            <w:tcW w:w="309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附录B附件关联标识码</w:t>
            </w:r>
            <w:r>
              <w:rPr>
                <w:rFonts w:hint="eastAsia" w:ascii="宋体" w:hAnsi="宋体" w:cs="宋体"/>
                <w:color w:val="auto"/>
                <w:szCs w:val="21"/>
                <w:highlight w:val="none"/>
              </w:rPr>
              <w:t>同笔交易该码一致</w:t>
            </w:r>
          </w:p>
        </w:tc>
      </w:tr>
    </w:tbl>
    <w:p>
      <w:bookmarkStart w:id="741" w:name="_Toc13298_WPSOffice_Level3"/>
    </w:p>
    <w:p>
      <w:pPr>
        <w:pStyle w:val="4"/>
        <w:numPr>
          <w:ilvl w:val="2"/>
          <w:numId w:val="1"/>
        </w:numPr>
      </w:pPr>
      <w:r>
        <w:rPr>
          <w:rFonts w:hint="eastAsia" w:ascii="宋体" w:hAnsi="宋体" w:cs="宋体"/>
        </w:rPr>
        <w:t>资审/开评标场地预约信息扩展</w:t>
      </w:r>
    </w:p>
    <w:tbl>
      <w:tblPr>
        <w:tblStyle w:val="13"/>
        <w:tblW w:w="139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7"/>
        <w:gridCol w:w="2404"/>
        <w:gridCol w:w="1796"/>
        <w:gridCol w:w="1129"/>
        <w:gridCol w:w="5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blHeader/>
          <w:jc w:val="center"/>
        </w:trPr>
        <w:tc>
          <w:tcPr>
            <w:tcW w:w="3257" w:type="dxa"/>
            <w:shd w:val="clear" w:color="auto" w:fill="A6A6A6"/>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名称</w:t>
            </w:r>
          </w:p>
        </w:tc>
        <w:tc>
          <w:tcPr>
            <w:tcW w:w="2404" w:type="dxa"/>
            <w:shd w:val="clear" w:color="auto" w:fill="A6A6A6"/>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96" w:type="dxa"/>
            <w:shd w:val="clear" w:color="auto" w:fill="A6A6A6"/>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数据</w:t>
            </w:r>
            <w:r>
              <w:rPr>
                <w:rFonts w:hint="eastAsia" w:ascii="宋体" w:hAnsi="宋体" w:cs="宋体"/>
                <w:color w:val="auto"/>
                <w:kern w:val="0"/>
                <w:szCs w:val="21"/>
                <w:highlight w:val="none"/>
                <w:lang w:val="en-US" w:eastAsia="zh-CN"/>
              </w:rPr>
              <w:t>类型及格式</w:t>
            </w:r>
          </w:p>
        </w:tc>
        <w:tc>
          <w:tcPr>
            <w:tcW w:w="1129" w:type="dxa"/>
            <w:shd w:val="clear" w:color="auto" w:fill="A6A6A6"/>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389" w:type="dxa"/>
            <w:shd w:val="clear" w:color="auto" w:fill="A6A6A6"/>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rPr>
              <w:t>相关采购项目</w:t>
            </w:r>
            <w:r>
              <w:rPr>
                <w:rFonts w:hint="eastAsia" w:ascii="宋体" w:hAnsi="宋体" w:cs="宋体"/>
                <w:color w:val="auto"/>
                <w:kern w:val="0"/>
                <w:szCs w:val="21"/>
                <w:highlight w:val="none"/>
                <w:lang w:val="en-US" w:eastAsia="zh-CN"/>
              </w:rPr>
              <w:t>标段</w:t>
            </w:r>
            <w:r>
              <w:rPr>
                <w:rFonts w:hint="eastAsia" w:ascii="宋体" w:hAnsi="宋体" w:cs="宋体"/>
                <w:color w:val="auto"/>
                <w:kern w:val="0"/>
                <w:szCs w:val="21"/>
                <w:highlight w:val="none"/>
              </w:rPr>
              <w:t>编号</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lang w:bidi="en-US"/>
              </w:rPr>
              <w:t>BID_SECTION_CODES</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rPr>
              <w:t>C..600</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jc w:val="center"/>
              <w:rPr>
                <w:rFonts w:hint="eastAsia" w:ascii="宋体" w:hAnsi="宋体" w:eastAsia="宋体" w:cs="宋体"/>
                <w:color w:val="auto"/>
                <w:kern w:val="0"/>
                <w:sz w:val="21"/>
                <w:szCs w:val="21"/>
                <w:highlight w:val="red"/>
                <w:lang w:val="en-US" w:eastAsia="zh-CN" w:bidi="ar-SA"/>
              </w:rPr>
            </w:pPr>
            <w:r>
              <w:rPr>
                <w:rFonts w:hint="eastAsia" w:ascii="宋体" w:hAnsi="宋体" w:cs="宋体"/>
                <w:color w:val="auto"/>
                <w:kern w:val="0"/>
                <w:szCs w:val="21"/>
                <w:highlight w:val="none"/>
              </w:rPr>
              <w:t>相关采购项目标段名称</w:t>
            </w:r>
          </w:p>
        </w:tc>
        <w:tc>
          <w:tcPr>
            <w:tcW w:w="2404" w:type="dxa"/>
            <w:shd w:val="clear" w:color="auto" w:fill="auto"/>
            <w:vAlign w:val="center"/>
          </w:tcPr>
          <w:p>
            <w:pPr>
              <w:widowControl/>
              <w:jc w:val="center"/>
              <w:rPr>
                <w:rFonts w:hint="eastAsia" w:ascii="宋体" w:hAnsi="宋体" w:eastAsia="宋体" w:cs="宋体"/>
                <w:color w:val="auto"/>
                <w:kern w:val="2"/>
                <w:sz w:val="21"/>
                <w:szCs w:val="21"/>
                <w:highlight w:val="red"/>
                <w:lang w:val="en-US" w:eastAsia="zh-CN" w:bidi="en-US"/>
              </w:rPr>
            </w:pPr>
            <w:r>
              <w:rPr>
                <w:rFonts w:hint="eastAsia" w:ascii="宋体" w:hAnsi="宋体" w:cs="宋体"/>
                <w:color w:val="auto"/>
                <w:szCs w:val="21"/>
                <w:highlight w:val="none"/>
                <w:lang w:bidi="en-US"/>
              </w:rPr>
              <w:t>PURCHASE_SECTION_NAME</w:t>
            </w:r>
          </w:p>
        </w:tc>
        <w:tc>
          <w:tcPr>
            <w:tcW w:w="1796" w:type="dxa"/>
            <w:shd w:val="clear" w:color="auto" w:fill="auto"/>
            <w:vAlign w:val="center"/>
          </w:tcPr>
          <w:p>
            <w:pPr>
              <w:widowControl/>
              <w:jc w:val="center"/>
              <w:rPr>
                <w:rFonts w:hint="eastAsia" w:ascii="宋体" w:hAnsi="宋体" w:eastAsia="宋体" w:cs="宋体"/>
                <w:color w:val="auto"/>
                <w:kern w:val="0"/>
                <w:sz w:val="21"/>
                <w:szCs w:val="21"/>
                <w:highlight w:val="red"/>
                <w:lang w:val="en-US" w:eastAsia="zh-CN" w:bidi="ar-SA"/>
              </w:rPr>
            </w:pPr>
            <w:r>
              <w:rPr>
                <w:rFonts w:hint="eastAsia" w:ascii="宋体" w:hAnsi="宋体" w:cs="宋体"/>
                <w:color w:val="auto"/>
                <w:kern w:val="0"/>
                <w:szCs w:val="21"/>
                <w:highlight w:val="none"/>
              </w:rPr>
              <w:t>C..600</w:t>
            </w:r>
          </w:p>
        </w:tc>
        <w:tc>
          <w:tcPr>
            <w:tcW w:w="1129" w:type="dxa"/>
            <w:shd w:val="clear" w:color="auto" w:fill="auto"/>
            <w:vAlign w:val="center"/>
          </w:tcPr>
          <w:p>
            <w:pPr>
              <w:widowControl/>
              <w:jc w:val="center"/>
              <w:rPr>
                <w:rFonts w:hint="eastAsia" w:ascii="宋体" w:hAnsi="宋体" w:eastAsia="宋体" w:cs="宋体"/>
                <w:color w:val="auto"/>
                <w:kern w:val="0"/>
                <w:sz w:val="21"/>
                <w:szCs w:val="21"/>
                <w:highlight w:val="red"/>
                <w:lang w:val="en-US" w:eastAsia="zh-CN" w:bidi="ar-SA"/>
              </w:rPr>
            </w:pPr>
            <w:r>
              <w:rPr>
                <w:rFonts w:hint="eastAsia" w:ascii="宋体" w:hAnsi="宋体" w:cs="宋体"/>
                <w:color w:val="auto"/>
                <w:kern w:val="0"/>
                <w:szCs w:val="21"/>
                <w:highlight w:val="none"/>
              </w:rPr>
              <w:t>是</w:t>
            </w:r>
          </w:p>
        </w:tc>
        <w:tc>
          <w:tcPr>
            <w:tcW w:w="5389" w:type="dxa"/>
            <w:vAlign w:val="center"/>
          </w:tcPr>
          <w:p>
            <w:pPr>
              <w:widowControl/>
              <w:jc w:val="center"/>
              <w:rPr>
                <w:rFonts w:hint="eastAsia" w:ascii="宋体" w:hAnsi="宋体" w:eastAsia="宋体" w:cs="宋体"/>
                <w:color w:val="auto"/>
                <w:kern w:val="0"/>
                <w:sz w:val="21"/>
                <w:szCs w:val="21"/>
                <w:highlight w:val="red"/>
                <w:lang w:val="en-US" w:eastAsia="zh-CN" w:bidi="ar-SA"/>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相关统一交易标识码</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rPr>
              <w:t>UNIFIED_DEAL_CODES</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C..2000</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采购项目编号</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rPr>
              <w:t>TENDER_PROJECT_CODE</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C20</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场地名称</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lang w:bidi="en-US"/>
              </w:rPr>
              <w:t>BIDDING_ROOM</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C..50</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预定标识</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lang w:bidi="en-US"/>
              </w:rPr>
              <w:t>YUDING_CODE</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C..50</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场地使用类型</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lang w:bidi="en-US"/>
              </w:rPr>
              <w:t>BIDDING_USETYPE</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C1</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开始时间</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lang w:bidi="en-US"/>
              </w:rPr>
              <w:t>BID_OPENING_STARTTIME</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257"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截止时间</w:t>
            </w:r>
          </w:p>
        </w:tc>
        <w:tc>
          <w:tcPr>
            <w:tcW w:w="2404" w:type="dxa"/>
            <w:shd w:val="clear" w:color="auto" w:fill="auto"/>
            <w:vAlign w:val="center"/>
          </w:tcPr>
          <w:p>
            <w:pPr>
              <w:widowControl/>
              <w:spacing w:line="240" w:lineRule="auto"/>
              <w:jc w:val="center"/>
              <w:rPr>
                <w:rFonts w:hint="eastAsia" w:ascii="宋体" w:hAnsi="宋体" w:cs="宋体"/>
                <w:color w:val="auto"/>
                <w:kern w:val="0"/>
                <w:szCs w:val="21"/>
                <w:highlight w:val="none"/>
                <w:lang w:bidi="en-US"/>
              </w:rPr>
            </w:pPr>
            <w:r>
              <w:rPr>
                <w:rFonts w:hint="eastAsia" w:ascii="宋体" w:hAnsi="宋体" w:cs="宋体"/>
                <w:color w:val="auto"/>
                <w:kern w:val="0"/>
                <w:szCs w:val="21"/>
                <w:highlight w:val="none"/>
                <w:lang w:bidi="en-US"/>
              </w:rPr>
              <w:t>BID_OPENING_ENDTIME</w:t>
            </w:r>
          </w:p>
        </w:tc>
        <w:tc>
          <w:tcPr>
            <w:tcW w:w="1796"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w:t>
            </w:r>
          </w:p>
        </w:tc>
        <w:tc>
          <w:tcPr>
            <w:tcW w:w="1129" w:type="dxa"/>
            <w:shd w:val="clear" w:color="auto" w:fill="auto"/>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389" w:type="dxa"/>
            <w:vAlign w:val="center"/>
          </w:tcPr>
          <w:p>
            <w:pPr>
              <w:widowControl/>
              <w:spacing w:line="240" w:lineRule="auto"/>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资格预审文件/资格预审澄清文件</w:t>
      </w:r>
      <w:bookmarkEnd w:id="741"/>
    </w:p>
    <w:p>
      <w:pPr>
        <w:ind w:firstLine="420" w:firstLineChars="200"/>
        <w:rPr>
          <w:rFonts w:ascii="宋体" w:hAnsi="宋体" w:cs="宋体"/>
          <w:color w:val="auto"/>
          <w:highlight w:val="none"/>
        </w:rPr>
      </w:pPr>
      <w:r>
        <w:rPr>
          <w:rFonts w:hint="eastAsia" w:ascii="宋体" w:hAnsi="宋体" w:cs="宋体"/>
          <w:color w:val="auto"/>
          <w:highlight w:val="none"/>
        </w:rPr>
        <w:t>编码规则：采用组合码，编码长度为26位。排列顺序从左至右依次为：前23位由标段（包）编号组成；1位表示文件类型，Y表示资格预审文件，Z表示招标文件， 2位表示文件版本号，资格预审文件/招标文件从01开始编号，此后的答疑澄清与修改文件每次版本号递增1，取值范围从01-99。</w:t>
      </w:r>
    </w:p>
    <w:tbl>
      <w:tblPr>
        <w:tblStyle w:val="13"/>
        <w:tblW w:w="1413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21"/>
        <w:gridCol w:w="3080"/>
        <w:gridCol w:w="1730"/>
        <w:gridCol w:w="970"/>
        <w:gridCol w:w="563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21"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08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3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7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3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采购项目标段编号</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PURCHASE_SECTION_CODES</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C..4000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采购项目标段名称</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PURCHASE_SECTION_NAMES</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自由文本，项目名称必填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统一交易标识码</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资审文件编号</w:t>
            </w:r>
          </w:p>
        </w:tc>
        <w:tc>
          <w:tcPr>
            <w:tcW w:w="308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QUALI_FILE_NO</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资审文件标题</w:t>
            </w:r>
          </w:p>
        </w:tc>
        <w:tc>
          <w:tcPr>
            <w:tcW w:w="308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QUALI_FILE_TITLE</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答疑澄清文件上传时间</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CLARIFY_TIME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rPr>
              <w:t>澄清</w:t>
            </w:r>
            <w:r>
              <w:rPr>
                <w:rFonts w:hint="eastAsia" w:ascii="宋体" w:hAnsi="宋体" w:cs="宋体"/>
                <w:color w:val="auto"/>
                <w:kern w:val="0"/>
                <w:szCs w:val="21"/>
                <w:highlight w:val="none"/>
                <w:lang w:val="en-US" w:eastAsia="zh-CN"/>
              </w:rPr>
              <w:t>次数</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CLARIFY_NUM</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N4</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对文件澄清与修改的主要内容</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CLARIFY_CONTENT</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文件类型</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FILE_TYPE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参考2.8.1</w:t>
            </w:r>
            <w:r>
              <w:rPr>
                <w:rFonts w:hint="eastAsia" w:ascii="宋体" w:hAnsi="宋体" w:cs="宋体"/>
                <w:color w:val="auto"/>
                <w:kern w:val="0"/>
                <w:szCs w:val="21"/>
                <w:highlight w:val="none"/>
                <w:lang w:val="en-US" w:eastAsia="zh-CN"/>
              </w:rPr>
              <w:t>4</w:t>
            </w:r>
            <w:r>
              <w:rPr>
                <w:rFonts w:hint="eastAsia" w:ascii="宋体" w:hAnsi="宋体" w:cs="宋体"/>
                <w:color w:val="auto"/>
                <w:kern w:val="0"/>
                <w:szCs w:val="21"/>
                <w:highlight w:val="none"/>
              </w:rPr>
              <w:t>文件类型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资审文件</w:t>
            </w:r>
            <w:r>
              <w:rPr>
                <w:rFonts w:hint="eastAsia" w:ascii="宋体" w:hAnsi="宋体" w:cs="宋体"/>
                <w:color w:val="auto"/>
                <w:kern w:val="0"/>
                <w:szCs w:val="21"/>
                <w:highlight w:val="none"/>
                <w:lang w:val="en-US" w:eastAsia="zh-CN"/>
              </w:rPr>
              <w:t>领取开始</w:t>
            </w:r>
            <w:r>
              <w:rPr>
                <w:rFonts w:hint="eastAsia" w:ascii="宋体" w:hAnsi="宋体" w:cs="宋体"/>
                <w:color w:val="auto"/>
                <w:kern w:val="0"/>
                <w:szCs w:val="21"/>
                <w:highlight w:val="none"/>
              </w:rPr>
              <w:t>时间</w:t>
            </w:r>
          </w:p>
        </w:tc>
        <w:tc>
          <w:tcPr>
            <w:tcW w:w="308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QUALI_FILE_SALE_TIME</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FFFFFF" w:themeFill="background1"/>
            <w:vAlign w:val="center"/>
          </w:tcPr>
          <w:p>
            <w:pPr>
              <w:widowControl/>
              <w:jc w:val="center"/>
              <w:rPr>
                <w:rFonts w:hint="default"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资审文件领取截止时间</w:t>
            </w:r>
          </w:p>
        </w:tc>
        <w:tc>
          <w:tcPr>
            <w:tcW w:w="3080" w:type="dxa"/>
            <w:shd w:val="clear" w:color="auto" w:fill="FFFFFF" w:themeFill="background1"/>
            <w:vAlign w:val="center"/>
          </w:tcPr>
          <w:p>
            <w:pPr>
              <w:widowControl/>
              <w:jc w:val="center"/>
              <w:rPr>
                <w:rFonts w:hint="default" w:ascii="宋体" w:hAnsi="宋体" w:eastAsia="宋体" w:cs="宋体"/>
                <w:color w:val="auto"/>
                <w:szCs w:val="21"/>
                <w:highlight w:val="none"/>
                <w:lang w:val="en-US" w:eastAsia="zh-CN" w:bidi="en-US"/>
              </w:rPr>
            </w:pPr>
            <w:r>
              <w:rPr>
                <w:rFonts w:hint="eastAsia" w:ascii="宋体" w:hAnsi="宋体" w:cs="宋体"/>
                <w:color w:val="auto"/>
                <w:szCs w:val="21"/>
                <w:highlight w:val="none"/>
                <w:lang w:bidi="en-US"/>
              </w:rPr>
              <w:t>QUALI_FILE_SALE</w:t>
            </w:r>
            <w:r>
              <w:rPr>
                <w:rFonts w:hint="eastAsia" w:ascii="宋体" w:hAnsi="宋体" w:cs="宋体"/>
                <w:color w:val="auto"/>
                <w:szCs w:val="21"/>
                <w:highlight w:val="none"/>
                <w:lang w:val="en-US" w:eastAsia="zh-CN" w:bidi="en-US"/>
              </w:rPr>
              <w:t>END</w:t>
            </w:r>
            <w:r>
              <w:rPr>
                <w:rFonts w:hint="eastAsia" w:ascii="宋体" w:hAnsi="宋体" w:cs="宋体"/>
                <w:color w:val="auto"/>
                <w:szCs w:val="21"/>
                <w:highlight w:val="none"/>
                <w:lang w:bidi="en-US"/>
              </w:rPr>
              <w:t>_TIME</w:t>
            </w:r>
          </w:p>
        </w:tc>
        <w:tc>
          <w:tcPr>
            <w:tcW w:w="1730" w:type="dxa"/>
            <w:shd w:val="clear" w:color="auto" w:fill="FFFFFF" w:themeFill="background1"/>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70" w:type="dxa"/>
            <w:shd w:val="clear" w:color="auto" w:fill="FFFFFF" w:themeFill="background1"/>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FFFFFF" w:themeFill="background1"/>
            <w:vAlign w:val="center"/>
          </w:tcPr>
          <w:p>
            <w:pPr>
              <w:widowControl/>
              <w:rPr>
                <w:rFonts w:hint="eastAsia"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资审文件备注</w:t>
            </w:r>
          </w:p>
        </w:tc>
        <w:tc>
          <w:tcPr>
            <w:tcW w:w="308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QUALI_FILE_REMARK</w:t>
            </w:r>
          </w:p>
        </w:tc>
        <w:tc>
          <w:tcPr>
            <w:tcW w:w="173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70" w:type="dxa"/>
            <w:shd w:val="clear" w:color="auto" w:fill="FFFFFF" w:themeFill="background1"/>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30" w:type="dxa"/>
            <w:shd w:val="clear" w:color="auto" w:fill="FFFFFF" w:themeFill="background1"/>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数据时间戳</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附件关联标识码</w:t>
            </w:r>
          </w:p>
        </w:tc>
        <w:tc>
          <w:tcPr>
            <w:tcW w:w="308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3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7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3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42" w:name="_Toc1191_WPSOffice_Level3"/>
      <w:bookmarkStart w:id="743" w:name="_Hlk77078911"/>
      <w:r>
        <w:rPr>
          <w:rFonts w:hint="eastAsia" w:ascii="宋体" w:hAnsi="宋体" w:cs="宋体"/>
          <w:color w:val="auto"/>
          <w:highlight w:val="none"/>
        </w:rPr>
        <w:t>资格预审公告</w:t>
      </w:r>
      <w:bookmarkEnd w:id="742"/>
    </w:p>
    <w:tbl>
      <w:tblPr>
        <w:tblStyle w:val="13"/>
        <w:tblW w:w="14162" w:type="dxa"/>
        <w:tblInd w:w="-1" w:type="dxa"/>
        <w:tblLayout w:type="fixed"/>
        <w:tblCellMar>
          <w:top w:w="0" w:type="dxa"/>
          <w:left w:w="108" w:type="dxa"/>
          <w:bottom w:w="0" w:type="dxa"/>
          <w:right w:w="108" w:type="dxa"/>
        </w:tblCellMar>
      </w:tblPr>
      <w:tblGrid>
        <w:gridCol w:w="2706"/>
        <w:gridCol w:w="3116"/>
        <w:gridCol w:w="1720"/>
        <w:gridCol w:w="950"/>
        <w:gridCol w:w="5670"/>
      </w:tblGrid>
      <w:tr>
        <w:tblPrEx>
          <w:tblCellMar>
            <w:top w:w="0" w:type="dxa"/>
            <w:left w:w="108" w:type="dxa"/>
            <w:bottom w:w="0" w:type="dxa"/>
            <w:right w:w="108" w:type="dxa"/>
          </w:tblCellMar>
        </w:tblPrEx>
        <w:trPr>
          <w:trHeight w:val="567" w:hRule="atLeast"/>
          <w:tblHeader/>
        </w:trPr>
        <w:tc>
          <w:tcPr>
            <w:tcW w:w="2706" w:type="dxa"/>
            <w:tcBorders>
              <w:top w:val="single" w:color="auto" w:sz="4" w:space="0"/>
              <w:left w:val="single" w:color="auto" w:sz="4" w:space="0"/>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116"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20"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50" w:type="dxa"/>
            <w:tcBorders>
              <w:top w:val="single" w:color="auto" w:sz="4" w:space="0"/>
              <w:left w:val="single" w:color="auto" w:sz="4" w:space="0"/>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70"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CellMar>
            <w:top w:w="0" w:type="dxa"/>
            <w:left w:w="108" w:type="dxa"/>
            <w:bottom w:w="0" w:type="dxa"/>
            <w:right w:w="108" w:type="dxa"/>
          </w:tblCellMar>
        </w:tblPrEx>
        <w:trPr>
          <w:trHeight w:val="567" w:hRule="atLeast"/>
        </w:trPr>
        <w:tc>
          <w:tcPr>
            <w:tcW w:w="27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采购项目编号</w:t>
            </w:r>
          </w:p>
        </w:tc>
        <w:tc>
          <w:tcPr>
            <w:tcW w:w="311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PURCHASE_PROJECT_CODE</w:t>
            </w:r>
          </w:p>
        </w:tc>
        <w:tc>
          <w:tcPr>
            <w:tcW w:w="17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采购项目名称</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PURCHASE_PROJECT_NAME</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C..600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自由文本，项目名称必填</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公告标段数量</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BULLETIN_BID_NUM</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业务需求</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采购项目标段编号</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C..4000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自由文本。同一采购项目的不同表中该采购子包编号必须一致，多个子包一个公告时，子包编号用半角分号隔开。</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统一交易标识码</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C..4000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资审公告标题</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BULLETIN_TITLE</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rPr>
                <w:rFonts w:ascii="宋体" w:hAnsi="宋体" w:cs="宋体"/>
                <w:color w:val="auto"/>
                <w:kern w:val="0"/>
                <w:szCs w:val="21"/>
                <w:highlight w:val="none"/>
              </w:rPr>
            </w:pPr>
            <w:r>
              <w:rPr>
                <w:rFonts w:hint="eastAsia" w:ascii="宋体" w:hAnsi="宋体" w:cs="宋体"/>
                <w:color w:val="auto"/>
                <w:szCs w:val="21"/>
                <w:highlight w:val="none"/>
              </w:rPr>
              <w:t>自由文本</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资审公告内容</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BULLETIN_CONTENT</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rPr>
                <w:rFonts w:ascii="宋体" w:hAnsi="宋体" w:cs="宋体"/>
                <w:color w:val="auto"/>
                <w:kern w:val="0"/>
                <w:szCs w:val="21"/>
                <w:highlight w:val="none"/>
              </w:rPr>
            </w:pPr>
            <w:r>
              <w:rPr>
                <w:rFonts w:hint="eastAsia" w:ascii="宋体" w:hAnsi="宋体" w:cs="宋体"/>
                <w:color w:val="auto"/>
                <w:szCs w:val="21"/>
                <w:highlight w:val="none"/>
              </w:rPr>
              <w:t>自由文本</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资审公告发布时间</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BULLETIN_START_TIME</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CellMar>
            <w:top w:w="0" w:type="dxa"/>
            <w:left w:w="108" w:type="dxa"/>
            <w:bottom w:w="0" w:type="dxa"/>
            <w:right w:w="108" w:type="dxa"/>
          </w:tblCellMar>
        </w:tblPrEx>
        <w:trPr>
          <w:trHeight w:val="567" w:hRule="atLeast"/>
        </w:trPr>
        <w:tc>
          <w:tcPr>
            <w:tcW w:w="2706"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资审公告发布媒体</w:t>
            </w:r>
          </w:p>
        </w:tc>
        <w:tc>
          <w:tcPr>
            <w:tcW w:w="3116"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BULLETIN_MEDIA</w:t>
            </w:r>
          </w:p>
        </w:tc>
        <w:tc>
          <w:tcPr>
            <w:tcW w:w="1720"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nil"/>
              <w:left w:val="nil"/>
              <w:bottom w:val="single" w:color="auto" w:sz="4" w:space="0"/>
              <w:right w:val="single" w:color="auto" w:sz="4" w:space="0"/>
            </w:tcBorders>
            <w:shd w:val="clear" w:color="auto" w:fill="auto"/>
            <w:vAlign w:val="center"/>
          </w:tcPr>
          <w:p>
            <w:pPr>
              <w:rPr>
                <w:rFonts w:ascii="宋体" w:hAnsi="宋体" w:cs="宋体"/>
                <w:color w:val="auto"/>
                <w:kern w:val="0"/>
                <w:szCs w:val="21"/>
                <w:highlight w:val="none"/>
              </w:rPr>
            </w:pPr>
            <w:r>
              <w:rPr>
                <w:rFonts w:hint="eastAsia" w:ascii="宋体" w:hAnsi="宋体" w:cs="宋体"/>
                <w:color w:val="auto"/>
                <w:szCs w:val="21"/>
                <w:highlight w:val="none"/>
              </w:rPr>
              <w:t>自由文本</w:t>
            </w:r>
          </w:p>
        </w:tc>
      </w:tr>
      <w:tr>
        <w:tblPrEx>
          <w:tblCellMar>
            <w:top w:w="0" w:type="dxa"/>
            <w:left w:w="108" w:type="dxa"/>
            <w:bottom w:w="0" w:type="dxa"/>
            <w:right w:w="108" w:type="dxa"/>
          </w:tblCellMar>
        </w:tblPrEx>
        <w:trPr>
          <w:trHeight w:val="567" w:hRule="atLeast"/>
        </w:trPr>
        <w:tc>
          <w:tcPr>
            <w:tcW w:w="27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资审公告源URL</w:t>
            </w:r>
          </w:p>
        </w:tc>
        <w:tc>
          <w:tcPr>
            <w:tcW w:w="311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URL</w:t>
            </w:r>
          </w:p>
        </w:tc>
        <w:tc>
          <w:tcPr>
            <w:tcW w:w="17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交易平台中该公告的url</w:t>
            </w:r>
          </w:p>
        </w:tc>
      </w:tr>
      <w:tr>
        <w:tblPrEx>
          <w:tblCellMar>
            <w:top w:w="0" w:type="dxa"/>
            <w:left w:w="108" w:type="dxa"/>
            <w:bottom w:w="0" w:type="dxa"/>
            <w:right w:w="108" w:type="dxa"/>
          </w:tblCellMar>
        </w:tblPrEx>
        <w:trPr>
          <w:trHeight w:val="567" w:hRule="atLeast"/>
        </w:trPr>
        <w:tc>
          <w:tcPr>
            <w:tcW w:w="27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资审申请文件提交截止时间</w:t>
            </w:r>
          </w:p>
        </w:tc>
        <w:tc>
          <w:tcPr>
            <w:tcW w:w="3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BID_CLOSING_TIME</w:t>
            </w:r>
          </w:p>
        </w:tc>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r>
              <w:rPr>
                <w:rFonts w:hint="eastAsia" w:ascii="宋体" w:hAnsi="宋体" w:cs="宋体"/>
                <w:color w:val="auto"/>
                <w:szCs w:val="21"/>
                <w:highlight w:val="none"/>
              </w:rPr>
              <w:t>国家2.0数据规范</w:t>
            </w:r>
          </w:p>
        </w:tc>
      </w:tr>
      <w:tr>
        <w:tblPrEx>
          <w:tblCellMar>
            <w:top w:w="0" w:type="dxa"/>
            <w:left w:w="108" w:type="dxa"/>
            <w:bottom w:w="0" w:type="dxa"/>
            <w:right w:w="108" w:type="dxa"/>
          </w:tblCellMar>
        </w:tblPrEx>
        <w:trPr>
          <w:trHeight w:val="567" w:hRule="atLeast"/>
        </w:trPr>
        <w:tc>
          <w:tcPr>
            <w:tcW w:w="2706"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116"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CellMar>
            <w:top w:w="0" w:type="dxa"/>
            <w:left w:w="108" w:type="dxa"/>
            <w:bottom w:w="0" w:type="dxa"/>
            <w:right w:w="108" w:type="dxa"/>
          </w:tblCellMar>
        </w:tblPrEx>
        <w:trPr>
          <w:trHeight w:val="567" w:hRule="atLeast"/>
        </w:trPr>
        <w:tc>
          <w:tcPr>
            <w:tcW w:w="27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数据时间戳</w:t>
            </w:r>
          </w:p>
        </w:tc>
        <w:tc>
          <w:tcPr>
            <w:tcW w:w="3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根据10号令第十一条中对发布媒介和交易平台的及时性要求</w:t>
            </w:r>
          </w:p>
        </w:tc>
      </w:tr>
      <w:tr>
        <w:tblPrEx>
          <w:tblCellMar>
            <w:top w:w="0" w:type="dxa"/>
            <w:left w:w="108" w:type="dxa"/>
            <w:bottom w:w="0" w:type="dxa"/>
            <w:right w:w="108" w:type="dxa"/>
          </w:tblCellMar>
        </w:tblPrEx>
        <w:trPr>
          <w:trHeight w:val="567" w:hRule="atLeast"/>
        </w:trPr>
        <w:tc>
          <w:tcPr>
            <w:tcW w:w="27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附件关联标识码</w:t>
            </w:r>
          </w:p>
        </w:tc>
        <w:tc>
          <w:tcPr>
            <w:tcW w:w="311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44" w:name="_Toc6697_WPSOffice_Level3"/>
      <w:r>
        <w:rPr>
          <w:rFonts w:hint="eastAsia" w:ascii="宋体" w:hAnsi="宋体" w:cs="宋体"/>
          <w:color w:val="auto"/>
          <w:highlight w:val="none"/>
        </w:rPr>
        <w:t>资审结果通知书</w:t>
      </w:r>
      <w:bookmarkEnd w:id="744"/>
    </w:p>
    <w:tbl>
      <w:tblPr>
        <w:tblStyle w:val="13"/>
        <w:tblW w:w="1417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01"/>
        <w:gridCol w:w="3120"/>
        <w:gridCol w:w="1720"/>
        <w:gridCol w:w="950"/>
        <w:gridCol w:w="568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01"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12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2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5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8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采购项目标段编号</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C..4000</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采购项目标段名称</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统一交易标识码</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纸质采购</w:t>
            </w:r>
            <w:r>
              <w:rPr>
                <w:rFonts w:hint="eastAsia" w:ascii="宋体" w:hAnsi="宋体" w:cs="宋体"/>
                <w:color w:val="auto"/>
                <w:kern w:val="0"/>
                <w:szCs w:val="21"/>
                <w:highlight w:val="none"/>
              </w:rPr>
              <w:t>文件</w:t>
            </w:r>
            <w:r>
              <w:rPr>
                <w:rFonts w:hint="eastAsia" w:ascii="宋体" w:hAnsi="宋体" w:cs="宋体"/>
                <w:color w:val="auto"/>
                <w:kern w:val="0"/>
                <w:szCs w:val="21"/>
                <w:highlight w:val="none"/>
                <w:lang w:val="en-US" w:eastAsia="zh-CN"/>
              </w:rPr>
              <w:t>售价</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TRADEFILE_NOMINAL_FEE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单位：元；</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采购</w:t>
            </w:r>
            <w:r>
              <w:rPr>
                <w:rFonts w:hint="eastAsia" w:ascii="宋体" w:hAnsi="宋体" w:cs="宋体"/>
                <w:color w:val="auto"/>
                <w:kern w:val="0"/>
                <w:szCs w:val="21"/>
                <w:highlight w:val="none"/>
              </w:rPr>
              <w:t>文件领取开始时间</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TRADEFILE_GET_START_DATE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采购</w:t>
            </w:r>
            <w:r>
              <w:rPr>
                <w:rFonts w:hint="eastAsia" w:ascii="宋体" w:hAnsi="宋体" w:cs="宋体"/>
                <w:color w:val="auto"/>
                <w:kern w:val="0"/>
                <w:szCs w:val="21"/>
                <w:highlight w:val="none"/>
              </w:rPr>
              <w:t>文件领取截止时间</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TRADEFILE_GET_END_DATE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采购</w:t>
            </w:r>
            <w:r>
              <w:rPr>
                <w:rFonts w:hint="eastAsia" w:ascii="宋体" w:hAnsi="宋体" w:cs="宋体"/>
                <w:color w:val="auto"/>
                <w:kern w:val="0"/>
                <w:szCs w:val="21"/>
                <w:highlight w:val="none"/>
              </w:rPr>
              <w:t>文件领取地点</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TRADEFILE_GET_ADDRESS</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C..800</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投标</w:t>
            </w:r>
            <w:r>
              <w:rPr>
                <w:rFonts w:hint="eastAsia" w:ascii="宋体" w:hAnsi="宋体" w:cs="宋体"/>
                <w:color w:val="auto"/>
                <w:kern w:val="0"/>
                <w:szCs w:val="21"/>
                <w:highlight w:val="none"/>
                <w:lang w:eastAsia="zh-CN"/>
              </w:rPr>
              <w:t>（</w:t>
            </w:r>
            <w:r>
              <w:rPr>
                <w:rFonts w:hint="eastAsia" w:ascii="宋体" w:hAnsi="宋体" w:cs="宋体"/>
                <w:color w:val="auto"/>
                <w:kern w:val="0"/>
                <w:szCs w:val="21"/>
                <w:highlight w:val="none"/>
                <w:lang w:val="en-US" w:eastAsia="zh-CN"/>
              </w:rPr>
              <w:t>响应</w:t>
            </w:r>
            <w:r>
              <w:rPr>
                <w:rFonts w:hint="eastAsia" w:ascii="宋体" w:hAnsi="宋体" w:cs="宋体"/>
                <w:color w:val="auto"/>
                <w:kern w:val="0"/>
                <w:szCs w:val="21"/>
                <w:highlight w:val="none"/>
                <w:lang w:eastAsia="zh-CN"/>
              </w:rPr>
              <w:t>）</w:t>
            </w:r>
            <w:r>
              <w:rPr>
                <w:rFonts w:hint="eastAsia" w:ascii="宋体" w:hAnsi="宋体" w:cs="宋体"/>
                <w:color w:val="auto"/>
                <w:kern w:val="0"/>
                <w:szCs w:val="21"/>
                <w:highlight w:val="none"/>
              </w:rPr>
              <w:t>文件</w:t>
            </w:r>
            <w:r>
              <w:rPr>
                <w:rFonts w:hint="eastAsia" w:ascii="宋体" w:hAnsi="宋体" w:cs="宋体"/>
                <w:color w:val="auto"/>
                <w:kern w:val="0"/>
                <w:szCs w:val="21"/>
                <w:highlight w:val="none"/>
                <w:lang w:val="en-US" w:eastAsia="zh-CN"/>
              </w:rPr>
              <w:t>提交</w:t>
            </w:r>
            <w:r>
              <w:rPr>
                <w:rFonts w:hint="eastAsia" w:ascii="宋体" w:hAnsi="宋体" w:cs="宋体"/>
                <w:color w:val="auto"/>
                <w:kern w:val="0"/>
                <w:szCs w:val="21"/>
                <w:highlight w:val="none"/>
              </w:rPr>
              <w:t>截止日期</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TBFILE_REFER_ENDDATE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发出时间</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SEND_TIME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5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数据时间戳</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01"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附件关联标识码</w:t>
            </w:r>
          </w:p>
        </w:tc>
        <w:tc>
          <w:tcPr>
            <w:tcW w:w="312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2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8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45" w:name="_Toc17078_WPSOffice_Level3"/>
      <w:r>
        <w:rPr>
          <w:rFonts w:hint="eastAsia" w:ascii="宋体" w:hAnsi="宋体" w:cs="宋体"/>
          <w:color w:val="auto"/>
          <w:highlight w:val="none"/>
        </w:rPr>
        <w:t>资审结果备案</w:t>
      </w:r>
      <w:bookmarkEnd w:id="745"/>
    </w:p>
    <w:tbl>
      <w:tblPr>
        <w:tblStyle w:val="13"/>
        <w:tblW w:w="1417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22"/>
        <w:gridCol w:w="3099"/>
        <w:gridCol w:w="1740"/>
        <w:gridCol w:w="950"/>
        <w:gridCol w:w="566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22"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099"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4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5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6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采购项目标段编号</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C..4000</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采购项目标段名称</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统一交易标识码</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单位名称</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BIDDER_NAME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单位统一社会信用代码</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BIDDER_LEGAL_CODE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供应商负责人</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BIDDER_PM_NAME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50" w:type="dxa"/>
            <w:shd w:val="clear" w:color="auto" w:fill="auto"/>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否</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负责人身份证号</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BIDDER_PM_IDCARD</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C18</w:t>
            </w:r>
          </w:p>
        </w:tc>
        <w:tc>
          <w:tcPr>
            <w:tcW w:w="950" w:type="dxa"/>
            <w:shd w:val="clear" w:color="auto" w:fill="auto"/>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lang w:eastAsia="zh-CN"/>
              </w:rPr>
              <w:t>否</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w:t>
            </w:r>
            <w:r>
              <w:rPr>
                <w:rFonts w:hint="eastAsia" w:ascii="宋体" w:hAnsi="宋体" w:cs="宋体"/>
                <w:color w:val="auto"/>
                <w:kern w:val="0"/>
                <w:szCs w:val="21"/>
                <w:highlight w:val="none"/>
                <w:lang w:val="en-US" w:eastAsia="zh-CN"/>
              </w:rPr>
              <w:t>结果</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IS_PREQUALIFICATION_PASS</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50" w:type="dxa"/>
            <w:shd w:val="clear" w:color="auto" w:fill="auto"/>
            <w:vAlign w:val="center"/>
          </w:tcPr>
          <w:p>
            <w:pPr>
              <w:widowControl/>
              <w:jc w:val="center"/>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9</w:t>
            </w:r>
            <w:r>
              <w:rPr>
                <w:rFonts w:hint="eastAsia" w:ascii="宋体" w:hAnsi="宋体" w:cs="宋体"/>
                <w:color w:val="auto"/>
                <w:szCs w:val="21"/>
                <w:highlight w:val="none"/>
                <w:lang w:bidi="en-US"/>
              </w:rPr>
              <w:t>资审结果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不通过原因</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REJECT_REASON</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否</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资审结果发出时间</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SEND_TIME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5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数据时间戳</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附件关联标识码</w:t>
            </w:r>
          </w:p>
        </w:tc>
        <w:tc>
          <w:tcPr>
            <w:tcW w:w="3099"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C..ul</w:t>
            </w:r>
          </w:p>
        </w:tc>
        <w:tc>
          <w:tcPr>
            <w:tcW w:w="9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60" w:type="dxa"/>
            <w:shd w:val="clear" w:color="auto" w:fill="auto"/>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bookmarkEnd w:id="743"/>
    </w:tbl>
    <w:p>
      <w:pPr>
        <w:pStyle w:val="3"/>
        <w:spacing w:line="240" w:lineRule="auto"/>
        <w:ind w:left="283" w:hanging="283"/>
        <w:rPr>
          <w:rFonts w:ascii="宋体" w:hAnsi="宋体" w:cs="宋体"/>
          <w:color w:val="auto"/>
          <w:sz w:val="28"/>
          <w:szCs w:val="28"/>
          <w:highlight w:val="none"/>
        </w:rPr>
      </w:pPr>
      <w:bookmarkStart w:id="746" w:name="_Toc10977_WPSOffice_Level2"/>
      <w:bookmarkStart w:id="747" w:name="_Toc4164_WPSOffice_Level2"/>
      <w:bookmarkStart w:id="748" w:name="_Toc420"/>
      <w:r>
        <w:rPr>
          <w:rFonts w:hint="eastAsia" w:ascii="宋体" w:hAnsi="宋体" w:cs="宋体"/>
          <w:color w:val="auto"/>
          <w:highlight w:val="none"/>
        </w:rPr>
        <w:t>交易前</w:t>
      </w:r>
      <w:bookmarkEnd w:id="746"/>
      <w:bookmarkEnd w:id="747"/>
      <w:bookmarkEnd w:id="748"/>
    </w:p>
    <w:p>
      <w:pPr>
        <w:pStyle w:val="4"/>
        <w:numPr>
          <w:ilvl w:val="2"/>
          <w:numId w:val="1"/>
        </w:numPr>
        <w:spacing w:line="240" w:lineRule="auto"/>
        <w:rPr>
          <w:rFonts w:ascii="宋体" w:hAnsi="宋体" w:cs="宋体"/>
          <w:color w:val="auto"/>
          <w:highlight w:val="none"/>
        </w:rPr>
      </w:pPr>
      <w:bookmarkStart w:id="749" w:name="_Hlk77079993"/>
      <w:bookmarkStart w:id="750" w:name="_Toc7320_WPSOffice_Level3"/>
      <w:r>
        <w:rPr>
          <w:rFonts w:hint="eastAsia" w:ascii="宋体" w:hAnsi="宋体" w:cs="宋体"/>
          <w:color w:val="auto"/>
          <w:highlight w:val="none"/>
        </w:rPr>
        <w:t>采购文件</w:t>
      </w:r>
      <w:bookmarkEnd w:id="749"/>
      <w:r>
        <w:rPr>
          <w:rFonts w:hint="eastAsia" w:ascii="宋体" w:hAnsi="宋体" w:cs="宋体"/>
          <w:color w:val="auto"/>
          <w:highlight w:val="none"/>
        </w:rPr>
        <w:t>/澄清文件</w:t>
      </w:r>
      <w:bookmarkEnd w:id="750"/>
    </w:p>
    <w:p>
      <w:pPr>
        <w:ind w:firstLine="420" w:firstLineChars="200"/>
        <w:rPr>
          <w:rFonts w:ascii="宋体" w:hAnsi="宋体" w:cs="宋体"/>
          <w:color w:val="auto"/>
          <w:highlight w:val="none"/>
        </w:rPr>
      </w:pPr>
      <w:r>
        <w:rPr>
          <w:rFonts w:hint="eastAsia" w:ascii="宋体" w:hAnsi="宋体" w:cs="宋体"/>
          <w:color w:val="auto"/>
          <w:highlight w:val="none"/>
        </w:rPr>
        <w:t>编码规则：采用组合码，编码长度为26位。排列顺序从左至右依次为：前23位由标段（包）编号组成；1位表示文件类型，Y表示资格预审文件，Z表示招标文件， 2位表示文件版本号，资格预审文件/招标文件从01开始编号，此后的答疑澄清与修改文件每次版本号递增1，取值范围从01-99</w:t>
      </w:r>
    </w:p>
    <w:tbl>
      <w:tblPr>
        <w:tblStyle w:val="13"/>
        <w:tblW w:w="14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6"/>
        <w:gridCol w:w="3007"/>
        <w:gridCol w:w="1776"/>
        <w:gridCol w:w="988"/>
        <w:gridCol w:w="5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trPr>
        <w:tc>
          <w:tcPr>
            <w:tcW w:w="2746" w:type="dxa"/>
            <w:shd w:val="clear" w:color="auto" w:fill="A4A4A4" w:themeFill="background1" w:themeFillShade="A5"/>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07" w:type="dxa"/>
            <w:shd w:val="clear" w:color="auto" w:fill="A4A4A4" w:themeFill="background1" w:themeFillShade="A5"/>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76" w:type="dxa"/>
            <w:shd w:val="clear" w:color="auto" w:fill="A4A4A4" w:themeFill="background1" w:themeFillShade="A5"/>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988" w:type="dxa"/>
            <w:shd w:val="clear" w:color="auto" w:fill="A4A4A4" w:themeFill="background1" w:themeFillShade="A5"/>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650" w:type="dxa"/>
            <w:shd w:val="clear" w:color="auto" w:fill="A4A4A4" w:themeFill="background1" w:themeFillShade="A5"/>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可以是数字和字母的组合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采购项目标段编号</w:t>
            </w:r>
          </w:p>
        </w:tc>
        <w:tc>
          <w:tcPr>
            <w:tcW w:w="300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PURCHASE_SECTION_CODES</w:t>
            </w:r>
          </w:p>
        </w:tc>
        <w:tc>
          <w:tcPr>
            <w:tcW w:w="177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C..4000</w:t>
            </w:r>
          </w:p>
        </w:tc>
        <w:tc>
          <w:tcPr>
            <w:tcW w:w="988"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采购项目标段名称</w:t>
            </w:r>
          </w:p>
        </w:tc>
        <w:tc>
          <w:tcPr>
            <w:tcW w:w="300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PURCHASE_SECTION_NAMES</w:t>
            </w:r>
          </w:p>
        </w:tc>
        <w:tc>
          <w:tcPr>
            <w:tcW w:w="177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C..ul</w:t>
            </w:r>
          </w:p>
        </w:tc>
        <w:tc>
          <w:tcPr>
            <w:tcW w:w="988"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自由文本，项目名称必填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控制价（最高限价）（如有）</w:t>
            </w:r>
          </w:p>
        </w:tc>
        <w:tc>
          <w:tcPr>
            <w:tcW w:w="3007"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CONTROL_PRICE</w:t>
            </w:r>
          </w:p>
        </w:tc>
        <w:tc>
          <w:tcPr>
            <w:tcW w:w="1776"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N..20,6</w:t>
            </w:r>
          </w:p>
        </w:tc>
        <w:tc>
          <w:tcPr>
            <w:tcW w:w="988"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50"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46"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控制价币种代码（如有）</w:t>
            </w:r>
          </w:p>
        </w:tc>
        <w:tc>
          <w:tcPr>
            <w:tcW w:w="3007"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CONTROL_PRICE_CURRENCY</w:t>
            </w:r>
          </w:p>
        </w:tc>
        <w:tc>
          <w:tcPr>
            <w:tcW w:w="1776"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C3</w:t>
            </w:r>
          </w:p>
        </w:tc>
        <w:tc>
          <w:tcPr>
            <w:tcW w:w="988"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50"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46"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控制价单位（如有）</w:t>
            </w:r>
          </w:p>
        </w:tc>
        <w:tc>
          <w:tcPr>
            <w:tcW w:w="3007"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CONTROL_PRICE_UNIT</w:t>
            </w:r>
          </w:p>
        </w:tc>
        <w:tc>
          <w:tcPr>
            <w:tcW w:w="1776"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88"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50"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0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UNIFIED_DEAL_CODES</w:t>
            </w:r>
          </w:p>
        </w:tc>
        <w:tc>
          <w:tcPr>
            <w:tcW w:w="177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98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保证金金额</w:t>
            </w:r>
          </w:p>
        </w:tc>
        <w:tc>
          <w:tcPr>
            <w:tcW w:w="3007"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BOND_AMOUNT</w:t>
            </w:r>
          </w:p>
        </w:tc>
        <w:tc>
          <w:tcPr>
            <w:tcW w:w="1776"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N..20,6</w:t>
            </w:r>
          </w:p>
        </w:tc>
        <w:tc>
          <w:tcPr>
            <w:tcW w:w="988"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tcBorders>
              <w:bottom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保证金缴纳方式</w:t>
            </w:r>
          </w:p>
        </w:tc>
        <w:tc>
          <w:tcPr>
            <w:tcW w:w="3007" w:type="dxa"/>
            <w:tcBorders>
              <w:bottom w:val="single" w:color="auto" w:sz="4" w:space="0"/>
            </w:tcBorders>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PERFOMANCE_BOND_FORM</w:t>
            </w:r>
          </w:p>
        </w:tc>
        <w:tc>
          <w:tcPr>
            <w:tcW w:w="1776" w:type="dxa"/>
            <w:tcBorders>
              <w:bottom w:val="single" w:color="auto" w:sz="4" w:space="0"/>
            </w:tcBorders>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C1</w:t>
            </w:r>
          </w:p>
        </w:tc>
        <w:tc>
          <w:tcPr>
            <w:tcW w:w="988"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tcBorders>
              <w:bottom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6</w:t>
            </w:r>
            <w:r>
              <w:rPr>
                <w:rFonts w:hint="eastAsia" w:ascii="宋体" w:hAnsi="宋体" w:cs="宋体"/>
                <w:color w:val="auto"/>
                <w:szCs w:val="21"/>
                <w:highlight w:val="none"/>
                <w:lang w:bidi="en-US"/>
              </w:rPr>
              <w:t>保证金缴纳方式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保证金缴纳截止时间</w:t>
            </w:r>
          </w:p>
        </w:tc>
        <w:tc>
          <w:tcPr>
            <w:tcW w:w="3007"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BOND_PAY_END_TIME</w:t>
            </w:r>
          </w:p>
        </w:tc>
        <w:tc>
          <w:tcPr>
            <w:tcW w:w="1776"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988" w:type="dxa"/>
            <w:tcBorders>
              <w:bottom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tcBorders>
              <w:bottom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文件标题</w:t>
            </w:r>
          </w:p>
        </w:tc>
        <w:tc>
          <w:tcPr>
            <w:tcW w:w="300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DOC_TITLE</w:t>
            </w:r>
          </w:p>
        </w:tc>
        <w:tc>
          <w:tcPr>
            <w:tcW w:w="177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988"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文件备注</w:t>
            </w:r>
          </w:p>
        </w:tc>
        <w:tc>
          <w:tcPr>
            <w:tcW w:w="300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DOC_REMARK</w:t>
            </w:r>
          </w:p>
        </w:tc>
        <w:tc>
          <w:tcPr>
            <w:tcW w:w="1776"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988"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文件类型</w:t>
            </w:r>
          </w:p>
        </w:tc>
        <w:tc>
          <w:tcPr>
            <w:tcW w:w="300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FILE_TYPE</w:t>
            </w:r>
          </w:p>
        </w:tc>
        <w:tc>
          <w:tcPr>
            <w:tcW w:w="177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8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4</w:t>
            </w:r>
            <w:r>
              <w:rPr>
                <w:rFonts w:hint="eastAsia" w:ascii="宋体" w:hAnsi="宋体" w:cs="宋体"/>
                <w:color w:val="auto"/>
                <w:szCs w:val="21"/>
                <w:highlight w:val="none"/>
              </w:rPr>
              <w:t>文件类型</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小微企业、残疾人企业、监狱企业折扣率</w:t>
            </w:r>
          </w:p>
        </w:tc>
        <w:tc>
          <w:tcPr>
            <w:tcW w:w="300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MICRO_DISABLED_PRISON_ENTERPRISE_RATE</w:t>
            </w:r>
          </w:p>
        </w:tc>
        <w:tc>
          <w:tcPr>
            <w:tcW w:w="1776"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N..2</w:t>
            </w:r>
          </w:p>
        </w:tc>
        <w:tc>
          <w:tcPr>
            <w:tcW w:w="988"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50"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是否接受联合体</w:t>
            </w:r>
          </w:p>
        </w:tc>
        <w:tc>
          <w:tcPr>
            <w:tcW w:w="300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IS_UNION</w:t>
            </w:r>
          </w:p>
        </w:tc>
        <w:tc>
          <w:tcPr>
            <w:tcW w:w="1776"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88"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650"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答疑澄清时间</w:t>
            </w:r>
          </w:p>
        </w:tc>
        <w:tc>
          <w:tcPr>
            <w:tcW w:w="3007"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CLARIFY_TIME</w:t>
            </w:r>
          </w:p>
        </w:tc>
        <w:tc>
          <w:tcPr>
            <w:tcW w:w="1776"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yyyyMMddHHmmss</w:t>
            </w:r>
          </w:p>
        </w:tc>
        <w:tc>
          <w:tcPr>
            <w:tcW w:w="988"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否</w:t>
            </w:r>
          </w:p>
        </w:tc>
        <w:tc>
          <w:tcPr>
            <w:tcW w:w="5650" w:type="dxa"/>
            <w:shd w:val="clear" w:color="auto" w:fill="FFFFFF" w:themeFill="background1"/>
            <w:vAlign w:val="center"/>
          </w:tcPr>
          <w:p>
            <w:pPr>
              <w:widowControl/>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澄清</w:t>
            </w:r>
            <w:r>
              <w:rPr>
                <w:rFonts w:hint="eastAsia" w:ascii="宋体" w:hAnsi="宋体" w:cs="宋体"/>
                <w:color w:val="auto"/>
                <w:szCs w:val="21"/>
                <w:highlight w:val="none"/>
                <w:lang w:val="en-US" w:eastAsia="zh-CN" w:bidi="en-US"/>
              </w:rPr>
              <w:t>次数</w:t>
            </w:r>
          </w:p>
        </w:tc>
        <w:tc>
          <w:tcPr>
            <w:tcW w:w="3007"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CLARIFY_NUM</w:t>
            </w:r>
          </w:p>
        </w:tc>
        <w:tc>
          <w:tcPr>
            <w:tcW w:w="1776"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N4</w:t>
            </w:r>
          </w:p>
        </w:tc>
        <w:tc>
          <w:tcPr>
            <w:tcW w:w="988" w:type="dxa"/>
            <w:shd w:val="clear" w:color="auto" w:fill="FFFFFF" w:themeFill="background1"/>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数值型</w:t>
            </w:r>
          </w:p>
        </w:tc>
        <w:tc>
          <w:tcPr>
            <w:tcW w:w="5650" w:type="dxa"/>
            <w:shd w:val="clear" w:color="auto" w:fill="FFFFFF" w:themeFill="background1"/>
            <w:vAlign w:val="center"/>
          </w:tcPr>
          <w:p>
            <w:pPr>
              <w:widowControl/>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0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8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50"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数据时间戳</w:t>
            </w:r>
          </w:p>
        </w:tc>
        <w:tc>
          <w:tcPr>
            <w:tcW w:w="300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7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98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附件关联标识码</w:t>
            </w:r>
          </w:p>
        </w:tc>
        <w:tc>
          <w:tcPr>
            <w:tcW w:w="300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7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98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50"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51" w:name="_Toc8454_WPSOffice_Level3"/>
      <w:bookmarkStart w:id="752" w:name="_Toc30310"/>
      <w:bookmarkStart w:id="753" w:name="_Hlk77080565"/>
      <w:r>
        <w:rPr>
          <w:rFonts w:hint="eastAsia" w:ascii="宋体" w:hAnsi="宋体" w:cs="宋体"/>
          <w:color w:val="auto"/>
          <w:highlight w:val="none"/>
        </w:rPr>
        <w:t>采购公告</w:t>
      </w:r>
      <w:bookmarkEnd w:id="751"/>
    </w:p>
    <w:tbl>
      <w:tblPr>
        <w:tblStyle w:val="13"/>
        <w:tblW w:w="14135" w:type="dxa"/>
        <w:tblInd w:w="0" w:type="dxa"/>
        <w:tblLayout w:type="fixed"/>
        <w:tblCellMar>
          <w:top w:w="0" w:type="dxa"/>
          <w:left w:w="108" w:type="dxa"/>
          <w:bottom w:w="0" w:type="dxa"/>
          <w:right w:w="108" w:type="dxa"/>
        </w:tblCellMar>
      </w:tblPr>
      <w:tblGrid>
        <w:gridCol w:w="2734"/>
        <w:gridCol w:w="2994"/>
        <w:gridCol w:w="1813"/>
        <w:gridCol w:w="988"/>
        <w:gridCol w:w="5606"/>
      </w:tblGrid>
      <w:tr>
        <w:trPr>
          <w:trHeight w:val="567" w:hRule="atLeast"/>
          <w:tblHeader/>
        </w:trPr>
        <w:tc>
          <w:tcPr>
            <w:tcW w:w="2734" w:type="dxa"/>
            <w:tcBorders>
              <w:top w:val="single" w:color="auto" w:sz="4" w:space="0"/>
              <w:left w:val="single" w:color="auto" w:sz="4" w:space="0"/>
              <w:bottom w:val="single" w:color="auto" w:sz="4" w:space="0"/>
              <w:right w:val="single" w:color="auto" w:sz="4" w:space="0"/>
            </w:tcBorders>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2994"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813"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988" w:type="dxa"/>
            <w:tcBorders>
              <w:top w:val="single" w:color="auto" w:sz="4" w:space="0"/>
              <w:left w:val="single" w:color="auto" w:sz="4" w:space="0"/>
              <w:bottom w:val="single" w:color="auto" w:sz="4" w:space="0"/>
              <w:right w:val="single" w:color="auto" w:sz="4" w:space="0"/>
            </w:tcBorders>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606" w:type="dxa"/>
            <w:tcBorders>
              <w:top w:val="single" w:color="auto" w:sz="4" w:space="0"/>
              <w:left w:val="nil"/>
              <w:bottom w:val="single" w:color="auto" w:sz="4" w:space="0"/>
              <w:right w:val="single" w:color="auto" w:sz="4" w:space="0"/>
            </w:tcBorders>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备注</w:t>
            </w:r>
          </w:p>
        </w:tc>
      </w:tr>
      <w:tr>
        <w:tblPrEx>
          <w:tblCellMar>
            <w:top w:w="0" w:type="dxa"/>
            <w:left w:w="108" w:type="dxa"/>
            <w:bottom w:w="0" w:type="dxa"/>
            <w:right w:w="108" w:type="dxa"/>
          </w:tblCellMar>
        </w:tblPrEx>
        <w:trPr>
          <w:trHeight w:val="567" w:hRule="atLeast"/>
        </w:trPr>
        <w:tc>
          <w:tcPr>
            <w:tcW w:w="27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采购项目编号</w:t>
            </w:r>
          </w:p>
        </w:tc>
        <w:tc>
          <w:tcPr>
            <w:tcW w:w="299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PURCHASE_PROJECT_CODE</w:t>
            </w:r>
          </w:p>
        </w:tc>
        <w:tc>
          <w:tcPr>
            <w:tcW w:w="18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CellMar>
            <w:top w:w="0" w:type="dxa"/>
            <w:left w:w="108" w:type="dxa"/>
            <w:bottom w:w="0" w:type="dxa"/>
            <w:right w:w="108" w:type="dxa"/>
          </w:tblCellMar>
        </w:tblPrEx>
        <w:trPr>
          <w:trHeight w:val="567" w:hRule="atLeast"/>
        </w:trPr>
        <w:tc>
          <w:tcPr>
            <w:tcW w:w="273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采购项目名称</w:t>
            </w:r>
          </w:p>
        </w:tc>
        <w:tc>
          <w:tcPr>
            <w:tcW w:w="299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PURCHASE_PROJECT_NAME</w:t>
            </w:r>
          </w:p>
        </w:tc>
        <w:tc>
          <w:tcPr>
            <w:tcW w:w="18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C..600</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自由文本，项目名称必填</w:t>
            </w:r>
          </w:p>
        </w:tc>
      </w:tr>
      <w:tr>
        <w:tblPrEx>
          <w:tblCellMar>
            <w:top w:w="0" w:type="dxa"/>
            <w:left w:w="108" w:type="dxa"/>
            <w:bottom w:w="0" w:type="dxa"/>
            <w:right w:w="108" w:type="dxa"/>
          </w:tblCellMar>
        </w:tblPrEx>
        <w:trPr>
          <w:trHeight w:val="567" w:hRule="atLeast"/>
        </w:trPr>
        <w:tc>
          <w:tcPr>
            <w:tcW w:w="273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公告标段数量</w:t>
            </w:r>
          </w:p>
        </w:tc>
        <w:tc>
          <w:tcPr>
            <w:tcW w:w="299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BULLETIN_BID_NUM</w:t>
            </w:r>
          </w:p>
        </w:tc>
        <w:tc>
          <w:tcPr>
            <w:tcW w:w="18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N..2</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CellMar>
            <w:top w:w="0" w:type="dxa"/>
            <w:left w:w="108" w:type="dxa"/>
            <w:bottom w:w="0" w:type="dxa"/>
            <w:right w:w="108" w:type="dxa"/>
          </w:tblCellMar>
        </w:tblPrEx>
        <w:trPr>
          <w:trHeight w:val="567" w:hRule="atLeast"/>
        </w:trPr>
        <w:tc>
          <w:tcPr>
            <w:tcW w:w="273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采购项目标段编号</w:t>
            </w:r>
          </w:p>
        </w:tc>
        <w:tc>
          <w:tcPr>
            <w:tcW w:w="299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8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C..4000</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自由文本。 多个子包一个公告时，子包编号用半角分号隔开</w:t>
            </w:r>
          </w:p>
        </w:tc>
      </w:tr>
      <w:tr>
        <w:tblPrEx>
          <w:tblCellMar>
            <w:top w:w="0" w:type="dxa"/>
            <w:left w:w="108" w:type="dxa"/>
            <w:bottom w:w="0" w:type="dxa"/>
            <w:right w:w="108" w:type="dxa"/>
          </w:tblCellMar>
        </w:tblPrEx>
        <w:trPr>
          <w:trHeight w:val="567" w:hRule="atLeast"/>
        </w:trPr>
        <w:tc>
          <w:tcPr>
            <w:tcW w:w="273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299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8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C..4000</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CellMar>
            <w:top w:w="0" w:type="dxa"/>
            <w:left w:w="108" w:type="dxa"/>
            <w:bottom w:w="0" w:type="dxa"/>
            <w:right w:w="108" w:type="dxa"/>
          </w:tblCellMar>
        </w:tblPrEx>
        <w:trPr>
          <w:trHeight w:val="567" w:hRule="atLeast"/>
        </w:trPr>
        <w:tc>
          <w:tcPr>
            <w:tcW w:w="273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公告标题</w:t>
            </w:r>
          </w:p>
        </w:tc>
        <w:tc>
          <w:tcPr>
            <w:tcW w:w="299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BULLETIN_TITLE</w:t>
            </w:r>
          </w:p>
        </w:tc>
        <w:tc>
          <w:tcPr>
            <w:tcW w:w="18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CellMar>
            <w:top w:w="0" w:type="dxa"/>
            <w:left w:w="108" w:type="dxa"/>
            <w:bottom w:w="0" w:type="dxa"/>
            <w:right w:w="108" w:type="dxa"/>
          </w:tblCellMar>
        </w:tblPrEx>
        <w:trPr>
          <w:trHeight w:val="567" w:hRule="atLeast"/>
        </w:trPr>
        <w:tc>
          <w:tcPr>
            <w:tcW w:w="273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公告内容</w:t>
            </w:r>
          </w:p>
        </w:tc>
        <w:tc>
          <w:tcPr>
            <w:tcW w:w="299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BULLETIN_CONTENT</w:t>
            </w:r>
          </w:p>
        </w:tc>
        <w:tc>
          <w:tcPr>
            <w:tcW w:w="18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C..ul</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CellMar>
            <w:top w:w="0" w:type="dxa"/>
            <w:left w:w="108" w:type="dxa"/>
            <w:bottom w:w="0" w:type="dxa"/>
            <w:right w:w="108" w:type="dxa"/>
          </w:tblCellMar>
        </w:tblPrEx>
        <w:trPr>
          <w:trHeight w:val="567" w:hRule="atLeast"/>
        </w:trPr>
        <w:tc>
          <w:tcPr>
            <w:tcW w:w="273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公告发布媒体</w:t>
            </w:r>
          </w:p>
        </w:tc>
        <w:tc>
          <w:tcPr>
            <w:tcW w:w="299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BULLETIN_MEDIA</w:t>
            </w:r>
          </w:p>
        </w:tc>
        <w:tc>
          <w:tcPr>
            <w:tcW w:w="181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C..1000</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CellMar>
            <w:top w:w="0" w:type="dxa"/>
            <w:left w:w="108" w:type="dxa"/>
            <w:bottom w:w="0" w:type="dxa"/>
            <w:right w:w="108" w:type="dxa"/>
          </w:tblCellMar>
        </w:tblPrEx>
        <w:trPr>
          <w:trHeight w:val="567" w:hRule="atLeast"/>
        </w:trPr>
        <w:tc>
          <w:tcPr>
            <w:tcW w:w="27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val="en-US" w:eastAsia="zh-CN" w:bidi="en-US"/>
              </w:rPr>
              <w:t>纸质</w:t>
            </w: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w:t>
            </w:r>
            <w:r>
              <w:rPr>
                <w:rFonts w:hint="eastAsia" w:ascii="宋体" w:hAnsi="宋体" w:cs="宋体"/>
                <w:color w:val="auto"/>
                <w:szCs w:val="21"/>
                <w:highlight w:val="none"/>
                <w:lang w:val="en-US" w:eastAsia="zh-CN" w:bidi="en-US"/>
              </w:rPr>
              <w:t>售价</w:t>
            </w:r>
          </w:p>
        </w:tc>
        <w:tc>
          <w:tcPr>
            <w:tcW w:w="299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NOMINAL_FEE</w:t>
            </w:r>
          </w:p>
        </w:tc>
        <w:tc>
          <w:tcPr>
            <w:tcW w:w="18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N..20,6</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是</w:t>
            </w:r>
          </w:p>
        </w:tc>
        <w:tc>
          <w:tcPr>
            <w:tcW w:w="5606" w:type="dxa"/>
            <w:tcBorders>
              <w:top w:val="single" w:color="auto" w:sz="4" w:space="0"/>
              <w:left w:val="nil"/>
              <w:bottom w:val="single" w:color="auto" w:sz="4" w:space="0"/>
              <w:right w:val="single" w:color="auto" w:sz="4" w:space="0"/>
            </w:tcBorders>
            <w:shd w:val="clear" w:color="auto" w:fill="auto"/>
            <w:vAlign w:val="center"/>
          </w:tcPr>
          <w:p>
            <w:pPr>
              <w:widowControl/>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val="en-US" w:eastAsia="zh-CN" w:bidi="en-US"/>
              </w:rPr>
              <w:t>单位：元；</w:t>
            </w:r>
            <w:r>
              <w:rPr>
                <w:rFonts w:hint="eastAsia" w:ascii="宋体" w:hAnsi="宋体" w:cs="宋体"/>
                <w:color w:val="auto"/>
                <w:szCs w:val="21"/>
                <w:highlight w:val="none"/>
                <w:lang w:bidi="en-US"/>
              </w:rPr>
              <w:t>业务需要</w:t>
            </w:r>
          </w:p>
        </w:tc>
      </w:tr>
      <w:tr>
        <w:tblPrEx>
          <w:tblCellMar>
            <w:top w:w="0" w:type="dxa"/>
            <w:left w:w="108" w:type="dxa"/>
            <w:bottom w:w="0" w:type="dxa"/>
            <w:right w:w="108" w:type="dxa"/>
          </w:tblCellMar>
        </w:tblPrEx>
        <w:trPr>
          <w:trHeight w:val="567" w:hRule="atLeast"/>
        </w:trPr>
        <w:tc>
          <w:tcPr>
            <w:tcW w:w="27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w:t>
            </w:r>
            <w:r>
              <w:rPr>
                <w:rFonts w:hint="eastAsia" w:ascii="宋体" w:hAnsi="宋体" w:cs="宋体"/>
                <w:color w:val="auto"/>
                <w:szCs w:val="21"/>
                <w:highlight w:val="none"/>
                <w:lang w:eastAsia="zh-CN" w:bidi="en-US"/>
              </w:rPr>
              <w:t>获取</w:t>
            </w:r>
            <w:r>
              <w:rPr>
                <w:rFonts w:hint="eastAsia" w:ascii="宋体" w:hAnsi="宋体" w:cs="宋体"/>
                <w:color w:val="auto"/>
                <w:szCs w:val="21"/>
                <w:highlight w:val="none"/>
                <w:lang w:bidi="en-US"/>
              </w:rPr>
              <w:t>开始时间</w:t>
            </w:r>
          </w:p>
        </w:tc>
        <w:tc>
          <w:tcPr>
            <w:tcW w:w="299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TRADEFILE_GET_START_DATE</w:t>
            </w:r>
          </w:p>
        </w:tc>
        <w:tc>
          <w:tcPr>
            <w:tcW w:w="18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yyyyMMdd</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是</w:t>
            </w:r>
          </w:p>
        </w:tc>
        <w:tc>
          <w:tcPr>
            <w:tcW w:w="5606" w:type="dxa"/>
            <w:tcBorders>
              <w:top w:val="single" w:color="auto" w:sz="4" w:space="0"/>
              <w:left w:val="nil"/>
              <w:bottom w:val="single" w:color="auto" w:sz="4" w:space="0"/>
              <w:right w:val="single" w:color="auto" w:sz="4" w:space="0"/>
            </w:tcBorders>
            <w:shd w:val="clear" w:color="auto" w:fill="auto"/>
            <w:vAlign w:val="center"/>
          </w:tcPr>
          <w:p>
            <w:pPr>
              <w:widowControl/>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业务需要</w:t>
            </w:r>
          </w:p>
        </w:tc>
      </w:tr>
      <w:tr>
        <w:tblPrEx>
          <w:tblCellMar>
            <w:top w:w="0" w:type="dxa"/>
            <w:left w:w="108" w:type="dxa"/>
            <w:bottom w:w="0" w:type="dxa"/>
            <w:right w:w="108" w:type="dxa"/>
          </w:tblCellMar>
        </w:tblPrEx>
        <w:trPr>
          <w:trHeight w:val="567" w:hRule="atLeast"/>
        </w:trPr>
        <w:tc>
          <w:tcPr>
            <w:tcW w:w="27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w:t>
            </w:r>
            <w:r>
              <w:rPr>
                <w:rFonts w:hint="eastAsia" w:ascii="宋体" w:hAnsi="宋体" w:cs="宋体"/>
                <w:color w:val="auto"/>
                <w:szCs w:val="21"/>
                <w:highlight w:val="none"/>
                <w:lang w:eastAsia="zh-CN" w:bidi="en-US"/>
              </w:rPr>
              <w:t>获取</w:t>
            </w:r>
            <w:r>
              <w:rPr>
                <w:rFonts w:hint="eastAsia" w:ascii="宋体" w:hAnsi="宋体" w:cs="宋体"/>
                <w:color w:val="auto"/>
                <w:szCs w:val="21"/>
                <w:highlight w:val="none"/>
                <w:lang w:bidi="en-US"/>
              </w:rPr>
              <w:t>截止时间</w:t>
            </w:r>
          </w:p>
        </w:tc>
        <w:tc>
          <w:tcPr>
            <w:tcW w:w="299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TRADEFILE_GET_END_DATE</w:t>
            </w:r>
          </w:p>
        </w:tc>
        <w:tc>
          <w:tcPr>
            <w:tcW w:w="1813"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yyyyMMdd</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是</w:t>
            </w:r>
          </w:p>
        </w:tc>
        <w:tc>
          <w:tcPr>
            <w:tcW w:w="5606" w:type="dxa"/>
            <w:tcBorders>
              <w:top w:val="single" w:color="auto" w:sz="4" w:space="0"/>
              <w:left w:val="nil"/>
              <w:bottom w:val="single" w:color="auto" w:sz="4" w:space="0"/>
              <w:right w:val="single" w:color="auto" w:sz="4" w:space="0"/>
            </w:tcBorders>
            <w:shd w:val="clear" w:color="auto" w:fill="auto"/>
            <w:vAlign w:val="center"/>
          </w:tcPr>
          <w:p>
            <w:pPr>
              <w:widowControl/>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业务需要</w:t>
            </w:r>
          </w:p>
        </w:tc>
      </w:tr>
      <w:tr>
        <w:tblPrEx>
          <w:tblCellMar>
            <w:top w:w="0" w:type="dxa"/>
            <w:left w:w="108" w:type="dxa"/>
            <w:bottom w:w="0" w:type="dxa"/>
            <w:right w:w="108" w:type="dxa"/>
          </w:tblCellMar>
        </w:tblPrEx>
        <w:trPr>
          <w:trHeight w:val="567" w:hRule="atLeast"/>
        </w:trPr>
        <w:tc>
          <w:tcPr>
            <w:tcW w:w="273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投标（响应）文件提交截止时间</w:t>
            </w:r>
          </w:p>
        </w:tc>
        <w:tc>
          <w:tcPr>
            <w:tcW w:w="299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BID_CLOSING_TIME</w:t>
            </w:r>
          </w:p>
        </w:tc>
        <w:tc>
          <w:tcPr>
            <w:tcW w:w="1813"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98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业务需求</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3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评审办法</w:t>
            </w:r>
          </w:p>
        </w:tc>
        <w:tc>
          <w:tcPr>
            <w:tcW w:w="299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QUAL_METHOD</w:t>
            </w:r>
          </w:p>
        </w:tc>
        <w:tc>
          <w:tcPr>
            <w:tcW w:w="181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C..2000</w:t>
            </w:r>
          </w:p>
        </w:tc>
        <w:tc>
          <w:tcPr>
            <w:tcW w:w="98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shd w:val="clear" w:color="auto" w:fill="auto"/>
            <w:vAlign w:val="center"/>
          </w:tcPr>
          <w:p>
            <w:pPr>
              <w:widowControl/>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3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9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81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8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06"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3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数据时间戳</w:t>
            </w:r>
          </w:p>
        </w:tc>
        <w:tc>
          <w:tcPr>
            <w:tcW w:w="299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81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98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3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附件关联标识码</w:t>
            </w:r>
          </w:p>
        </w:tc>
        <w:tc>
          <w:tcPr>
            <w:tcW w:w="299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81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98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606"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54" w:name="_Toc15942_WPSOffice_Level3"/>
      <w:r>
        <w:rPr>
          <w:rFonts w:hint="eastAsia" w:ascii="宋体" w:hAnsi="宋体" w:cs="宋体"/>
          <w:color w:val="auto"/>
          <w:highlight w:val="none"/>
        </w:rPr>
        <w:t>变更公告</w:t>
      </w:r>
      <w:bookmarkEnd w:id="754"/>
    </w:p>
    <w:tbl>
      <w:tblPr>
        <w:tblStyle w:val="13"/>
        <w:tblW w:w="141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22"/>
        <w:gridCol w:w="3000"/>
        <w:gridCol w:w="1795"/>
        <w:gridCol w:w="1024"/>
        <w:gridCol w:w="557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22"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00"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95"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1024"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578"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采购项目编号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PURCHASE_PROJECT_CODE</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采购项目名称</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PURCHASE_PROJECT_NAME</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C..600</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自由文本，项目名称必填</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采购项目标段编号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578"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 xml:space="preserve">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公告标题</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TERMINATION_BULLETIN_TITLE</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公告内容</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TERMINATION_BULLETIN_CONTENT</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C..ul</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投标截止时间</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BID_END_DATE</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公告类型</w:t>
            </w:r>
          </w:p>
        </w:tc>
        <w:tc>
          <w:tcPr>
            <w:tcW w:w="3000"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BULLETIN_TYPE</w:t>
            </w:r>
          </w:p>
        </w:tc>
        <w:tc>
          <w:tcPr>
            <w:tcW w:w="179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102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FFFFFF" w:themeFill="background1"/>
            <w:vAlign w:val="center"/>
          </w:tcPr>
          <w:p>
            <w:pPr>
              <w:widowControl/>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bidi="en-US"/>
              </w:rPr>
              <w:t>参考2.8.4公告类型</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2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78"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数据时间戳</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附件关联标识</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9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102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78"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55" w:name="_Toc13849_WPSOffice_Level3"/>
      <w:r>
        <w:rPr>
          <w:rFonts w:hint="eastAsia" w:ascii="宋体" w:hAnsi="宋体" w:cs="宋体"/>
          <w:color w:val="auto"/>
          <w:highlight w:val="none"/>
        </w:rPr>
        <w:t>投标邀请书（邀请招标）</w:t>
      </w:r>
      <w:bookmarkEnd w:id="755"/>
    </w:p>
    <w:bookmarkEnd w:id="752"/>
    <w:tbl>
      <w:tblPr>
        <w:tblStyle w:val="13"/>
        <w:tblW w:w="141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22"/>
        <w:gridCol w:w="3000"/>
        <w:gridCol w:w="1783"/>
        <w:gridCol w:w="1060"/>
        <w:gridCol w:w="555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22"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00"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83"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1060"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554"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采购项目编号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PURCHASE_PROJECT_CODE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采购项目名称</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PURCHASE_PROJECT_NAME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C..600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自由文本，项目名称必填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采购项目标段编号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采购项目标段名称</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C..ul</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项目概况与交易范围</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PROJECT_SCALE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C..1000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554"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其他采购要求</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OTHER_REQUIRE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C..800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554"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纸质</w:t>
            </w: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w:t>
            </w:r>
            <w:r>
              <w:rPr>
                <w:rFonts w:hint="eastAsia" w:ascii="宋体" w:hAnsi="宋体" w:cs="宋体"/>
                <w:color w:val="auto"/>
                <w:szCs w:val="21"/>
                <w:highlight w:val="none"/>
                <w:lang w:val="en-US" w:eastAsia="zh-CN" w:bidi="en-US"/>
              </w:rPr>
              <w:t>售价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TRADEFILE_NOMINAL_FEE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N..18,2</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文件获取方法</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TRADEFILE_GET_TYPE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w:t>
            </w:r>
            <w:r>
              <w:rPr>
                <w:rFonts w:hint="eastAsia" w:ascii="宋体" w:hAnsi="宋体" w:cs="宋体"/>
                <w:color w:val="auto"/>
                <w:szCs w:val="21"/>
                <w:highlight w:val="none"/>
                <w:lang w:eastAsia="zh-CN" w:bidi="en-US"/>
              </w:rPr>
              <w:t>获</w:t>
            </w:r>
            <w:r>
              <w:rPr>
                <w:rFonts w:hint="eastAsia" w:ascii="宋体" w:hAnsi="宋体" w:cs="宋体"/>
                <w:color w:val="auto"/>
                <w:szCs w:val="21"/>
                <w:highlight w:val="none"/>
                <w:lang w:bidi="en-US"/>
              </w:rPr>
              <w:t>取开始时间</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TRADEFILE_GET_START_DATE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eastAsia="zh-CN" w:bidi="en-US"/>
              </w:rPr>
              <w:t>采购</w:t>
            </w:r>
            <w:r>
              <w:rPr>
                <w:rFonts w:hint="eastAsia" w:ascii="宋体" w:hAnsi="宋体" w:cs="宋体"/>
                <w:color w:val="auto"/>
                <w:szCs w:val="21"/>
                <w:highlight w:val="none"/>
                <w:lang w:bidi="en-US"/>
              </w:rPr>
              <w:t>文件</w:t>
            </w:r>
            <w:r>
              <w:rPr>
                <w:rFonts w:hint="eastAsia" w:ascii="宋体" w:hAnsi="宋体" w:cs="宋体"/>
                <w:color w:val="auto"/>
                <w:szCs w:val="21"/>
                <w:highlight w:val="none"/>
                <w:lang w:eastAsia="zh-CN" w:bidi="en-US"/>
              </w:rPr>
              <w:t>获</w:t>
            </w:r>
            <w:r>
              <w:rPr>
                <w:rFonts w:hint="eastAsia" w:ascii="宋体" w:hAnsi="宋体" w:cs="宋体"/>
                <w:color w:val="auto"/>
                <w:szCs w:val="21"/>
                <w:highlight w:val="none"/>
                <w:lang w:bidi="en-US"/>
              </w:rPr>
              <w:t>取截止时间</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TRADEFILE_GET_END_DATE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回复截止时间</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REPLY_END_DATE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投标文件递交方法</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TBFILE_REFER_METHOD</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C..2000</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hint="default" w:ascii="宋体" w:hAnsi="宋体" w:eastAsia="宋体" w:cs="宋体"/>
                <w:color w:val="auto"/>
                <w:szCs w:val="21"/>
                <w:highlight w:val="none"/>
                <w:lang w:val="en-US" w:eastAsia="zh-CN" w:bidi="en-US"/>
              </w:rPr>
            </w:pPr>
            <w:r>
              <w:rPr>
                <w:rFonts w:hint="eastAsia" w:ascii="宋体" w:hAnsi="宋体" w:cs="宋体"/>
                <w:color w:val="auto"/>
                <w:szCs w:val="21"/>
                <w:highlight w:val="none"/>
                <w:lang w:val="en-US" w:eastAsia="zh-CN" w:bidi="en-US"/>
              </w:rPr>
              <w:t>投标文件提交截止时间</w:t>
            </w:r>
          </w:p>
        </w:tc>
        <w:tc>
          <w:tcPr>
            <w:tcW w:w="3000"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TBFILE_END_DATE</w:t>
            </w:r>
          </w:p>
        </w:tc>
        <w:tc>
          <w:tcPr>
            <w:tcW w:w="1783"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60" w:type="dxa"/>
            <w:shd w:val="clear" w:color="auto" w:fill="auto"/>
            <w:vAlign w:val="center"/>
          </w:tcPr>
          <w:p>
            <w:pPr>
              <w:widowControl/>
              <w:jc w:val="center"/>
              <w:rPr>
                <w:rFonts w:hint="eastAsia"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54"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数据时间戳</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2"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附件关联标识</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8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106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5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56" w:name="_Toc12891_WPSOffice_Level3"/>
      <w:r>
        <w:rPr>
          <w:rFonts w:hint="eastAsia" w:ascii="宋体" w:hAnsi="宋体" w:cs="宋体"/>
          <w:color w:val="auto"/>
          <w:highlight w:val="none"/>
        </w:rPr>
        <w:t>投标邀请书（邀请单位）</w:t>
      </w:r>
      <w:bookmarkEnd w:id="756"/>
      <w:r>
        <w:rPr>
          <w:rFonts w:hint="eastAsia" w:ascii="宋体" w:hAnsi="宋体" w:cs="宋体"/>
          <w:color w:val="auto"/>
          <w:highlight w:val="none"/>
        </w:rPr>
        <w:t xml:space="preserve"> </w:t>
      </w:r>
    </w:p>
    <w:tbl>
      <w:tblPr>
        <w:tblStyle w:val="13"/>
        <w:tblW w:w="14386"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46"/>
        <w:gridCol w:w="3000"/>
        <w:gridCol w:w="1747"/>
        <w:gridCol w:w="1036"/>
        <w:gridCol w:w="585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46"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00"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47"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1036"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857"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采购项目编号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PURCHASE_PROJECT_CODE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采购项目名称</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PURCHASE_PROJECT_NAME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C..600</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自由文本，项目名称必填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采购项目标段编号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采购项目标段名称</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C..ul</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企业名称</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COMPANY_NAME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统一社会信用代码</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LEGAL_CODE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C18</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供应商负责人</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BIDDER_PM_NAME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负责人身份证号</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BIDDER_PM_IDCARD</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C18</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联系人</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PM_CONTACTER</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联系电话</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PM_CONTACTER_PHONE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C11</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联系手机</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PM_CONTACTER_TEL</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C11</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3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7"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数据时间戳</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附件关联标识</w:t>
            </w:r>
          </w:p>
        </w:tc>
        <w:tc>
          <w:tcPr>
            <w:tcW w:w="3000"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103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7"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bookmarkEnd w:id="753"/>
    </w:tbl>
    <w:p>
      <w:pPr>
        <w:pStyle w:val="4"/>
        <w:numPr>
          <w:ilvl w:val="2"/>
          <w:numId w:val="1"/>
        </w:numPr>
        <w:spacing w:line="240" w:lineRule="auto"/>
        <w:rPr>
          <w:rFonts w:ascii="宋体" w:hAnsi="宋体" w:cs="宋体"/>
          <w:color w:val="auto"/>
          <w:highlight w:val="none"/>
        </w:rPr>
      </w:pPr>
      <w:bookmarkStart w:id="757" w:name="_Toc23319_WPSOffice_Level3"/>
      <w:bookmarkStart w:id="758" w:name="_Hlk77087042"/>
      <w:bookmarkStart w:id="759" w:name="_Toc28240_WPSOffice_Level3"/>
      <w:bookmarkStart w:id="760" w:name="_Hlk77088213"/>
      <w:r>
        <w:rPr>
          <w:rFonts w:hint="eastAsia" w:ascii="宋体" w:hAnsi="宋体" w:cs="宋体"/>
          <w:color w:val="auto"/>
          <w:highlight w:val="none"/>
        </w:rPr>
        <w:t>场地预约/场地变更</w:t>
      </w:r>
      <w:bookmarkEnd w:id="757"/>
    </w:p>
    <w:bookmarkEnd w:id="758"/>
    <w:tbl>
      <w:tblPr>
        <w:tblStyle w:val="13"/>
        <w:tblW w:w="14388"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47"/>
        <w:gridCol w:w="2975"/>
        <w:gridCol w:w="1747"/>
        <w:gridCol w:w="1084"/>
        <w:gridCol w:w="583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47"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2975"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47"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1084"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835"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采购项目标段编号</w:t>
            </w:r>
          </w:p>
        </w:tc>
        <w:tc>
          <w:tcPr>
            <w:tcW w:w="297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PURCHASE_SECTION_CODES</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C..4000</w:t>
            </w:r>
          </w:p>
        </w:tc>
        <w:tc>
          <w:tcPr>
            <w:tcW w:w="108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采购项目标段名称</w:t>
            </w:r>
          </w:p>
        </w:tc>
        <w:tc>
          <w:tcPr>
            <w:tcW w:w="297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PURCHASE_SECTION_NAMES</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C..ul</w:t>
            </w:r>
          </w:p>
        </w:tc>
        <w:tc>
          <w:tcPr>
            <w:tcW w:w="108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自由文本，项目名称必填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297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UNIFIED_DEAL_CODES</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108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标题</w:t>
            </w:r>
          </w:p>
        </w:tc>
        <w:tc>
          <w:tcPr>
            <w:tcW w:w="2975"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MTR_APPT_NAME</w:t>
            </w:r>
          </w:p>
        </w:tc>
        <w:tc>
          <w:tcPr>
            <w:tcW w:w="1747"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C500</w:t>
            </w:r>
          </w:p>
        </w:tc>
        <w:tc>
          <w:tcPr>
            <w:tcW w:w="1084" w:type="dxa"/>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是否远程异地评标</w:t>
            </w:r>
          </w:p>
        </w:tc>
        <w:tc>
          <w:tcPr>
            <w:tcW w:w="2975" w:type="dxa"/>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IS_REMOTE_BID_EVALUATION</w:t>
            </w:r>
          </w:p>
        </w:tc>
        <w:tc>
          <w:tcPr>
            <w:tcW w:w="1747"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C1</w:t>
            </w:r>
          </w:p>
        </w:tc>
        <w:tc>
          <w:tcPr>
            <w:tcW w:w="108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否</w:t>
            </w:r>
          </w:p>
        </w:tc>
        <w:tc>
          <w:tcPr>
            <w:tcW w:w="5835" w:type="dxa"/>
            <w:vAlign w:val="center"/>
          </w:tcPr>
          <w:p>
            <w:pPr>
              <w:widowControl/>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eastAsia="zh-CN" w:bidi="en-US"/>
              </w:rPr>
              <w:t>；</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开标开始时间</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BID_START_TIME</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开标截止时间</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BID_END_TIME</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开标室</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BIDDING_ROOM</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评标开始时间</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EVALUATION_START_TIME</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评标截止时间</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EVALUATION_END_TIME</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评标室</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EVALUATION_ROOM</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场地预约申请人</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MTR_APPT_NAME</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联系方式</w:t>
            </w:r>
          </w:p>
        </w:tc>
        <w:tc>
          <w:tcPr>
            <w:tcW w:w="2975"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MTR_APPT_TEL</w:t>
            </w:r>
          </w:p>
        </w:tc>
        <w:tc>
          <w:tcPr>
            <w:tcW w:w="1747"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C..11</w:t>
            </w:r>
          </w:p>
        </w:tc>
        <w:tc>
          <w:tcPr>
            <w:tcW w:w="1084" w:type="dxa"/>
            <w:shd w:val="clear" w:color="auto" w:fill="FFFFFF" w:themeFill="background1"/>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否</w:t>
            </w:r>
          </w:p>
        </w:tc>
        <w:tc>
          <w:tcPr>
            <w:tcW w:w="5835" w:type="dxa"/>
            <w:shd w:val="clear" w:color="auto" w:fill="FFFFFF" w:themeFill="background1"/>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widowControl/>
              <w:jc w:val="center"/>
              <w:rPr>
                <w:rFonts w:hint="eastAsia" w:ascii="宋体" w:hAnsi="宋体" w:eastAsia="宋体" w:cs="宋体"/>
                <w:color w:val="auto"/>
                <w:szCs w:val="21"/>
                <w:highlight w:val="none"/>
                <w:lang w:val="en-US" w:eastAsia="zh-CN" w:bidi="en-US"/>
              </w:rPr>
            </w:pPr>
            <w:r>
              <w:rPr>
                <w:rFonts w:hint="eastAsia" w:ascii="宋体" w:hAnsi="宋体" w:cs="宋体"/>
                <w:color w:val="auto"/>
                <w:szCs w:val="21"/>
                <w:highlight w:val="none"/>
                <w:lang w:val="en-US" w:eastAsia="zh-CN" w:bidi="en-US"/>
              </w:rPr>
              <w:t>是否变更</w:t>
            </w:r>
          </w:p>
        </w:tc>
        <w:tc>
          <w:tcPr>
            <w:tcW w:w="2975" w:type="dxa"/>
            <w:shd w:val="clear" w:color="auto" w:fill="auto"/>
            <w:vAlign w:val="center"/>
          </w:tcPr>
          <w:p>
            <w:pPr>
              <w:widowControl/>
              <w:jc w:val="center"/>
              <w:rPr>
                <w:rFonts w:hint="default" w:ascii="宋体" w:hAnsi="宋体" w:eastAsia="宋体" w:cs="宋体"/>
                <w:color w:val="auto"/>
                <w:szCs w:val="21"/>
                <w:highlight w:val="none"/>
                <w:lang w:val="en-US" w:eastAsia="zh-CN" w:bidi="en-US"/>
              </w:rPr>
            </w:pPr>
            <w:r>
              <w:rPr>
                <w:rFonts w:hint="eastAsia" w:ascii="宋体" w:hAnsi="宋体" w:cs="宋体"/>
                <w:color w:val="auto"/>
                <w:szCs w:val="21"/>
                <w:highlight w:val="none"/>
                <w:lang w:val="en-US" w:eastAsia="zh-CN" w:bidi="en-US"/>
              </w:rPr>
              <w:t>IS_CHANGE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C1</w:t>
            </w:r>
          </w:p>
        </w:tc>
        <w:tc>
          <w:tcPr>
            <w:tcW w:w="108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eastAsia="zh-CN" w:bidi="en-US"/>
              </w:rPr>
              <w:t>；</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变更原因</w:t>
            </w:r>
          </w:p>
        </w:tc>
        <w:tc>
          <w:tcPr>
            <w:tcW w:w="2975" w:type="dxa"/>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CHANGE_REASON</w:t>
            </w:r>
          </w:p>
        </w:tc>
        <w:tc>
          <w:tcPr>
            <w:tcW w:w="1747" w:type="dxa"/>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C..1000</w:t>
            </w:r>
          </w:p>
        </w:tc>
        <w:tc>
          <w:tcPr>
            <w:tcW w:w="1084" w:type="dxa"/>
            <w:shd w:val="clear" w:color="auto" w:fill="auto"/>
            <w:vAlign w:val="center"/>
          </w:tcPr>
          <w:p>
            <w:pPr>
              <w:widowControl/>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否</w:t>
            </w:r>
          </w:p>
        </w:tc>
        <w:tc>
          <w:tcPr>
            <w:tcW w:w="5835" w:type="dxa"/>
            <w:shd w:val="clear" w:color="auto" w:fill="auto"/>
            <w:vAlign w:val="center"/>
          </w:tcPr>
          <w:p>
            <w:pPr>
              <w:widowControl/>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7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8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35"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数据时间戳</w:t>
            </w:r>
          </w:p>
        </w:tc>
        <w:tc>
          <w:tcPr>
            <w:tcW w:w="297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8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附件关联标识</w:t>
            </w:r>
          </w:p>
        </w:tc>
        <w:tc>
          <w:tcPr>
            <w:tcW w:w="2975"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47"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1084"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35"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场地取消</w:t>
      </w:r>
      <w:bookmarkEnd w:id="759"/>
    </w:p>
    <w:bookmarkEnd w:id="760"/>
    <w:tbl>
      <w:tblPr>
        <w:tblStyle w:val="13"/>
        <w:tblW w:w="1441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28"/>
        <w:gridCol w:w="3018"/>
        <w:gridCol w:w="1723"/>
        <w:gridCol w:w="1096"/>
        <w:gridCol w:w="585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28"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3018"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23"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1096"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854"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采购项目标段编号</w:t>
            </w:r>
          </w:p>
        </w:tc>
        <w:tc>
          <w:tcPr>
            <w:tcW w:w="301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PURCHASE_SECTION_CODES</w:t>
            </w:r>
          </w:p>
        </w:tc>
        <w:tc>
          <w:tcPr>
            <w:tcW w:w="172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C..4000</w:t>
            </w:r>
          </w:p>
        </w:tc>
        <w:tc>
          <w:tcPr>
            <w:tcW w:w="109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采购项目标段名称</w:t>
            </w:r>
          </w:p>
        </w:tc>
        <w:tc>
          <w:tcPr>
            <w:tcW w:w="301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PURCHASE_SECTION_NAMES</w:t>
            </w:r>
          </w:p>
        </w:tc>
        <w:tc>
          <w:tcPr>
            <w:tcW w:w="172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C..ul</w:t>
            </w:r>
          </w:p>
        </w:tc>
        <w:tc>
          <w:tcPr>
            <w:tcW w:w="109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kern w:val="0"/>
                <w:szCs w:val="21"/>
                <w:highlight w:val="none"/>
              </w:rPr>
              <w:t>自由文本，项目名称必填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统一交易标识码</w:t>
            </w:r>
          </w:p>
        </w:tc>
        <w:tc>
          <w:tcPr>
            <w:tcW w:w="301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UNIFIED_DEAL_CODES</w:t>
            </w:r>
          </w:p>
        </w:tc>
        <w:tc>
          <w:tcPr>
            <w:tcW w:w="172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C..40</w:t>
            </w:r>
          </w:p>
        </w:tc>
        <w:tc>
          <w:tcPr>
            <w:tcW w:w="109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取消场地原因</w:t>
            </w:r>
          </w:p>
        </w:tc>
        <w:tc>
          <w:tcPr>
            <w:tcW w:w="301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CANCEL_MTR_REASON</w:t>
            </w:r>
          </w:p>
        </w:tc>
        <w:tc>
          <w:tcPr>
            <w:tcW w:w="172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C..999</w:t>
            </w:r>
          </w:p>
        </w:tc>
        <w:tc>
          <w:tcPr>
            <w:tcW w:w="109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1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9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4"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数据时间戳</w:t>
            </w:r>
          </w:p>
        </w:tc>
        <w:tc>
          <w:tcPr>
            <w:tcW w:w="301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DATA_TIMESTAMP</w:t>
            </w:r>
          </w:p>
        </w:tc>
        <w:tc>
          <w:tcPr>
            <w:tcW w:w="172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yyyyMMddHHmmss</w:t>
            </w:r>
          </w:p>
        </w:tc>
        <w:tc>
          <w:tcPr>
            <w:tcW w:w="109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2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附件关联标识</w:t>
            </w:r>
          </w:p>
        </w:tc>
        <w:tc>
          <w:tcPr>
            <w:tcW w:w="3018"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ATTACHMENT_CODE</w:t>
            </w:r>
          </w:p>
        </w:tc>
        <w:tc>
          <w:tcPr>
            <w:tcW w:w="1723"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rPr>
              <w:t>C..ul</w:t>
            </w:r>
          </w:p>
        </w:tc>
        <w:tc>
          <w:tcPr>
            <w:tcW w:w="1096" w:type="dxa"/>
            <w:shd w:val="clear" w:color="auto" w:fill="auto"/>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854" w:type="dxa"/>
            <w:shd w:val="clear" w:color="auto" w:fill="auto"/>
            <w:vAlign w:val="center"/>
          </w:tcPr>
          <w:p>
            <w:pPr>
              <w:widowControl/>
              <w:rPr>
                <w:rFonts w:ascii="宋体" w:hAnsi="宋体" w:cs="宋体"/>
                <w:color w:val="auto"/>
                <w:szCs w:val="21"/>
                <w:highlight w:val="none"/>
                <w:lang w:bidi="en-US"/>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61" w:name="_Toc6794_WPSOffice_Level3"/>
      <w:bookmarkStart w:id="762" w:name="_Hlk77088344"/>
      <w:r>
        <w:rPr>
          <w:rFonts w:hint="eastAsia" w:ascii="宋体" w:hAnsi="宋体" w:cs="宋体"/>
          <w:color w:val="auto"/>
          <w:highlight w:val="none"/>
        </w:rPr>
        <w:t>网上提问</w:t>
      </w:r>
      <w:bookmarkEnd w:id="761"/>
    </w:p>
    <w:bookmarkEnd w:id="762"/>
    <w:tbl>
      <w:tblPr>
        <w:tblStyle w:val="13"/>
        <w:tblW w:w="14416"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60"/>
        <w:gridCol w:w="2974"/>
        <w:gridCol w:w="1735"/>
        <w:gridCol w:w="1120"/>
        <w:gridCol w:w="582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60"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名称</w:t>
            </w:r>
          </w:p>
        </w:tc>
        <w:tc>
          <w:tcPr>
            <w:tcW w:w="2974"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英文名称</w:t>
            </w:r>
          </w:p>
        </w:tc>
        <w:tc>
          <w:tcPr>
            <w:tcW w:w="1735"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数据类型及格式</w:t>
            </w:r>
          </w:p>
        </w:tc>
        <w:tc>
          <w:tcPr>
            <w:tcW w:w="1120"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szCs w:val="21"/>
                <w:highlight w:val="none"/>
                <w:lang w:bidi="en-US"/>
              </w:rPr>
              <w:t>必填项</w:t>
            </w:r>
          </w:p>
        </w:tc>
        <w:tc>
          <w:tcPr>
            <w:tcW w:w="5827" w:type="dxa"/>
            <w:shd w:val="clear" w:color="auto" w:fill="A6A6A6"/>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采购项目标段编号</w:t>
            </w:r>
          </w:p>
        </w:tc>
        <w:tc>
          <w:tcPr>
            <w:tcW w:w="2974"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PURCHASE_SECTION_CODE</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C..4000</w:t>
            </w:r>
          </w:p>
        </w:tc>
        <w:tc>
          <w:tcPr>
            <w:tcW w:w="1120"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采购项目标段名称</w:t>
            </w:r>
          </w:p>
        </w:tc>
        <w:tc>
          <w:tcPr>
            <w:tcW w:w="2974"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PURCHASE_SECTION_NAME</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1120"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统一交易标识码</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rPr>
              <w:t>UNIFIED_DEAL_CODE</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是</w:t>
            </w:r>
          </w:p>
        </w:tc>
        <w:tc>
          <w:tcPr>
            <w:tcW w:w="582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问题描述</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QUESTION_CONTENT</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提问人</w:t>
            </w:r>
            <w:r>
              <w:rPr>
                <w:rFonts w:hint="eastAsia" w:ascii="宋体" w:hAnsi="宋体" w:cs="宋体"/>
                <w:color w:val="auto"/>
                <w:szCs w:val="21"/>
                <w:highlight w:val="none"/>
                <w:lang w:val="en-US" w:eastAsia="zh-CN"/>
              </w:rPr>
              <w:t>姓名</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QUESTIONER_NAME</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提问人所在单位</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QUESTIONER_UNIT_NAME</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提问人联系电话</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QUESTIONER_TEL</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提问人手机</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QUESTIONER_MOBILE</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提问时间</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QUESTION_TIME</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是否解答</w:t>
            </w:r>
          </w:p>
        </w:tc>
        <w:tc>
          <w:tcPr>
            <w:tcW w:w="2974" w:type="dxa"/>
            <w:shd w:val="clear" w:color="auto" w:fill="auto"/>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IS_ANSWER</w:t>
            </w:r>
          </w:p>
        </w:tc>
        <w:tc>
          <w:tcPr>
            <w:tcW w:w="1735"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C6</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shd w:val="clear" w:color="auto" w:fill="auto"/>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参考2.8.</w:t>
            </w:r>
            <w:r>
              <w:rPr>
                <w:rFonts w:hint="eastAsia" w:ascii="宋体" w:hAnsi="宋体" w:cs="宋体"/>
                <w:color w:val="auto"/>
                <w:szCs w:val="21"/>
                <w:highlight w:val="none"/>
                <w:lang w:val="en-US" w:eastAsia="zh-CN" w:bidi="en-US"/>
              </w:rPr>
              <w:t>20</w:t>
            </w:r>
            <w:r>
              <w:rPr>
                <w:rFonts w:hint="eastAsia" w:ascii="宋体" w:hAnsi="宋体" w:cs="宋体"/>
                <w:color w:val="auto"/>
                <w:szCs w:val="21"/>
                <w:highlight w:val="none"/>
                <w:lang w:bidi="en-US"/>
              </w:rPr>
              <w:t>是否代码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问题答复</w:t>
            </w:r>
          </w:p>
        </w:tc>
        <w:tc>
          <w:tcPr>
            <w:tcW w:w="2974"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ANSWER_CONTENT</w:t>
            </w:r>
          </w:p>
        </w:tc>
        <w:tc>
          <w:tcPr>
            <w:tcW w:w="173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C..1000</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0"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附件关联标识</w:t>
            </w:r>
          </w:p>
        </w:tc>
        <w:tc>
          <w:tcPr>
            <w:tcW w:w="29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7" w:type="dxa"/>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63" w:name="_Toc31129_WPSOffice_Level3"/>
      <w:r>
        <w:rPr>
          <w:rFonts w:hint="eastAsia" w:ascii="宋体" w:hAnsi="宋体" w:cs="宋体"/>
          <w:color w:val="auto"/>
          <w:highlight w:val="none"/>
        </w:rPr>
        <w:t>保证金子账号信息</w:t>
      </w:r>
      <w:bookmarkEnd w:id="763"/>
    </w:p>
    <w:tbl>
      <w:tblPr>
        <w:tblStyle w:val="13"/>
        <w:tblW w:w="1438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62"/>
        <w:gridCol w:w="2972"/>
        <w:gridCol w:w="1735"/>
        <w:gridCol w:w="1132"/>
        <w:gridCol w:w="578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blHeader/>
        </w:trPr>
        <w:tc>
          <w:tcPr>
            <w:tcW w:w="276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7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3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8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8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8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84" w:type="dxa"/>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rPr>
        <w:tc>
          <w:tcPr>
            <w:tcW w:w="276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银行名称</w:t>
            </w:r>
          </w:p>
        </w:tc>
        <w:tc>
          <w:tcPr>
            <w:tcW w:w="29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BANK_NAME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84"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子账号户名</w:t>
            </w:r>
          </w:p>
        </w:tc>
        <w:tc>
          <w:tcPr>
            <w:tcW w:w="29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IACCT_NAME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84"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虚拟子账号</w:t>
            </w:r>
          </w:p>
        </w:tc>
        <w:tc>
          <w:tcPr>
            <w:tcW w:w="297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IACCT_NO</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8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bl>
    <w:p>
      <w:pPr>
        <w:pStyle w:val="3"/>
        <w:spacing w:line="240" w:lineRule="auto"/>
        <w:ind w:left="283" w:hanging="283"/>
        <w:rPr>
          <w:rFonts w:ascii="宋体" w:hAnsi="宋体" w:cs="宋体"/>
          <w:color w:val="auto"/>
          <w:highlight w:val="none"/>
        </w:rPr>
      </w:pPr>
      <w:bookmarkStart w:id="764" w:name="_Toc4852_WPSOffice_Level2"/>
      <w:bookmarkStart w:id="765" w:name="_Toc32150"/>
      <w:bookmarkStart w:id="766" w:name="_Toc17822_WPSOffice_Level2"/>
      <w:r>
        <w:rPr>
          <w:rFonts w:hint="eastAsia" w:ascii="宋体" w:hAnsi="宋体" w:cs="宋体"/>
          <w:color w:val="auto"/>
          <w:highlight w:val="none"/>
        </w:rPr>
        <w:t>开标评标</w:t>
      </w:r>
      <w:bookmarkEnd w:id="764"/>
      <w:bookmarkEnd w:id="765"/>
      <w:bookmarkEnd w:id="766"/>
    </w:p>
    <w:p>
      <w:pPr>
        <w:pStyle w:val="4"/>
        <w:numPr>
          <w:ilvl w:val="2"/>
          <w:numId w:val="1"/>
        </w:numPr>
        <w:spacing w:line="240" w:lineRule="auto"/>
        <w:rPr>
          <w:rFonts w:ascii="宋体" w:hAnsi="宋体" w:cs="宋体"/>
          <w:color w:val="auto"/>
          <w:highlight w:val="none"/>
        </w:rPr>
      </w:pPr>
      <w:bookmarkStart w:id="767" w:name="_Toc12518_WPSOffice_Level3"/>
      <w:bookmarkStart w:id="768" w:name="_Hlk77089124"/>
      <w:r>
        <w:rPr>
          <w:rFonts w:hint="eastAsia" w:ascii="宋体" w:hAnsi="宋体" w:cs="宋体"/>
          <w:color w:val="auto"/>
          <w:highlight w:val="none"/>
        </w:rPr>
        <w:t>采购人评委备案</w:t>
      </w:r>
      <w:bookmarkEnd w:id="767"/>
    </w:p>
    <w:bookmarkEnd w:id="768"/>
    <w:tbl>
      <w:tblPr>
        <w:tblStyle w:val="13"/>
        <w:tblW w:w="1439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64"/>
        <w:gridCol w:w="2982"/>
        <w:gridCol w:w="1711"/>
        <w:gridCol w:w="1156"/>
        <w:gridCol w:w="577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6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8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1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7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8"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8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1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8"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评委姓名</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EXPERT_NAME</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性别</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EXPERT_GENDER</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身份证号</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EXPERT_IDCARD</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职务</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EXPERT_JOB</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评委类型</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EXPERT_TYPE</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评委类型；业务需要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评标委员会担任工作</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JURY_JOB</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评标委员会担任工作；业务需要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评委手机</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EXPERT_MOBILE</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职称/执业资格</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EXPERT_PROFESSION_ALTITLE</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工作单位</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EXPERT_OU</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单位电话</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EXPERT_OU_TEL</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从事专业</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EXPERT_MAJOR</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备注说明</w:t>
            </w:r>
          </w:p>
        </w:tc>
        <w:tc>
          <w:tcPr>
            <w:tcW w:w="29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REMARK</w:t>
            </w:r>
          </w:p>
        </w:tc>
        <w:tc>
          <w:tcPr>
            <w:tcW w:w="17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评审时间</w:t>
            </w:r>
          </w:p>
        </w:tc>
        <w:tc>
          <w:tcPr>
            <w:tcW w:w="298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QUAL_TIME</w:t>
            </w:r>
          </w:p>
        </w:tc>
        <w:tc>
          <w:tcPr>
            <w:tcW w:w="171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78"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bookmarkStart w:id="769" w:name="_Toc20093_WPSOffice_Level3"/>
            <w:r>
              <w:rPr>
                <w:rFonts w:hint="eastAsia" w:ascii="宋体" w:hAnsi="宋体" w:cs="宋体"/>
                <w:color w:val="auto"/>
                <w:szCs w:val="21"/>
                <w:highlight w:val="none"/>
              </w:rPr>
              <w:t>来源交易系统</w:t>
            </w:r>
          </w:p>
        </w:tc>
        <w:tc>
          <w:tcPr>
            <w:tcW w:w="2982"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 xml:space="preserve"> FROM_TRADE_PLAT_CODE</w:t>
            </w:r>
          </w:p>
        </w:tc>
        <w:tc>
          <w:tcPr>
            <w:tcW w:w="1711"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C8</w:t>
            </w:r>
          </w:p>
        </w:tc>
        <w:tc>
          <w:tcPr>
            <w:tcW w:w="1156"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778" w:type="dxa"/>
            <w:shd w:val="clear" w:color="auto" w:fill="auto"/>
            <w:vAlign w:val="center"/>
          </w:tcPr>
          <w:p>
            <w:pP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数据时间戳</w:t>
            </w:r>
          </w:p>
        </w:tc>
        <w:tc>
          <w:tcPr>
            <w:tcW w:w="2982"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DATA_TIMESTAMP</w:t>
            </w:r>
          </w:p>
        </w:tc>
        <w:tc>
          <w:tcPr>
            <w:tcW w:w="1711"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yyyyMMddHHmmss</w:t>
            </w:r>
          </w:p>
        </w:tc>
        <w:tc>
          <w:tcPr>
            <w:tcW w:w="1156"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778" w:type="dxa"/>
            <w:shd w:val="clear" w:color="auto" w:fill="auto"/>
            <w:vAlign w:val="center"/>
          </w:tcPr>
          <w:p>
            <w:pPr>
              <w:widowControl/>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4"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kern w:val="0"/>
                <w:szCs w:val="21"/>
                <w:highlight w:val="none"/>
              </w:rPr>
              <w:t>附件关联标识</w:t>
            </w:r>
          </w:p>
        </w:tc>
        <w:tc>
          <w:tcPr>
            <w:tcW w:w="2982"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ATTACHMENT_CODE</w:t>
            </w:r>
          </w:p>
        </w:tc>
        <w:tc>
          <w:tcPr>
            <w:tcW w:w="1711"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C..ul</w:t>
            </w:r>
          </w:p>
        </w:tc>
        <w:tc>
          <w:tcPr>
            <w:tcW w:w="1156" w:type="dxa"/>
            <w:shd w:val="clear" w:color="auto" w:fill="auto"/>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778" w:type="dxa"/>
            <w:shd w:val="clear" w:color="auto" w:fill="auto"/>
            <w:vAlign w:val="top"/>
          </w:tcPr>
          <w:p>
            <w:pPr>
              <w:widowControl/>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开标情况</w:t>
      </w:r>
      <w:bookmarkEnd w:id="769"/>
    </w:p>
    <w:tbl>
      <w:tblPr>
        <w:tblStyle w:val="13"/>
        <w:tblW w:w="1441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70"/>
        <w:gridCol w:w="2964"/>
        <w:gridCol w:w="1735"/>
        <w:gridCol w:w="1156"/>
        <w:gridCol w:w="579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7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6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9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w:t>
            </w:r>
            <w:r>
              <w:rPr>
                <w:rFonts w:hint="eastAsia" w:ascii="宋体" w:hAnsi="宋体" w:cs="宋体"/>
                <w:color w:val="auto"/>
                <w:szCs w:val="21"/>
                <w:highlight w:val="none"/>
                <w:lang w:val="en-US" w:eastAsia="zh-CN"/>
              </w:rPr>
              <w:t>开始</w:t>
            </w:r>
            <w:r>
              <w:rPr>
                <w:rFonts w:hint="eastAsia" w:ascii="宋体" w:hAnsi="宋体" w:cs="宋体"/>
                <w:color w:val="auto"/>
                <w:szCs w:val="21"/>
                <w:highlight w:val="none"/>
              </w:rPr>
              <w:t>时间</w:t>
            </w:r>
          </w:p>
        </w:tc>
        <w:tc>
          <w:tcPr>
            <w:tcW w:w="29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BID_OPEN_TIME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auto"/>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开标结束时间</w:t>
            </w:r>
          </w:p>
        </w:tc>
        <w:tc>
          <w:tcPr>
            <w:tcW w:w="2964" w:type="dxa"/>
            <w:shd w:val="clear" w:color="auto" w:fill="auto"/>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BID_</w:t>
            </w:r>
            <w:r>
              <w:rPr>
                <w:rFonts w:hint="eastAsia" w:ascii="宋体" w:hAnsi="宋体" w:cs="宋体"/>
                <w:color w:val="auto"/>
                <w:szCs w:val="21"/>
                <w:highlight w:val="none"/>
                <w:lang w:val="en-US" w:eastAsia="zh-CN"/>
              </w:rPr>
              <w:t>END</w:t>
            </w:r>
            <w:r>
              <w:rPr>
                <w:rFonts w:hint="eastAsia" w:ascii="宋体" w:hAnsi="宋体" w:cs="宋体"/>
                <w:color w:val="auto"/>
                <w:szCs w:val="21"/>
                <w:highlight w:val="none"/>
              </w:rPr>
              <w:t>_TIME</w:t>
            </w:r>
          </w:p>
        </w:tc>
        <w:tc>
          <w:tcPr>
            <w:tcW w:w="1735" w:type="dxa"/>
            <w:shd w:val="clear" w:color="auto" w:fill="auto"/>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yyyyMMddHHmmss</w:t>
            </w:r>
          </w:p>
        </w:tc>
        <w:tc>
          <w:tcPr>
            <w:tcW w:w="1156" w:type="dxa"/>
            <w:shd w:val="clear" w:color="auto" w:fill="auto"/>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auto"/>
            <w:vAlign w:val="center"/>
          </w:tcPr>
          <w:p>
            <w:pPr>
              <w:rPr>
                <w:rFonts w:hint="eastAsia"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开标记录</w:t>
            </w:r>
          </w:p>
        </w:tc>
        <w:tc>
          <w:tcPr>
            <w:tcW w:w="29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开标参与人</w:t>
            </w:r>
          </w:p>
        </w:tc>
        <w:tc>
          <w:tcPr>
            <w:tcW w:w="29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BID_OPENING_ACTOR</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9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投标单位名称</w:t>
            </w:r>
          </w:p>
        </w:tc>
        <w:tc>
          <w:tcPr>
            <w:tcW w:w="2964"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35"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6"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FFFFFF" w:themeFill="background1"/>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投标报价</w:t>
            </w:r>
          </w:p>
        </w:tc>
        <w:tc>
          <w:tcPr>
            <w:tcW w:w="2964"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BID_PRICE</w:t>
            </w:r>
          </w:p>
        </w:tc>
        <w:tc>
          <w:tcPr>
            <w:tcW w:w="1735"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1156" w:type="dxa"/>
            <w:shd w:val="clear" w:color="auto" w:fill="FFFFFF" w:themeFill="background1"/>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FFFFFF" w:themeFill="background1"/>
            <w:vAlign w:val="center"/>
          </w:tcPr>
          <w:p>
            <w:pPr>
              <w:rPr>
                <w:rFonts w:ascii="宋体" w:hAnsi="宋体" w:cs="宋体"/>
                <w:color w:val="auto"/>
                <w:szCs w:val="21"/>
                <w:highlight w:val="none"/>
              </w:rPr>
            </w:pPr>
            <w:r>
              <w:rPr>
                <w:rFonts w:hint="eastAsia" w:ascii="宋体" w:hAnsi="宋体" w:cs="宋体"/>
                <w:color w:val="auto"/>
                <w:szCs w:val="21"/>
                <w:highlight w:val="none"/>
              </w:rPr>
              <w:t>业务需求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FFFFFF" w:themeFill="background1"/>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评标办法</w:t>
            </w:r>
          </w:p>
        </w:tc>
        <w:tc>
          <w:tcPr>
            <w:tcW w:w="2964" w:type="dxa"/>
            <w:shd w:val="clear" w:color="auto" w:fill="FFFFFF" w:themeFill="background1"/>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EVALUATING_METHOD</w:t>
            </w:r>
          </w:p>
        </w:tc>
        <w:tc>
          <w:tcPr>
            <w:tcW w:w="1735" w:type="dxa"/>
            <w:shd w:val="clear" w:color="auto" w:fill="FFFFFF" w:themeFill="background1"/>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C..ul</w:t>
            </w:r>
          </w:p>
        </w:tc>
        <w:tc>
          <w:tcPr>
            <w:tcW w:w="1156" w:type="dxa"/>
            <w:shd w:val="clear" w:color="auto" w:fill="FFFFFF" w:themeFill="background1"/>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是</w:t>
            </w:r>
          </w:p>
        </w:tc>
        <w:tc>
          <w:tcPr>
            <w:tcW w:w="5790" w:type="dxa"/>
            <w:shd w:val="clear" w:color="auto" w:fill="FFFFFF" w:themeFill="background1"/>
            <w:vAlign w:val="center"/>
          </w:tcPr>
          <w:p>
            <w:pP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业务需求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6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0" w:type="dxa"/>
            <w:vAlign w:val="center"/>
          </w:tcPr>
          <w:p>
            <w:pPr>
              <w:tabs>
                <w:tab w:val="left" w:pos="1194"/>
              </w:tabs>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70" w:name="_Toc10351_WPSOffice_Level3"/>
      <w:r>
        <w:rPr>
          <w:rFonts w:hint="eastAsia" w:ascii="宋体" w:hAnsi="宋体" w:cs="宋体"/>
          <w:color w:val="auto"/>
          <w:highlight w:val="none"/>
        </w:rPr>
        <w:t>开标明细</w:t>
      </w:r>
      <w:bookmarkEnd w:id="770"/>
    </w:p>
    <w:tbl>
      <w:tblPr>
        <w:tblStyle w:val="13"/>
        <w:tblW w:w="14406"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56"/>
        <w:gridCol w:w="2978"/>
        <w:gridCol w:w="1723"/>
        <w:gridCol w:w="1156"/>
        <w:gridCol w:w="5793"/>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7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2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9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单位名称</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BIDDER_NAME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统一社会信用代码</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BIDDER_IDCARD</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授权代表</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PURCHASE_CONTACTER</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投标报价（元/%）</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BID_PRICE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缴纳保证金金额</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MARGIN_PAY_AMOUNT</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报价形式</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BID_METHOD</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7</w:t>
            </w:r>
            <w:r>
              <w:rPr>
                <w:rFonts w:hint="eastAsia" w:ascii="宋体" w:hAnsi="宋体" w:cs="宋体"/>
                <w:color w:val="auto"/>
                <w:szCs w:val="21"/>
                <w:highlight w:val="none"/>
              </w:rPr>
              <w:t>报价形式</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费率或其它类型报价</w:t>
            </w:r>
          </w:p>
        </w:tc>
        <w:tc>
          <w:tcPr>
            <w:tcW w:w="29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OTHER_BID_PRICE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93"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szCs w:val="21"/>
                <w:highlight w:val="none"/>
              </w:rPr>
              <w:t>投标人IP地址</w:t>
            </w:r>
          </w:p>
        </w:tc>
        <w:tc>
          <w:tcPr>
            <w:tcW w:w="2978"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szCs w:val="21"/>
                <w:highlight w:val="none"/>
              </w:rPr>
              <w:t>BIDDER'S_IP_ADDRESS</w:t>
            </w:r>
          </w:p>
        </w:tc>
        <w:tc>
          <w:tcPr>
            <w:tcW w:w="1723"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highlight w:val="none"/>
              </w:rPr>
              <w:t>C..50</w:t>
            </w:r>
          </w:p>
        </w:tc>
        <w:tc>
          <w:tcPr>
            <w:tcW w:w="1156"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highlight w:val="none"/>
              </w:rPr>
              <w:t>是</w:t>
            </w:r>
          </w:p>
        </w:tc>
        <w:tc>
          <w:tcPr>
            <w:tcW w:w="5793" w:type="dxa"/>
            <w:vAlign w:val="center"/>
          </w:tcPr>
          <w:p>
            <w:pPr>
              <w:jc w:val="both"/>
              <w:rPr>
                <w:rFonts w:hint="eastAsia" w:ascii="宋体" w:hAnsi="宋体" w:cs="宋体"/>
                <w:b w:val="0"/>
                <w:bCs w:val="0"/>
                <w:color w:val="auto"/>
                <w:szCs w:val="21"/>
                <w:highlight w:val="none"/>
              </w:rPr>
            </w:pPr>
            <w:r>
              <w:rPr>
                <w:rFonts w:hint="eastAsia" w:ascii="宋体" w:hAnsi="宋体" w:cs="宋体"/>
                <w:b w:val="0"/>
                <w:bCs w:val="0"/>
                <w:color w:val="auto"/>
                <w:highlight w:val="none"/>
              </w:rPr>
              <w:t>投标文件上传的电脑IP地址；业务需要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eastAsia" w:ascii="宋体" w:hAnsi="宋体" w:eastAsia="宋体" w:cs="宋体"/>
                <w:b w:val="0"/>
                <w:bCs w:val="0"/>
                <w:color w:val="auto"/>
                <w:sz w:val="18"/>
                <w:szCs w:val="18"/>
                <w:highlight w:val="none"/>
                <w:lang w:val="en-US" w:eastAsia="zh-CN"/>
              </w:rPr>
            </w:pPr>
            <w:r>
              <w:rPr>
                <w:rFonts w:hint="eastAsia" w:ascii="宋体" w:hAnsi="宋体" w:cs="宋体"/>
                <w:b w:val="0"/>
                <w:bCs w:val="0"/>
                <w:color w:val="auto"/>
                <w:szCs w:val="21"/>
                <w:highlight w:val="none"/>
              </w:rPr>
              <w:t>投标文件递交时间</w:t>
            </w:r>
          </w:p>
        </w:tc>
        <w:tc>
          <w:tcPr>
            <w:tcW w:w="2978"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szCs w:val="21"/>
                <w:highlight w:val="none"/>
              </w:rPr>
              <w:t>CHECKIN_TIME</w:t>
            </w:r>
          </w:p>
        </w:tc>
        <w:tc>
          <w:tcPr>
            <w:tcW w:w="1723"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szCs w:val="21"/>
                <w:highlight w:val="none"/>
              </w:rPr>
              <w:t>yyyyMMddHHmmss</w:t>
            </w:r>
          </w:p>
        </w:tc>
        <w:tc>
          <w:tcPr>
            <w:tcW w:w="1156"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szCs w:val="21"/>
                <w:highlight w:val="none"/>
              </w:rPr>
              <w:t>是</w:t>
            </w:r>
          </w:p>
        </w:tc>
        <w:tc>
          <w:tcPr>
            <w:tcW w:w="5793" w:type="dxa"/>
            <w:vAlign w:val="center"/>
          </w:tcPr>
          <w:p>
            <w:pPr>
              <w:jc w:val="left"/>
              <w:rPr>
                <w:rFonts w:hint="eastAsia" w:ascii="宋体" w:hAnsi="宋体" w:cs="宋体"/>
                <w:b w:val="0"/>
                <w:bCs w:val="0"/>
                <w:color w:val="auto"/>
                <w:szCs w:val="21"/>
                <w:highlight w:val="none"/>
              </w:rPr>
            </w:pPr>
            <w:r>
              <w:rPr>
                <w:rFonts w:hint="eastAsia" w:ascii="宋体" w:hAnsi="宋体" w:cs="宋体"/>
                <w:b w:val="0"/>
                <w:bCs w:val="0"/>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eastAsia" w:ascii="宋体" w:hAnsi="宋体" w:eastAsia="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联系人</w:t>
            </w:r>
          </w:p>
        </w:tc>
        <w:tc>
          <w:tcPr>
            <w:tcW w:w="2978" w:type="dxa"/>
            <w:vAlign w:val="center"/>
          </w:tcPr>
          <w:p>
            <w:pPr>
              <w:jc w:val="center"/>
              <w:rPr>
                <w:rFonts w:hint="eastAsia" w:ascii="宋体" w:hAnsi="宋体" w:eastAsia="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PERSON_NAME</w:t>
            </w:r>
          </w:p>
        </w:tc>
        <w:tc>
          <w:tcPr>
            <w:tcW w:w="1723"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highlight w:val="none"/>
              </w:rPr>
              <w:t>C..50</w:t>
            </w:r>
          </w:p>
        </w:tc>
        <w:tc>
          <w:tcPr>
            <w:tcW w:w="1156" w:type="dxa"/>
            <w:vAlign w:val="center"/>
          </w:tcPr>
          <w:p>
            <w:pPr>
              <w:jc w:val="center"/>
              <w:rPr>
                <w:rFonts w:hint="eastAsia" w:ascii="宋体" w:hAnsi="宋体" w:eastAsia="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是</w:t>
            </w:r>
          </w:p>
        </w:tc>
        <w:tc>
          <w:tcPr>
            <w:tcW w:w="5793" w:type="dxa"/>
            <w:vAlign w:val="center"/>
          </w:tcPr>
          <w:p>
            <w:pPr>
              <w:jc w:val="left"/>
              <w:rPr>
                <w:rFonts w:hint="default" w:ascii="宋体" w:hAnsi="宋体" w:eastAsia="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default" w:ascii="宋体" w:hAnsi="宋体" w:eastAsia="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联系人电话</w:t>
            </w:r>
          </w:p>
        </w:tc>
        <w:tc>
          <w:tcPr>
            <w:tcW w:w="2978"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szCs w:val="21"/>
                <w:highlight w:val="none"/>
                <w:lang w:val="en-US" w:eastAsia="zh-CN"/>
              </w:rPr>
              <w:t>PERSON_PHONE</w:t>
            </w:r>
          </w:p>
        </w:tc>
        <w:tc>
          <w:tcPr>
            <w:tcW w:w="1723"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highlight w:val="none"/>
              </w:rPr>
              <w:t>C..50</w:t>
            </w:r>
          </w:p>
        </w:tc>
        <w:tc>
          <w:tcPr>
            <w:tcW w:w="1156" w:type="dxa"/>
            <w:vAlign w:val="center"/>
          </w:tcPr>
          <w:p>
            <w:pPr>
              <w:jc w:val="center"/>
              <w:rPr>
                <w:rFonts w:hint="eastAsia" w:ascii="宋体" w:hAnsi="宋体" w:eastAsia="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是</w:t>
            </w:r>
          </w:p>
        </w:tc>
        <w:tc>
          <w:tcPr>
            <w:tcW w:w="5793" w:type="dxa"/>
            <w:vAlign w:val="center"/>
          </w:tcPr>
          <w:p>
            <w:pPr>
              <w:jc w:val="left"/>
              <w:rPr>
                <w:rFonts w:hint="eastAsia" w:ascii="宋体" w:hAnsi="宋体" w:cs="宋体"/>
                <w:b w:val="0"/>
                <w:bCs w:val="0"/>
                <w:color w:val="auto"/>
                <w:szCs w:val="21"/>
                <w:highlight w:val="none"/>
              </w:rPr>
            </w:pPr>
            <w:r>
              <w:rPr>
                <w:rFonts w:hint="eastAsia" w:ascii="宋体" w:hAnsi="宋体" w:cs="宋体"/>
                <w:b w:val="0"/>
                <w:bCs w:val="0"/>
                <w:color w:val="auto"/>
                <w:szCs w:val="21"/>
                <w:highlight w:val="none"/>
                <w:lang w:val="en-US" w:eastAsia="zh-CN"/>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招标文件下载时间</w:t>
            </w:r>
          </w:p>
        </w:tc>
        <w:tc>
          <w:tcPr>
            <w:tcW w:w="2978" w:type="dxa"/>
            <w:vAlign w:val="center"/>
          </w:tcPr>
          <w:p>
            <w:pPr>
              <w:jc w:val="center"/>
              <w:rPr>
                <w:rFonts w:hint="eastAsia" w:ascii="宋体" w:hAnsi="宋体" w:cs="宋体"/>
                <w:b w:val="0"/>
                <w:bCs w:val="0"/>
                <w:color w:val="auto"/>
                <w:szCs w:val="21"/>
                <w:highlight w:val="none"/>
                <w:lang w:val="en-US" w:eastAsia="zh-CN"/>
              </w:rPr>
            </w:pPr>
            <w:r>
              <w:rPr>
                <w:rFonts w:hint="eastAsia" w:ascii="宋体" w:hAnsi="宋体" w:eastAsia="宋体" w:cs="宋体"/>
                <w:color w:val="auto"/>
                <w:sz w:val="21"/>
                <w:szCs w:val="21"/>
                <w:highlight w:val="none"/>
                <w:lang w:val="en-US" w:eastAsia="zh-CN"/>
              </w:rPr>
              <w:t>DownLoadDate</w:t>
            </w:r>
          </w:p>
        </w:tc>
        <w:tc>
          <w:tcPr>
            <w:tcW w:w="1723" w:type="dxa"/>
            <w:vAlign w:val="center"/>
          </w:tcPr>
          <w:p>
            <w:pPr>
              <w:jc w:val="center"/>
              <w:rPr>
                <w:rFonts w:hint="eastAsia" w:ascii="宋体" w:hAnsi="宋体" w:cs="宋体"/>
                <w:b w:val="0"/>
                <w:bCs w:val="0"/>
                <w:color w:val="auto"/>
                <w:highlight w:val="none"/>
              </w:rPr>
            </w:pPr>
            <w:r>
              <w:rPr>
                <w:rFonts w:hint="eastAsia" w:ascii="宋体" w:hAnsi="宋体" w:cs="宋体"/>
                <w:b w:val="0"/>
                <w:bCs w:val="0"/>
                <w:color w:val="auto"/>
                <w:szCs w:val="21"/>
                <w:highlight w:val="none"/>
              </w:rPr>
              <w:t>yyyyMMddHHmmss</w:t>
            </w:r>
          </w:p>
        </w:tc>
        <w:tc>
          <w:tcPr>
            <w:tcW w:w="1156"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是</w:t>
            </w:r>
          </w:p>
        </w:tc>
        <w:tc>
          <w:tcPr>
            <w:tcW w:w="5793" w:type="dxa"/>
            <w:vAlign w:val="center"/>
          </w:tcPr>
          <w:p>
            <w:pPr>
              <w:jc w:val="left"/>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2756"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标书解密IP</w:t>
            </w:r>
          </w:p>
        </w:tc>
        <w:tc>
          <w:tcPr>
            <w:tcW w:w="2978"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eastAsia="宋体" w:cs="宋体"/>
                <w:color w:val="auto"/>
                <w:sz w:val="21"/>
                <w:szCs w:val="21"/>
                <w:highlight w:val="none"/>
                <w:lang w:val="en-US" w:eastAsia="zh-CN"/>
              </w:rPr>
              <w:t>JMip</w:t>
            </w:r>
          </w:p>
        </w:tc>
        <w:tc>
          <w:tcPr>
            <w:tcW w:w="1723" w:type="dxa"/>
            <w:vAlign w:val="center"/>
          </w:tcPr>
          <w:p>
            <w:pPr>
              <w:jc w:val="center"/>
              <w:rPr>
                <w:rFonts w:hint="eastAsia" w:ascii="宋体" w:hAnsi="宋体" w:cs="宋体"/>
                <w:b w:val="0"/>
                <w:bCs w:val="0"/>
                <w:color w:val="auto"/>
                <w:szCs w:val="21"/>
                <w:highlight w:val="none"/>
              </w:rPr>
            </w:pPr>
            <w:r>
              <w:rPr>
                <w:rFonts w:hint="eastAsia" w:ascii="宋体" w:hAnsi="宋体" w:cs="宋体"/>
                <w:b w:val="0"/>
                <w:bCs w:val="0"/>
                <w:color w:val="auto"/>
                <w:szCs w:val="21"/>
                <w:highlight w:val="none"/>
                <w:lang w:val="en-US" w:eastAsia="zh-CN"/>
              </w:rPr>
              <w:t>C..100</w:t>
            </w:r>
          </w:p>
        </w:tc>
        <w:tc>
          <w:tcPr>
            <w:tcW w:w="1156" w:type="dxa"/>
            <w:vAlign w:val="center"/>
          </w:tcPr>
          <w:p>
            <w:pPr>
              <w:jc w:val="center"/>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是</w:t>
            </w:r>
          </w:p>
        </w:tc>
        <w:tc>
          <w:tcPr>
            <w:tcW w:w="5793" w:type="dxa"/>
            <w:vAlign w:val="center"/>
          </w:tcPr>
          <w:p>
            <w:pPr>
              <w:jc w:val="left"/>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文件解密时IP（外围IP） 用于判断标书是否解密，如果有两次取第一次（可能解密失败第二次解密）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文件创建标识码</w:t>
            </w:r>
          </w:p>
        </w:tc>
        <w:tc>
          <w:tcPr>
            <w:tcW w:w="2978"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eastAsia="宋体" w:cs="宋体"/>
                <w:color w:val="auto"/>
                <w:sz w:val="21"/>
                <w:szCs w:val="21"/>
                <w:highlight w:val="none"/>
              </w:rPr>
              <w:t>Createguid</w:t>
            </w:r>
          </w:p>
        </w:tc>
        <w:tc>
          <w:tcPr>
            <w:tcW w:w="1723" w:type="dxa"/>
            <w:vAlign w:val="center"/>
          </w:tcPr>
          <w:p>
            <w:pPr>
              <w:jc w:val="center"/>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C..100</w:t>
            </w:r>
          </w:p>
        </w:tc>
        <w:tc>
          <w:tcPr>
            <w:tcW w:w="1156" w:type="dxa"/>
            <w:vAlign w:val="center"/>
          </w:tcPr>
          <w:p>
            <w:pPr>
              <w:jc w:val="center"/>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是</w:t>
            </w:r>
          </w:p>
        </w:tc>
        <w:tc>
          <w:tcPr>
            <w:tcW w:w="5793" w:type="dxa"/>
            <w:vAlign w:val="center"/>
          </w:tcPr>
          <w:p>
            <w:pPr>
              <w:jc w:val="left"/>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新建标书时，会自动生成一串识别号，该识别号具有唯一性且不会随着内容的修改而发生变化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投标人机器码</w:t>
            </w:r>
          </w:p>
        </w:tc>
        <w:tc>
          <w:tcPr>
            <w:tcW w:w="2978"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macaddress</w:t>
            </w:r>
          </w:p>
        </w:tc>
        <w:tc>
          <w:tcPr>
            <w:tcW w:w="1723"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C..100</w:t>
            </w:r>
          </w:p>
        </w:tc>
        <w:tc>
          <w:tcPr>
            <w:tcW w:w="1156"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否</w:t>
            </w:r>
          </w:p>
        </w:tc>
        <w:tc>
          <w:tcPr>
            <w:tcW w:w="5793" w:type="dxa"/>
            <w:vAlign w:val="center"/>
          </w:tcPr>
          <w:p>
            <w:pPr>
              <w:jc w:val="both"/>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投标人制作投标文件时，记录其电脑的机器码，可以用于判断多份不同投标人的标书是否由同一台电脑制作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是否解密</w:t>
            </w:r>
          </w:p>
        </w:tc>
        <w:tc>
          <w:tcPr>
            <w:tcW w:w="2978"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eastAsia="宋体" w:cs="宋体"/>
                <w:color w:val="auto"/>
                <w:sz w:val="21"/>
                <w:szCs w:val="21"/>
                <w:highlight w:val="none"/>
                <w:lang w:val="en-US" w:eastAsia="zh-CN"/>
              </w:rPr>
              <w:t>IsJieMi</w:t>
            </w:r>
          </w:p>
        </w:tc>
        <w:tc>
          <w:tcPr>
            <w:tcW w:w="1723" w:type="dxa"/>
            <w:vAlign w:val="center"/>
          </w:tcPr>
          <w:p>
            <w:pPr>
              <w:jc w:val="center"/>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C1</w:t>
            </w:r>
          </w:p>
        </w:tc>
        <w:tc>
          <w:tcPr>
            <w:tcW w:w="1156" w:type="dxa"/>
            <w:vAlign w:val="center"/>
          </w:tcPr>
          <w:p>
            <w:pPr>
              <w:jc w:val="center"/>
              <w:rPr>
                <w:rFonts w:hint="default"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是</w:t>
            </w:r>
          </w:p>
        </w:tc>
        <w:tc>
          <w:tcPr>
            <w:tcW w:w="5793" w:type="dxa"/>
            <w:vAlign w:val="center"/>
          </w:tcPr>
          <w:p>
            <w:pPr>
              <w:jc w:val="both"/>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用于区分单位是否已解密</w:t>
            </w:r>
          </w:p>
          <w:p>
            <w:pPr>
              <w:jc w:val="both"/>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解密成功</w:t>
            </w:r>
          </w:p>
          <w:p>
            <w:pPr>
              <w:jc w:val="both"/>
              <w:rPr>
                <w:rFonts w:hint="eastAsia" w:ascii="宋体" w:hAnsi="宋体" w:cs="宋体"/>
                <w:b w:val="0"/>
                <w:bCs w:val="0"/>
                <w:color w:val="auto"/>
                <w:szCs w:val="21"/>
                <w:highlight w:val="none"/>
                <w:lang w:val="en-US" w:eastAsia="zh-CN"/>
              </w:rPr>
            </w:pPr>
            <w:r>
              <w:rPr>
                <w:rFonts w:hint="eastAsia" w:ascii="宋体" w:hAnsi="宋体" w:cs="宋体"/>
                <w:b w:val="0"/>
                <w:bCs w:val="0"/>
                <w:color w:val="auto"/>
                <w:szCs w:val="21"/>
                <w:highlight w:val="none"/>
                <w:lang w:val="en-US" w:eastAsia="zh-CN"/>
              </w:rPr>
              <w:t>2、3-解密失败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7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shd w:val="clear" w:color="auto" w:fill="auto"/>
            <w:vAlign w:val="center"/>
          </w:tcPr>
          <w:p>
            <w:pPr>
              <w:jc w:val="both"/>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7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shd w:val="clear" w:color="auto" w:fill="auto"/>
            <w:vAlign w:val="center"/>
          </w:tcPr>
          <w:p>
            <w:pPr>
              <w:widowControl/>
              <w:jc w:val="both"/>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97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93" w:type="dxa"/>
            <w:shd w:val="clear" w:color="auto" w:fill="auto"/>
            <w:vAlign w:val="center"/>
          </w:tcPr>
          <w:p>
            <w:pPr>
              <w:widowControl/>
              <w:jc w:val="both"/>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71" w:name="_Toc19172_WPSOffice_Level3"/>
      <w:r>
        <w:rPr>
          <w:rFonts w:hint="eastAsia" w:ascii="宋体" w:hAnsi="宋体" w:cs="宋体"/>
          <w:color w:val="auto"/>
          <w:highlight w:val="none"/>
        </w:rPr>
        <w:t>评标情况</w:t>
      </w:r>
      <w:bookmarkEnd w:id="771"/>
    </w:p>
    <w:tbl>
      <w:tblPr>
        <w:tblStyle w:val="13"/>
        <w:tblW w:w="14417"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55"/>
        <w:gridCol w:w="2979"/>
        <w:gridCol w:w="1735"/>
        <w:gridCol w:w="1132"/>
        <w:gridCol w:w="581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5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7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3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81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评标开始时间</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EVALUATION_START_TIME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评标结束时间</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EVALUATION_END_TIME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评标情况</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EVALUATION_SITUATION</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推荐排名第一单位</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RECOMMEND_RANKING_FIRST</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推荐排名第一单位统一社会信用代码</w:t>
            </w:r>
          </w:p>
        </w:tc>
        <w:tc>
          <w:tcPr>
            <w:tcW w:w="2979"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RECOMMEND_RANKING_FIRST_LEGALCODE</w:t>
            </w:r>
          </w:p>
        </w:tc>
        <w:tc>
          <w:tcPr>
            <w:tcW w:w="1735"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C18</w:t>
            </w:r>
          </w:p>
        </w:tc>
        <w:tc>
          <w:tcPr>
            <w:tcW w:w="1132"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816" w:type="dxa"/>
            <w:vAlign w:val="center"/>
          </w:tcPr>
          <w:p>
            <w:pP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推荐排名第二单位</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RECOMMEND_RANKING_SECOND</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推荐排名第二单位统一社会信用代码</w:t>
            </w:r>
          </w:p>
        </w:tc>
        <w:tc>
          <w:tcPr>
            <w:tcW w:w="2979"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RECOMMEND_RANKING_SECOND_LEGALCODE</w:t>
            </w:r>
          </w:p>
        </w:tc>
        <w:tc>
          <w:tcPr>
            <w:tcW w:w="1735"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C18</w:t>
            </w:r>
          </w:p>
        </w:tc>
        <w:tc>
          <w:tcPr>
            <w:tcW w:w="1132"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否</w:t>
            </w:r>
          </w:p>
        </w:tc>
        <w:tc>
          <w:tcPr>
            <w:tcW w:w="5816" w:type="dxa"/>
            <w:vAlign w:val="center"/>
          </w:tcPr>
          <w:p>
            <w:pP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推荐排名第三单位</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RECOMMEND_RANKING_THIRD</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16"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推荐排名第三单位统一社会信用代码</w:t>
            </w:r>
          </w:p>
        </w:tc>
        <w:tc>
          <w:tcPr>
            <w:tcW w:w="2979"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RECOMMEND_RANKING_THIRD_LEGALCODE</w:t>
            </w:r>
          </w:p>
        </w:tc>
        <w:tc>
          <w:tcPr>
            <w:tcW w:w="1735"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C18</w:t>
            </w:r>
          </w:p>
        </w:tc>
        <w:tc>
          <w:tcPr>
            <w:tcW w:w="1132"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否</w:t>
            </w:r>
          </w:p>
        </w:tc>
        <w:tc>
          <w:tcPr>
            <w:tcW w:w="5816" w:type="dxa"/>
            <w:shd w:val="clear" w:color="auto" w:fill="auto"/>
            <w:vAlign w:val="center"/>
          </w:tcPr>
          <w:p>
            <w:pP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9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16" w:type="dxa"/>
            <w:shd w:val="clear" w:color="auto" w:fill="auto"/>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72" w:name="_Toc14681_WPSOffice_Level3"/>
      <w:r>
        <w:rPr>
          <w:rFonts w:hint="eastAsia" w:ascii="宋体" w:hAnsi="宋体" w:cs="宋体"/>
          <w:color w:val="auto"/>
          <w:highlight w:val="none"/>
        </w:rPr>
        <w:t>评标明细</w:t>
      </w:r>
      <w:bookmarkEnd w:id="772"/>
    </w:p>
    <w:tbl>
      <w:tblPr>
        <w:tblStyle w:val="13"/>
        <w:tblW w:w="14417"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79"/>
        <w:gridCol w:w="2967"/>
        <w:gridCol w:w="1735"/>
        <w:gridCol w:w="1108"/>
        <w:gridCol w:w="582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7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6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3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0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82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单位名称</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CANCEL_TBFILE_BIDDER_NAME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统一社会信用代码</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CANCEL_TBFILE_BIDDER_LEGALCODE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授权代表</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BIDDER_CONTACTER</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业</w:t>
            </w: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联系电话</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BIDDER_CONTACTER_PHONE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C11</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投标时间</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ENROLL_TIME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是否废标</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IS_FAIL</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20</w:t>
            </w:r>
            <w:r>
              <w:rPr>
                <w:rFonts w:hint="eastAsia" w:ascii="宋体" w:hAnsi="宋体" w:cs="宋体"/>
                <w:color w:val="auto"/>
                <w:szCs w:val="21"/>
                <w:highlight w:val="none"/>
              </w:rPr>
              <w:t>是否代码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废标单位原因</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CANCEL_TBFILE_BIDDER_REASON</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28" w:type="dxa"/>
            <w:vAlign w:val="center"/>
          </w:tcPr>
          <w:p>
            <w:pP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若“是否废标”为“是”，此项为必填项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价格标评分</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PRICE_SCORE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否</w:t>
            </w:r>
          </w:p>
        </w:tc>
        <w:tc>
          <w:tcPr>
            <w:tcW w:w="582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业务需求</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若“是否废标”为“否”，此项为必填项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综合分</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SYNTHESIZE_SCORE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否</w:t>
            </w:r>
          </w:p>
        </w:tc>
        <w:tc>
          <w:tcPr>
            <w:tcW w:w="5828" w:type="dxa"/>
            <w:vAlign w:val="center"/>
          </w:tcPr>
          <w:p>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业务需求</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若“是否废标”为“否”，此项为必填项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总分</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SUM_SCORE</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否</w:t>
            </w:r>
          </w:p>
        </w:tc>
        <w:tc>
          <w:tcPr>
            <w:tcW w:w="5828" w:type="dxa"/>
            <w:vAlign w:val="center"/>
          </w:tcPr>
          <w:p>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业务需求</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若“是否废标”为“否”，此项为必填项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排名</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RANKING</w:t>
            </w:r>
          </w:p>
        </w:tc>
        <w:tc>
          <w:tcPr>
            <w:tcW w:w="173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w:t>
            </w:r>
          </w:p>
        </w:tc>
        <w:tc>
          <w:tcPr>
            <w:tcW w:w="1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否</w:t>
            </w:r>
          </w:p>
        </w:tc>
        <w:tc>
          <w:tcPr>
            <w:tcW w:w="5828" w:type="dxa"/>
            <w:vAlign w:val="center"/>
          </w:tcPr>
          <w:p>
            <w:pP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业务需求</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若“是否废标”为“否”，此项为必填项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0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0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3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0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8" w:type="dxa"/>
            <w:shd w:val="clear" w:color="auto" w:fill="auto"/>
          </w:tcPr>
          <w:p>
            <w:pPr>
              <w:widowControl/>
              <w:jc w:val="left"/>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3"/>
        <w:spacing w:line="240" w:lineRule="auto"/>
        <w:ind w:left="283" w:hanging="283"/>
        <w:rPr>
          <w:rFonts w:ascii="宋体" w:hAnsi="宋体" w:cs="宋体"/>
          <w:color w:val="auto"/>
          <w:sz w:val="28"/>
          <w:szCs w:val="28"/>
          <w:highlight w:val="none"/>
        </w:rPr>
      </w:pPr>
      <w:bookmarkStart w:id="773" w:name="_Toc6079_WPSOffice_Level2"/>
      <w:bookmarkStart w:id="774" w:name="_Toc16512"/>
      <w:bookmarkStart w:id="775" w:name="_Toc12811_WPSOffice_Level2"/>
      <w:r>
        <w:rPr>
          <w:rFonts w:hint="eastAsia" w:ascii="宋体" w:hAnsi="宋体" w:cs="宋体"/>
          <w:color w:val="auto"/>
          <w:highlight w:val="none"/>
        </w:rPr>
        <w:t>交易后</w:t>
      </w:r>
      <w:bookmarkEnd w:id="773"/>
      <w:bookmarkEnd w:id="774"/>
      <w:bookmarkEnd w:id="775"/>
    </w:p>
    <w:p>
      <w:pPr>
        <w:pStyle w:val="4"/>
        <w:numPr>
          <w:ilvl w:val="2"/>
          <w:numId w:val="1"/>
        </w:numPr>
        <w:spacing w:line="240" w:lineRule="auto"/>
        <w:rPr>
          <w:rFonts w:ascii="宋体" w:hAnsi="宋体" w:cs="宋体"/>
          <w:color w:val="auto"/>
          <w:highlight w:val="none"/>
        </w:rPr>
      </w:pPr>
      <w:bookmarkStart w:id="776" w:name="_Toc30835_WPSOffice_Level3"/>
      <w:r>
        <w:rPr>
          <w:rFonts w:hint="eastAsia" w:ascii="宋体" w:hAnsi="宋体" w:cs="宋体"/>
          <w:color w:val="auto"/>
          <w:highlight w:val="none"/>
        </w:rPr>
        <w:t>中标（成交）结果公告</w:t>
      </w:r>
      <w:bookmarkEnd w:id="776"/>
    </w:p>
    <w:tbl>
      <w:tblPr>
        <w:tblStyle w:val="13"/>
        <w:tblW w:w="14441"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79"/>
        <w:gridCol w:w="2967"/>
        <w:gridCol w:w="1723"/>
        <w:gridCol w:w="1120"/>
        <w:gridCol w:w="585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7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6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2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2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85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采购项目编号</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PURCHASE_PROJECT_CODE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采购项目名称</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PURCHASE_PROJECT_NAME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自由文本，项目名称必填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WIN_BID_BULLETIN_TITLE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WIN_BID_BULLETIN_CONTENT</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eastAsia="zh-CN"/>
              </w:rPr>
              <w:t>公告</w:t>
            </w:r>
            <w:r>
              <w:rPr>
                <w:rFonts w:hint="eastAsia" w:ascii="宋体" w:hAnsi="宋体" w:cs="宋体"/>
                <w:color w:val="auto"/>
                <w:szCs w:val="21"/>
                <w:highlight w:val="none"/>
                <w:lang w:val="en-US" w:eastAsia="zh-CN"/>
              </w:rPr>
              <w:t>发布</w:t>
            </w:r>
            <w:r>
              <w:rPr>
                <w:rFonts w:hint="eastAsia" w:ascii="宋体" w:hAnsi="宋体" w:cs="宋体"/>
                <w:color w:val="auto"/>
                <w:szCs w:val="21"/>
                <w:highlight w:val="none"/>
                <w:lang w:eastAsia="zh-CN"/>
              </w:rPr>
              <w:t>时间</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WIN_BID_BULLETIN_START_TIME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公告源URL</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URL</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交易平台公告源URL</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中标（成交）供应商名称</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WINNINGBIDDER_NAME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自由文本，多个中标人时半角分号隔开，国家2.0数据规范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中标（成交）供应商类别</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WINNINGBIDDER_TYPE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参考主体信息标准14.4.7主体类别,填入对应代码值；多中标人类别时半角分号隔开，国家2.0数据规范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中标（成交）供应商代码</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WINNINGBIDDER_CODE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GB 32100-2015 《法人和其他组织统一社会信用代码编码规则》或GB 11643－1999《公民身份号码》，多个中标人时半角分号隔开，国家2.0数据规范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价款形式代码</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PRICE_FORM_CODE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参考通用编码2.8.1</w:t>
            </w:r>
            <w:r>
              <w:rPr>
                <w:rFonts w:hint="eastAsia" w:ascii="宋体" w:hAnsi="宋体" w:cs="宋体"/>
                <w:color w:val="auto"/>
                <w:szCs w:val="21"/>
                <w:highlight w:val="none"/>
                <w:lang w:val="en-US" w:eastAsia="zh-CN"/>
              </w:rPr>
              <w:t>6</w:t>
            </w:r>
            <w:r>
              <w:rPr>
                <w:rFonts w:hint="eastAsia" w:ascii="宋体" w:hAnsi="宋体" w:cs="宋体"/>
                <w:color w:val="auto"/>
                <w:szCs w:val="21"/>
                <w:highlight w:val="none"/>
              </w:rPr>
              <w:t>价款形式代码，填入相应代码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中标（成交）价格</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WIN_BID_PRICE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N..20,6</w:t>
            </w:r>
          </w:p>
        </w:tc>
        <w:tc>
          <w:tcPr>
            <w:tcW w:w="1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lang w:bidi="en-US"/>
              </w:rPr>
              <w:t>指单个子包价格。无子包时为项目价格</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价格币种代码</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CURRENCY_CODE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采用GB/T 12406-2008《表示货币和资金的代码》的数字码，例如，人民币是156，国家2.0数据规范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价格单位</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PRICE_UNIT</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金额单位代码，填入对应代码，国家2.0数据规范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中标优惠率或其它类型价格</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WIN_BID_RATE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是否多成交单位</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IS_SEVERAL_DEAL_BIDDERS</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20</w:t>
            </w:r>
            <w:r>
              <w:rPr>
                <w:rFonts w:hint="eastAsia" w:ascii="宋体" w:hAnsi="宋体" w:cs="宋体"/>
                <w:color w:val="auto"/>
                <w:szCs w:val="21"/>
                <w:highlight w:val="none"/>
              </w:rPr>
              <w:t>是否代码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成交说明</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DEAL_INSTRUCTION</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发布媒介</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PUBLISH_MEDIA</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77" w:name="_Toc14311_WPSOffice_Level3"/>
      <w:r>
        <w:rPr>
          <w:rFonts w:hint="eastAsia" w:ascii="宋体" w:hAnsi="宋体" w:cs="宋体"/>
          <w:color w:val="auto"/>
          <w:highlight w:val="none"/>
        </w:rPr>
        <w:t>中标（成交）结果公告变更</w:t>
      </w:r>
      <w:bookmarkEnd w:id="777"/>
    </w:p>
    <w:tbl>
      <w:tblPr>
        <w:tblStyle w:val="13"/>
        <w:tblW w:w="1446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67"/>
        <w:gridCol w:w="2967"/>
        <w:gridCol w:w="1747"/>
        <w:gridCol w:w="1132"/>
        <w:gridCol w:w="585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6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6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3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85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 统一交易标识码，</w:t>
            </w:r>
            <w:r>
              <w:rPr>
                <w:rFonts w:hint="eastAsia" w:ascii="宋体" w:hAnsi="宋体" w:cs="宋体"/>
                <w:color w:val="auto"/>
                <w:szCs w:val="21"/>
                <w:highlight w:val="none"/>
              </w:rPr>
              <w:t>同笔交易该码一致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是否多成交单位</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IS_SEVERAL_DEAL_BIDDERS</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20</w:t>
            </w:r>
            <w:r>
              <w:rPr>
                <w:rFonts w:hint="eastAsia" w:ascii="宋体" w:hAnsi="宋体" w:cs="宋体"/>
                <w:color w:val="auto"/>
                <w:szCs w:val="21"/>
                <w:highlight w:val="none"/>
              </w:rPr>
              <w:t>是否代码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成交单位名称</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DEAL_BIDDER_NAME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成交单位代码</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LEGAL_CODE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lang w:bidi="en-US"/>
              </w:rPr>
              <w:t>单成交人时显示的字段，</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成交价格</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DEAL_PRICE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成交价格单位</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DEAL_PRICE_UNIT</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金额单位代码，填入对应代码；业务需要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成交说明</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DEAL_INSTRUCTION</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NOTICE_START_DATE</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发布媒介</w:t>
            </w:r>
          </w:p>
        </w:tc>
        <w:tc>
          <w:tcPr>
            <w:tcW w:w="29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PUBLISH_MEDIA</w:t>
            </w:r>
          </w:p>
        </w:tc>
        <w:tc>
          <w:tcPr>
            <w:tcW w:w="17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vAlign w:val="center"/>
          </w:tcPr>
          <w:p>
            <w:pPr>
              <w:rPr>
                <w:rFonts w:ascii="宋体" w:hAnsi="宋体" w:cs="宋体"/>
                <w:color w:val="auto"/>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其他说明</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OTHER_INSTRUCTION</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5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96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52"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78" w:name="_Toc28335_WPSOffice_Level3"/>
      <w:r>
        <w:rPr>
          <w:rFonts w:hint="eastAsia" w:ascii="宋体" w:hAnsi="宋体" w:cs="宋体"/>
          <w:color w:val="auto"/>
          <w:highlight w:val="none"/>
        </w:rPr>
        <w:t>中标通知书</w:t>
      </w:r>
      <w:bookmarkEnd w:id="778"/>
    </w:p>
    <w:tbl>
      <w:tblPr>
        <w:tblStyle w:val="13"/>
        <w:tblpPr w:leftFromText="180" w:rightFromText="180" w:vertAnchor="text" w:horzAnchor="page" w:tblpX="1435" w:tblpY="322"/>
        <w:tblOverlap w:val="never"/>
        <w:tblW w:w="1448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55"/>
        <w:gridCol w:w="2979"/>
        <w:gridCol w:w="1723"/>
        <w:gridCol w:w="1168"/>
        <w:gridCol w:w="586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75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7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2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6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86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6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7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6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6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7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2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68"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64"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 统一交易标识码，</w:t>
            </w:r>
            <w:r>
              <w:rPr>
                <w:rFonts w:hint="eastAsia" w:ascii="宋体" w:hAnsi="宋体" w:cs="宋体"/>
                <w:color w:val="auto"/>
                <w:szCs w:val="21"/>
                <w:highlight w:val="none"/>
              </w:rPr>
              <w:t>同笔交易该码一致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中标（</w:t>
            </w:r>
            <w:r>
              <w:rPr>
                <w:rFonts w:hint="eastAsia" w:ascii="宋体" w:hAnsi="宋体" w:cs="宋体"/>
                <w:color w:val="auto"/>
                <w:szCs w:val="21"/>
                <w:highlight w:val="none"/>
              </w:rPr>
              <w:t>成交</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单位名称</w:t>
            </w:r>
          </w:p>
        </w:tc>
        <w:tc>
          <w:tcPr>
            <w:tcW w:w="2979"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DEAL_BIDDER_NAME</w:t>
            </w:r>
          </w:p>
        </w:tc>
        <w:tc>
          <w:tcPr>
            <w:tcW w:w="1723"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C..500</w:t>
            </w:r>
          </w:p>
        </w:tc>
        <w:tc>
          <w:tcPr>
            <w:tcW w:w="1168"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864" w:type="dxa"/>
            <w:shd w:val="clear" w:color="auto" w:fill="auto"/>
            <w:vAlign w:val="center"/>
          </w:tcPr>
          <w:p>
            <w:pP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成交价格</w:t>
            </w:r>
          </w:p>
        </w:tc>
        <w:tc>
          <w:tcPr>
            <w:tcW w:w="2979"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DEAL_PRICE</w:t>
            </w:r>
          </w:p>
        </w:tc>
        <w:tc>
          <w:tcPr>
            <w:tcW w:w="1723"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N..18,2</w:t>
            </w:r>
          </w:p>
        </w:tc>
        <w:tc>
          <w:tcPr>
            <w:tcW w:w="1168"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864" w:type="dxa"/>
            <w:vAlign w:val="center"/>
          </w:tcPr>
          <w:p>
            <w:pP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成交价格单位</w:t>
            </w:r>
          </w:p>
        </w:tc>
        <w:tc>
          <w:tcPr>
            <w:tcW w:w="2979"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DEAL_PRICE_UNIT</w:t>
            </w:r>
          </w:p>
        </w:tc>
        <w:tc>
          <w:tcPr>
            <w:tcW w:w="1723"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C1</w:t>
            </w:r>
          </w:p>
        </w:tc>
        <w:tc>
          <w:tcPr>
            <w:tcW w:w="1168"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864" w:type="dxa"/>
            <w:shd w:val="clear" w:color="auto" w:fill="auto"/>
            <w:vAlign w:val="center"/>
          </w:tcPr>
          <w:p>
            <w:pP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金额单位代码，填入对应代码；业务需要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成交说明</w:t>
            </w:r>
          </w:p>
        </w:tc>
        <w:tc>
          <w:tcPr>
            <w:tcW w:w="2979"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DEAL_INSTRUCTION</w:t>
            </w:r>
          </w:p>
        </w:tc>
        <w:tc>
          <w:tcPr>
            <w:tcW w:w="1723"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C..1000</w:t>
            </w:r>
          </w:p>
        </w:tc>
        <w:tc>
          <w:tcPr>
            <w:tcW w:w="1168" w:type="dxa"/>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否</w:t>
            </w:r>
          </w:p>
        </w:tc>
        <w:tc>
          <w:tcPr>
            <w:tcW w:w="5864" w:type="dxa"/>
            <w:vAlign w:val="center"/>
          </w:tcPr>
          <w:p>
            <w:pP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来源交易系统</w:t>
            </w:r>
          </w:p>
        </w:tc>
        <w:tc>
          <w:tcPr>
            <w:tcW w:w="2979"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 xml:space="preserve"> FROM_TRADE_PLAT_CODE</w:t>
            </w:r>
          </w:p>
        </w:tc>
        <w:tc>
          <w:tcPr>
            <w:tcW w:w="1723"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C8</w:t>
            </w:r>
          </w:p>
        </w:tc>
        <w:tc>
          <w:tcPr>
            <w:tcW w:w="1168"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864" w:type="dxa"/>
            <w:shd w:val="clear" w:color="auto" w:fill="auto"/>
            <w:vAlign w:val="center"/>
          </w:tcPr>
          <w:p>
            <w:pP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数据时间戳</w:t>
            </w:r>
          </w:p>
        </w:tc>
        <w:tc>
          <w:tcPr>
            <w:tcW w:w="2979"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DATA_TIMESTAMP</w:t>
            </w:r>
          </w:p>
        </w:tc>
        <w:tc>
          <w:tcPr>
            <w:tcW w:w="1723"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yyyyMMddHHmmss</w:t>
            </w:r>
          </w:p>
        </w:tc>
        <w:tc>
          <w:tcPr>
            <w:tcW w:w="1168"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864" w:type="dxa"/>
            <w:shd w:val="clear" w:color="auto" w:fill="auto"/>
            <w:vAlign w:val="center"/>
          </w:tcPr>
          <w:p>
            <w:pPr>
              <w:widowControl/>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755"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附件关联标识</w:t>
            </w:r>
          </w:p>
        </w:tc>
        <w:tc>
          <w:tcPr>
            <w:tcW w:w="2979"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ATTACHMENT_CODE</w:t>
            </w:r>
          </w:p>
        </w:tc>
        <w:tc>
          <w:tcPr>
            <w:tcW w:w="1723"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C..ul</w:t>
            </w:r>
          </w:p>
        </w:tc>
        <w:tc>
          <w:tcPr>
            <w:tcW w:w="1168" w:type="dxa"/>
            <w:shd w:val="clear" w:color="auto" w:fill="auto"/>
            <w:vAlign w:val="center"/>
          </w:tcPr>
          <w:p>
            <w:pPr>
              <w:jc w:val="center"/>
              <w:rPr>
                <w:rFonts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864" w:type="dxa"/>
            <w:shd w:val="clear" w:color="auto" w:fill="auto"/>
            <w:vAlign w:val="center"/>
          </w:tcPr>
          <w:p>
            <w:pPr>
              <w:widowControl/>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79" w:name="_Toc26779_WPSOffice_Level3"/>
      <w:r>
        <w:rPr>
          <w:rFonts w:hint="eastAsia" w:ascii="宋体" w:hAnsi="宋体" w:cs="宋体"/>
          <w:color w:val="auto"/>
          <w:highlight w:val="none"/>
        </w:rPr>
        <w:t>中标通知书变更</w:t>
      </w:r>
      <w:bookmarkEnd w:id="779"/>
    </w:p>
    <w:tbl>
      <w:tblPr>
        <w:tblStyle w:val="13"/>
        <w:tblW w:w="1442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930"/>
        <w:gridCol w:w="2919"/>
        <w:gridCol w:w="1747"/>
        <w:gridCol w:w="1144"/>
        <w:gridCol w:w="568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93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1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4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8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附录B统一交易识码，</w:t>
            </w:r>
            <w:r>
              <w:rPr>
                <w:rFonts w:hint="eastAsia" w:ascii="宋体" w:hAnsi="宋体" w:cs="宋体"/>
                <w:color w:val="auto"/>
                <w:szCs w:val="21"/>
                <w:highlight w:val="none"/>
              </w:rPr>
              <w:t>同笔交易该码一致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成交单位名称</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DEAL_BIDDER_NAME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统一社会信用代码</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LEGAL_CODE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成交价格</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DEAL_PRICE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成交价格单位</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DEAL_PRICE_UNIT</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5</w:t>
            </w:r>
            <w:r>
              <w:rPr>
                <w:rFonts w:hint="eastAsia" w:ascii="宋体" w:hAnsi="宋体" w:cs="宋体"/>
                <w:color w:val="auto"/>
                <w:szCs w:val="21"/>
                <w:highlight w:val="none"/>
              </w:rPr>
              <w:t>金额单位代码，填入对应代码；业务需要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变更</w:t>
            </w:r>
            <w:r>
              <w:rPr>
                <w:rFonts w:hint="eastAsia" w:ascii="宋体" w:hAnsi="宋体" w:cs="宋体"/>
                <w:color w:val="auto"/>
                <w:szCs w:val="21"/>
                <w:highlight w:val="none"/>
              </w:rPr>
              <w:t>说明</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DEAL_INSTRUCTION</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7"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91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7" w:type="dxa"/>
            <w:shd w:val="clear" w:color="auto" w:fill="auto"/>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80" w:name="_Toc26361_WPSOffice_Level3"/>
      <w:r>
        <w:rPr>
          <w:rFonts w:hint="eastAsia" w:ascii="宋体" w:hAnsi="宋体" w:cs="宋体"/>
          <w:color w:val="auto"/>
          <w:highlight w:val="none"/>
        </w:rPr>
        <w:t>交易凭证</w:t>
      </w:r>
      <w:bookmarkEnd w:id="780"/>
    </w:p>
    <w:tbl>
      <w:tblPr>
        <w:tblStyle w:val="13"/>
        <w:tblW w:w="145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3"/>
        <w:gridCol w:w="2883"/>
        <w:gridCol w:w="1771"/>
        <w:gridCol w:w="1132"/>
        <w:gridCol w:w="5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9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88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3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2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8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7"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8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7"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8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7"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附录B统一交易标识码，</w:t>
            </w:r>
            <w:r>
              <w:rPr>
                <w:rFonts w:hint="eastAsia" w:ascii="宋体" w:hAnsi="宋体" w:cs="宋体"/>
                <w:color w:val="auto"/>
                <w:szCs w:val="21"/>
                <w:highlight w:val="none"/>
              </w:rPr>
              <w:t>同笔交易该码一致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交易凭证日期</w:t>
            </w:r>
          </w:p>
        </w:tc>
        <w:tc>
          <w:tcPr>
            <w:tcW w:w="28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TRADE_EVIDENCE_DATE</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7"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其他说明</w:t>
            </w:r>
          </w:p>
        </w:tc>
        <w:tc>
          <w:tcPr>
            <w:tcW w:w="28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REMARK</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7"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8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32"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7"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8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7"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8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7"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81" w:name="_Toc4780_WPSOffice_Level3"/>
      <w:r>
        <w:rPr>
          <w:rFonts w:hint="eastAsia" w:ascii="宋体" w:hAnsi="宋体" w:cs="宋体"/>
          <w:color w:val="auto"/>
          <w:highlight w:val="none"/>
        </w:rPr>
        <w:t>合同</w:t>
      </w:r>
      <w:r>
        <w:rPr>
          <w:rFonts w:hint="eastAsia" w:ascii="宋体" w:hAnsi="宋体" w:cs="宋体"/>
          <w:color w:val="auto"/>
          <w:highlight w:val="none"/>
          <w:lang w:val="en-US" w:eastAsia="zh-CN"/>
        </w:rPr>
        <w:t>公示</w:t>
      </w:r>
      <w:bookmarkEnd w:id="781"/>
    </w:p>
    <w:tbl>
      <w:tblPr>
        <w:tblStyle w:val="13"/>
        <w:tblW w:w="1455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016"/>
        <w:gridCol w:w="2859"/>
        <w:gridCol w:w="1783"/>
        <w:gridCol w:w="1144"/>
        <w:gridCol w:w="575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301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85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8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4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5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采购项目编号</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PURCHASE_PROJECT_CODE</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采购项目名称</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PURCHASE_PROJECT_NAME</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自由文本，项目名称必填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合同名称</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CONTRACT_NAME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合同编号</w:t>
            </w:r>
          </w:p>
        </w:tc>
        <w:tc>
          <w:tcPr>
            <w:tcW w:w="2859" w:type="dxa"/>
            <w:shd w:val="clear" w:color="auto" w:fill="auto"/>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CONTRACT_NO</w:t>
            </w:r>
          </w:p>
        </w:tc>
        <w:tc>
          <w:tcPr>
            <w:tcW w:w="1783" w:type="dxa"/>
            <w:shd w:val="clear" w:color="auto" w:fill="auto"/>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C..50</w:t>
            </w:r>
          </w:p>
        </w:tc>
        <w:tc>
          <w:tcPr>
            <w:tcW w:w="1144" w:type="dxa"/>
            <w:shd w:val="clear" w:color="auto" w:fill="auto"/>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hint="eastAsia"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采购人名称</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甲方</w:t>
            </w:r>
            <w:r>
              <w:rPr>
                <w:rFonts w:hint="eastAsia" w:ascii="宋体" w:hAnsi="宋体" w:cs="宋体"/>
                <w:color w:val="auto"/>
                <w:szCs w:val="21"/>
                <w:highlight w:val="none"/>
                <w:lang w:eastAsia="zh-CN"/>
              </w:rPr>
              <w:t>）</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PURCHASER_NAME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自由文本,多个采购人时用半角分号隔开，国家2.0数据规范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采购人代码</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PURCHASER_CODE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GB 32100-2015 《法人和其他组织统一社会信用代码编码规则》；多个采购人时用半角分号隔开，国家2.0数据规范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采购人角色</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LEGAL_ROLE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参考主体信息标准14.4.3主体角色类型，填入对应代码，国家2.0数据规范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中标（成交）供应商名称</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乙方</w:t>
            </w:r>
            <w:r>
              <w:rPr>
                <w:rFonts w:hint="eastAsia" w:ascii="宋体" w:hAnsi="宋体" w:cs="宋体"/>
                <w:color w:val="auto"/>
                <w:szCs w:val="21"/>
                <w:highlight w:val="none"/>
                <w:lang w:eastAsia="zh-CN"/>
              </w:rPr>
              <w:t>）</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SUPPLIER_NAME</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自由文本，多个中标商时用半角分号隔开，国家2.0数据规范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中标（成交）供应商代码</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SUPPLIER_CODE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GB 32100-2015 《法人和其他组织统一社会信用代码编码规则》或GB 11643－1999《公民身份号码》，国家2.0数据规范，多个中标商时用半角分号隔开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价款形式代码</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PRICE_FORM_CODE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参考通用编码2.8.1</w:t>
            </w:r>
            <w:r>
              <w:rPr>
                <w:rFonts w:hint="eastAsia" w:ascii="宋体" w:hAnsi="宋体" w:cs="宋体"/>
                <w:color w:val="auto"/>
                <w:szCs w:val="21"/>
                <w:highlight w:val="none"/>
                <w:lang w:val="en-US" w:eastAsia="zh-CN"/>
              </w:rPr>
              <w:t>6</w:t>
            </w:r>
            <w:r>
              <w:rPr>
                <w:rFonts w:hint="eastAsia" w:ascii="宋体" w:hAnsi="宋体" w:cs="宋体"/>
                <w:color w:val="auto"/>
                <w:szCs w:val="21"/>
                <w:highlight w:val="none"/>
              </w:rPr>
              <w:t>价款形式代码，填入对应的代码，国家2.0数据规范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合同金额</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CONTRACT_AMOUNT</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N..20,6</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0"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rPr>
              <w:t>单位：元；</w:t>
            </w:r>
            <w:r>
              <w:rPr>
                <w:rFonts w:hint="eastAsia" w:ascii="宋体" w:hAnsi="宋体" w:cs="宋体"/>
                <w:color w:val="auto"/>
                <w:szCs w:val="21"/>
                <w:highlight w:val="none"/>
              </w:rPr>
              <w:t>业务需求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价格币种代码</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CURRENCY_CODE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C3</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采用GB/T 12406-2008《表示货币和资金的代码》的数字码，例如，人民币是156</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金额单位</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PRICE_UNIT</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参考通用编码2.8.32金额单位，填入对应的代码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优惠率或其它类型合同价格</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WIN_BID_RATE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合同期限</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CONTRACT_TERM</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N..4</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合同签署时间</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SIGNING_TIME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2"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项目所在行政区域代码</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REGION_CODE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附录B项目所在行政区域代码，</w:t>
            </w:r>
            <w:r>
              <w:rPr>
                <w:rFonts w:hint="eastAsia" w:ascii="宋体" w:hAnsi="宋体" w:cs="宋体"/>
                <w:color w:val="auto"/>
                <w:szCs w:val="21"/>
                <w:highlight w:val="none"/>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1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8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8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44"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8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8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0"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3"/>
        <w:spacing w:line="240" w:lineRule="auto"/>
        <w:ind w:left="283" w:hanging="283"/>
        <w:rPr>
          <w:rFonts w:ascii="宋体" w:hAnsi="宋体" w:cs="宋体"/>
          <w:color w:val="auto"/>
          <w:sz w:val="28"/>
          <w:szCs w:val="28"/>
          <w:highlight w:val="none"/>
        </w:rPr>
      </w:pPr>
      <w:bookmarkStart w:id="782" w:name="_Toc14005"/>
      <w:bookmarkStart w:id="783" w:name="_Toc27905_WPSOffice_Level2"/>
      <w:bookmarkStart w:id="784" w:name="_Toc29503_WPSOffice_Level2"/>
      <w:r>
        <w:rPr>
          <w:rFonts w:hint="eastAsia" w:ascii="宋体" w:hAnsi="宋体" w:cs="宋体"/>
          <w:color w:val="auto"/>
          <w:sz w:val="28"/>
          <w:szCs w:val="28"/>
          <w:highlight w:val="none"/>
        </w:rPr>
        <w:t>特殊情况</w:t>
      </w:r>
      <w:bookmarkEnd w:id="782"/>
      <w:bookmarkEnd w:id="783"/>
      <w:bookmarkEnd w:id="784"/>
    </w:p>
    <w:p>
      <w:pPr>
        <w:pStyle w:val="4"/>
        <w:numPr>
          <w:ilvl w:val="2"/>
          <w:numId w:val="1"/>
        </w:numPr>
        <w:spacing w:line="240" w:lineRule="auto"/>
        <w:rPr>
          <w:rFonts w:ascii="宋体" w:hAnsi="宋体" w:cs="宋体"/>
          <w:color w:val="auto"/>
          <w:highlight w:val="none"/>
        </w:rPr>
      </w:pPr>
      <w:bookmarkStart w:id="785" w:name="_Toc6558_WPSOffice_Level3"/>
      <w:r>
        <w:rPr>
          <w:rFonts w:hint="eastAsia" w:ascii="宋体" w:hAnsi="宋体" w:cs="宋体"/>
          <w:color w:val="auto"/>
          <w:highlight w:val="none"/>
        </w:rPr>
        <w:t>交易异常</w:t>
      </w:r>
      <w:bookmarkEnd w:id="785"/>
    </w:p>
    <w:tbl>
      <w:tblPr>
        <w:tblStyle w:val="13"/>
        <w:tblW w:w="1450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990"/>
        <w:gridCol w:w="2871"/>
        <w:gridCol w:w="1771"/>
        <w:gridCol w:w="1156"/>
        <w:gridCol w:w="571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99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87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7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1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异常原因</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ABNORMITY_REASON</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2"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异常意见</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ABNORMITY_OPINION</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异常类型</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ABNORMITY_TYPE</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参考2.8.1</w:t>
            </w:r>
            <w:r>
              <w:rPr>
                <w:rFonts w:hint="eastAsia" w:ascii="宋体" w:hAnsi="宋体" w:cs="宋体"/>
                <w:color w:val="auto"/>
                <w:szCs w:val="21"/>
                <w:highlight w:val="none"/>
                <w:lang w:val="en-US" w:eastAsia="zh-CN"/>
              </w:rPr>
              <w:t>0</w:t>
            </w:r>
            <w:r>
              <w:rPr>
                <w:rFonts w:hint="eastAsia" w:ascii="宋体" w:hAnsi="宋体" w:cs="宋体"/>
                <w:color w:val="auto"/>
                <w:szCs w:val="21"/>
                <w:highlight w:val="none"/>
              </w:rPr>
              <w:t>异常类型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原采购方式</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ORIGIN_PURCHASE_MODE</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参考2.8.1采购方式</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变更后采购方式</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CHANGE_PURCHASE_MODE</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6"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否</w:t>
            </w:r>
          </w:p>
        </w:tc>
        <w:tc>
          <w:tcPr>
            <w:tcW w:w="5712"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参考2.8.1采购方式</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9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是否复制投标单位</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IS_COPY_BIDDER</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2" w:type="dxa"/>
            <w:shd w:val="clear" w:color="auto" w:fill="auto"/>
            <w:vAlign w:val="center"/>
          </w:tcPr>
          <w:p>
            <w:pPr>
              <w:rPr>
                <w:rFonts w:ascii="宋体" w:hAnsi="宋体" w:cs="宋体"/>
                <w:color w:val="auto"/>
                <w:szCs w:val="21"/>
                <w:highlight w:val="none"/>
              </w:rPr>
            </w:pPr>
            <w:r>
              <w:rPr>
                <w:rFonts w:hint="eastAsia" w:ascii="宋体" w:hAnsi="宋体" w:cs="宋体"/>
                <w:color w:val="auto"/>
                <w:szCs w:val="21"/>
                <w:highlight w:val="none"/>
              </w:rPr>
              <w:t>参考2.8.35是否阀门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2"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86" w:name="_Toc11098_WPSOffice_Level3"/>
      <w:r>
        <w:rPr>
          <w:rFonts w:hint="eastAsia" w:ascii="宋体" w:hAnsi="宋体" w:cs="宋体"/>
          <w:color w:val="auto"/>
          <w:highlight w:val="none"/>
          <w:lang w:val="en-US" w:eastAsia="zh-CN"/>
        </w:rPr>
        <w:t>质疑</w:t>
      </w:r>
      <w:r>
        <w:rPr>
          <w:rFonts w:hint="eastAsia" w:ascii="宋体" w:hAnsi="宋体" w:cs="宋体"/>
          <w:color w:val="auto"/>
          <w:highlight w:val="none"/>
        </w:rPr>
        <w:t>提出及</w:t>
      </w:r>
      <w:r>
        <w:rPr>
          <w:rFonts w:hint="eastAsia" w:ascii="宋体" w:hAnsi="宋体" w:cs="宋体"/>
          <w:color w:val="auto"/>
          <w:highlight w:val="none"/>
          <w:lang w:val="en-US" w:eastAsia="zh-CN"/>
        </w:rPr>
        <w:t>答</w:t>
      </w:r>
      <w:r>
        <w:rPr>
          <w:rFonts w:hint="eastAsia" w:ascii="宋体" w:hAnsi="宋体" w:cs="宋体"/>
          <w:color w:val="auto"/>
          <w:highlight w:val="none"/>
        </w:rPr>
        <w:t>复</w:t>
      </w:r>
      <w:bookmarkEnd w:id="786"/>
    </w:p>
    <w:tbl>
      <w:tblPr>
        <w:tblStyle w:val="13"/>
        <w:tblW w:w="146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33"/>
        <w:gridCol w:w="2871"/>
        <w:gridCol w:w="1795"/>
        <w:gridCol w:w="1157"/>
        <w:gridCol w:w="5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03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87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9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5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54"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采购项目名称</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自由文本，项目名称必填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PURCHASE_SECTION_CODE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附录B统一交易标识码，</w:t>
            </w:r>
            <w:r>
              <w:rPr>
                <w:rFonts w:hint="eastAsia" w:ascii="宋体" w:hAnsi="宋体" w:cs="宋体"/>
                <w:color w:val="auto"/>
                <w:szCs w:val="21"/>
                <w:highlight w:val="none"/>
              </w:rPr>
              <w:t>同笔交易该码一致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受理人姓名</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ACCEPTOR_NAME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受理人身份证号码</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ACCEPTOR_GUID</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受理人所在单位</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ACCEPTOR_UNIT</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受理时间</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ACCEPTION_TIME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反馈时间</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FEEDBACK_TIME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w:t>
            </w:r>
            <w:r>
              <w:rPr>
                <w:rFonts w:hint="eastAsia" w:ascii="宋体" w:hAnsi="宋体" w:cs="宋体"/>
                <w:color w:val="auto"/>
                <w:szCs w:val="21"/>
                <w:highlight w:val="none"/>
              </w:rPr>
              <w:t>环节</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DISSENT_TYPE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rPr>
              <w:t>业务需要</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参考2.8.19异议环节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提交时间</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w:t>
            </w:r>
            <w:r>
              <w:rPr>
                <w:rFonts w:hint="eastAsia" w:ascii="宋体" w:hAnsi="宋体" w:cs="宋体"/>
                <w:color w:val="auto"/>
                <w:szCs w:val="21"/>
                <w:highlight w:val="none"/>
              </w:rPr>
              <w:t>编号</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DISSENT_NO</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C24</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w:t>
            </w:r>
            <w:r>
              <w:rPr>
                <w:rFonts w:hint="eastAsia" w:ascii="宋体" w:hAnsi="宋体" w:cs="宋体"/>
                <w:color w:val="auto"/>
                <w:szCs w:val="21"/>
                <w:highlight w:val="none"/>
              </w:rPr>
              <w:t>内容</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DISSENT_CONTENT</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依据和理由</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BASIS_AND_REASON</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质疑答复</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HANDLE_RESULT</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质疑供应商</w:t>
            </w:r>
            <w:r>
              <w:rPr>
                <w:rFonts w:hint="eastAsia" w:ascii="宋体" w:hAnsi="宋体" w:cs="宋体"/>
                <w:color w:val="auto"/>
                <w:szCs w:val="21"/>
                <w:highlight w:val="none"/>
              </w:rPr>
              <w:t>代码类型</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DISSENTOR_CODE_TYPE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参考2.8.3采购当事人类型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质疑供应商</w:t>
            </w:r>
            <w:r>
              <w:rPr>
                <w:rFonts w:hint="eastAsia" w:ascii="宋体" w:hAnsi="宋体" w:cs="宋体"/>
                <w:color w:val="auto"/>
                <w:szCs w:val="21"/>
                <w:highlight w:val="none"/>
              </w:rPr>
              <w:t>代码</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DISSENTOR_CODE</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质疑供应商</w:t>
            </w:r>
            <w:r>
              <w:rPr>
                <w:rFonts w:hint="eastAsia" w:ascii="宋体" w:hAnsi="宋体" w:cs="宋体"/>
                <w:color w:val="auto"/>
                <w:szCs w:val="21"/>
                <w:highlight w:val="none"/>
              </w:rPr>
              <w:t>名称</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DISSENTOR_NAME</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质疑供应商</w:t>
            </w:r>
            <w:r>
              <w:rPr>
                <w:rFonts w:hint="eastAsia" w:ascii="宋体" w:hAnsi="宋体" w:cs="宋体"/>
                <w:color w:val="auto"/>
                <w:szCs w:val="21"/>
                <w:highlight w:val="none"/>
              </w:rPr>
              <w:t>电话</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DISSENTOR_PHONE</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质疑供应商</w:t>
            </w:r>
            <w:r>
              <w:rPr>
                <w:rFonts w:hint="eastAsia" w:ascii="宋体" w:hAnsi="宋体" w:cs="宋体"/>
                <w:color w:val="auto"/>
                <w:szCs w:val="21"/>
                <w:highlight w:val="none"/>
              </w:rPr>
              <w:t>邮箱</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DISSENTOR_MAIL</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质疑供应商</w:t>
            </w:r>
            <w:r>
              <w:rPr>
                <w:rFonts w:hint="eastAsia" w:ascii="宋体" w:hAnsi="宋体" w:cs="宋体"/>
                <w:color w:val="auto"/>
                <w:szCs w:val="21"/>
                <w:highlight w:val="none"/>
              </w:rPr>
              <w:t>地址</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DISSENTOR_ADDRESS</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w:t>
            </w:r>
            <w:r>
              <w:rPr>
                <w:rFonts w:hint="eastAsia" w:ascii="宋体" w:hAnsi="宋体" w:cs="宋体"/>
                <w:color w:val="auto"/>
                <w:szCs w:val="21"/>
                <w:highlight w:val="none"/>
                <w:lang w:val="en-US" w:eastAsia="zh-CN"/>
              </w:rPr>
              <w:t>质疑</w:t>
            </w:r>
            <w:r>
              <w:rPr>
                <w:rFonts w:hint="eastAsia" w:ascii="宋体" w:hAnsi="宋体" w:cs="宋体"/>
                <w:color w:val="auto"/>
                <w:szCs w:val="21"/>
                <w:highlight w:val="none"/>
              </w:rPr>
              <w:t>人名称</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DISSENTEDOR_NAME</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79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54"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87" w:name="_Toc29788_WPSOffice_Level3"/>
      <w:r>
        <w:rPr>
          <w:rFonts w:hint="eastAsia" w:ascii="宋体" w:hAnsi="宋体" w:cs="宋体"/>
          <w:color w:val="auto"/>
          <w:highlight w:val="none"/>
        </w:rPr>
        <w:t>投诉</w:t>
      </w:r>
      <w:bookmarkEnd w:id="787"/>
      <w:r>
        <w:rPr>
          <w:rFonts w:hint="eastAsia" w:ascii="宋体" w:hAnsi="宋体" w:cs="宋体"/>
          <w:color w:val="auto"/>
          <w:highlight w:val="none"/>
          <w:lang w:val="en-US" w:eastAsia="zh-CN"/>
        </w:rPr>
        <w:t>提起及处理</w:t>
      </w:r>
    </w:p>
    <w:tbl>
      <w:tblPr>
        <w:tblStyle w:val="13"/>
        <w:tblW w:w="145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7"/>
        <w:gridCol w:w="2847"/>
        <w:gridCol w:w="1831"/>
        <w:gridCol w:w="1157"/>
        <w:gridCol w:w="5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8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84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83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5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2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采购项目名称</w:t>
            </w:r>
          </w:p>
        </w:tc>
        <w:tc>
          <w:tcPr>
            <w:tcW w:w="28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8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kern w:val="0"/>
                <w:szCs w:val="21"/>
                <w:highlight w:val="none"/>
              </w:rPr>
              <w:t>自由文本，项目名称必填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298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8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BID_SECTION_CODES</w:t>
            </w:r>
          </w:p>
        </w:tc>
        <w:tc>
          <w:tcPr>
            <w:tcW w:w="18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 多个子包一个公告时，子包编号用半角分号隔开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8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8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UNIFIED_DEAL_CODES</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附录B统一交易标识码，</w:t>
            </w:r>
            <w:r>
              <w:rPr>
                <w:rFonts w:hint="eastAsia" w:ascii="宋体" w:hAnsi="宋体" w:cs="宋体"/>
                <w:color w:val="auto"/>
                <w:szCs w:val="21"/>
                <w:highlight w:val="none"/>
              </w:rPr>
              <w:t>同笔交易该码一致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投诉人名称</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COMPLAIN_NAME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投诉人所在单位</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COMPLAIN_UNIT_NAME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投诉人所在单位代码</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COMPLAIN_LEGAL_CODE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投诉人电话</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COMPLAINANT_TEL</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C11</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投诉人邮箱</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COMPLAINANT_EMAIL</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被投诉主体名称</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RESPONDENT_UNIT_NAME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被投诉主体代码</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RESPONDENT_ LEGAL_CODE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C..18</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统一社会信用代码；</w:t>
            </w:r>
            <w:r>
              <w:rPr>
                <w:rFonts w:hint="eastAsia" w:ascii="宋体" w:hAnsi="宋体" w:cs="宋体"/>
                <w:color w:val="auto"/>
                <w:kern w:val="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质疑</w:t>
            </w:r>
            <w:r>
              <w:rPr>
                <w:rFonts w:hint="eastAsia" w:ascii="宋体" w:hAnsi="宋体" w:cs="宋体"/>
                <w:color w:val="auto"/>
                <w:szCs w:val="21"/>
                <w:highlight w:val="none"/>
              </w:rPr>
              <w:t>编号</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DISSENT_NO</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C24</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投诉内容</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COMPLAIN_CONTENT</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依据和理由</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COMPLAIN_REASON</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投诉</w:t>
            </w:r>
            <w:r>
              <w:rPr>
                <w:rFonts w:hint="eastAsia" w:ascii="宋体" w:hAnsi="宋体" w:cs="宋体"/>
                <w:color w:val="auto"/>
                <w:szCs w:val="21"/>
                <w:highlight w:val="none"/>
                <w:lang w:val="en-US" w:eastAsia="zh-CN"/>
              </w:rPr>
              <w:t>提交</w:t>
            </w:r>
            <w:r>
              <w:rPr>
                <w:rFonts w:hint="eastAsia" w:ascii="宋体" w:hAnsi="宋体" w:cs="宋体"/>
                <w:color w:val="auto"/>
                <w:szCs w:val="21"/>
                <w:highlight w:val="none"/>
              </w:rPr>
              <w:t>日期</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COMPLAIN_DATE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受理人名称</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ACCEPT_NAME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受理时间</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ACCEPT_DATE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反馈时间</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FEEDBACK_TIME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处理结果</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HANDLE_RESULT</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是否已提异议</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IS_OBJECTED</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20</w:t>
            </w:r>
            <w:r>
              <w:rPr>
                <w:rFonts w:hint="eastAsia" w:ascii="宋体" w:hAnsi="宋体" w:cs="宋体"/>
                <w:color w:val="auto"/>
                <w:szCs w:val="21"/>
                <w:highlight w:val="none"/>
              </w:rPr>
              <w:t>是否代码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84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83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84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83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4"/>
        <w:numPr>
          <w:ilvl w:val="2"/>
          <w:numId w:val="1"/>
        </w:numPr>
        <w:spacing w:line="240" w:lineRule="auto"/>
        <w:rPr>
          <w:rFonts w:ascii="宋体" w:hAnsi="宋体" w:cs="宋体"/>
          <w:color w:val="auto"/>
          <w:highlight w:val="none"/>
        </w:rPr>
      </w:pPr>
      <w:bookmarkStart w:id="788" w:name="_Toc2279_WPSOffice_Level3"/>
      <w:r>
        <w:rPr>
          <w:rFonts w:hint="eastAsia" w:ascii="宋体" w:hAnsi="宋体" w:cs="宋体"/>
          <w:color w:val="auto"/>
          <w:highlight w:val="none"/>
        </w:rPr>
        <w:t>异常情况报告</w:t>
      </w:r>
      <w:bookmarkEnd w:id="788"/>
    </w:p>
    <w:tbl>
      <w:tblPr>
        <w:tblStyle w:val="13"/>
        <w:tblW w:w="14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9"/>
        <w:gridCol w:w="2871"/>
        <w:gridCol w:w="1829"/>
        <w:gridCol w:w="1157"/>
        <w:gridCol w:w="5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5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87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829"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5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7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采购项目编号</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TENDER_PROJECT_CODE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widowControl/>
              <w:rPr>
                <w:rFonts w:ascii="宋体" w:hAnsi="宋体" w:cs="宋体"/>
                <w:color w:val="auto"/>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可以是数字和字母的组合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采购项目标段编号</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BID_SECTION_CODE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C23</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自由文本。同一采购项目子包的相关表中该子包编号必须一致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9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采购项目标段名称</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PURCHASE_SECTION_NAME</w:t>
            </w:r>
          </w:p>
        </w:tc>
        <w:tc>
          <w:tcPr>
            <w:tcW w:w="182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附录B统一交易标识码，</w:t>
            </w:r>
            <w:r>
              <w:rPr>
                <w:rFonts w:hint="eastAsia" w:ascii="宋体" w:hAnsi="宋体" w:cs="宋体"/>
                <w:color w:val="auto"/>
                <w:szCs w:val="21"/>
                <w:highlight w:val="none"/>
              </w:rPr>
              <w:t>同笔交易该码一致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异常报告名称</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EXCEPITON_NAME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C..600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异常情况描述</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EXCEPITON_INFOR</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处理决定</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HANDLE_RESULT</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8" w:type="dxa"/>
            <w:vAlign w:val="center"/>
          </w:tcPr>
          <w:p>
            <w:pP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自由文本</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18处理决定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是否发布公告</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IS_PUBLISH_NOTICE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参考2.8.</w:t>
            </w:r>
            <w:r>
              <w:rPr>
                <w:rFonts w:hint="eastAsia" w:ascii="宋体" w:hAnsi="宋体" w:cs="宋体"/>
                <w:color w:val="auto"/>
                <w:szCs w:val="21"/>
                <w:highlight w:val="none"/>
                <w:lang w:val="en-US" w:eastAsia="zh-CN"/>
              </w:rPr>
              <w:t>20</w:t>
            </w:r>
            <w:r>
              <w:rPr>
                <w:rFonts w:hint="eastAsia" w:ascii="宋体" w:hAnsi="宋体" w:cs="宋体"/>
                <w:color w:val="auto"/>
                <w:szCs w:val="21"/>
                <w:highlight w:val="none"/>
              </w:rPr>
              <w:t>是否代码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网站显示公告标题</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NOTICE_NAME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公告发布时间</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NOTICE_START_TIME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NOTICE_CONTENT</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提交时间</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SUBMIT_TIME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87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829"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157"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82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附件关联标识</w:t>
            </w:r>
          </w:p>
        </w:tc>
        <w:tc>
          <w:tcPr>
            <w:tcW w:w="28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ATTACHMENT_CODE</w:t>
            </w:r>
          </w:p>
        </w:tc>
        <w:tc>
          <w:tcPr>
            <w:tcW w:w="182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115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8"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rPr>
              <w:t>附件关联标识号，多个附件关联标识号以半角分号隔开；20号令 A.1.4</w:t>
            </w:r>
          </w:p>
        </w:tc>
      </w:tr>
    </w:tbl>
    <w:p>
      <w:pPr>
        <w:pStyle w:val="3"/>
        <w:spacing w:line="240" w:lineRule="auto"/>
        <w:ind w:left="283" w:hanging="283"/>
        <w:rPr>
          <w:rFonts w:ascii="宋体" w:hAnsi="宋体" w:cs="宋体"/>
          <w:color w:val="auto"/>
          <w:szCs w:val="21"/>
          <w:highlight w:val="none"/>
        </w:rPr>
      </w:pPr>
      <w:bookmarkStart w:id="789" w:name="_Toc68_WPSOffice_Level2"/>
      <w:bookmarkStart w:id="790" w:name="_Toc2660_WPSOffice_Level2"/>
      <w:bookmarkStart w:id="791" w:name="_Toc2754"/>
      <w:bookmarkStart w:id="792" w:name="_Toc11694"/>
      <w:r>
        <w:rPr>
          <w:rFonts w:hint="eastAsia" w:ascii="宋体" w:hAnsi="宋体" w:cs="宋体"/>
          <w:color w:val="auto"/>
          <w:szCs w:val="21"/>
          <w:highlight w:val="none"/>
        </w:rPr>
        <w:t>附件集</w:t>
      </w:r>
      <w:bookmarkEnd w:id="789"/>
      <w:bookmarkEnd w:id="790"/>
      <w:bookmarkEnd w:id="791"/>
      <w:bookmarkEnd w:id="792"/>
    </w:p>
    <w:p>
      <w:pPr>
        <w:pStyle w:val="4"/>
        <w:numPr>
          <w:ilvl w:val="2"/>
          <w:numId w:val="1"/>
        </w:numPr>
        <w:spacing w:line="240" w:lineRule="auto"/>
        <w:rPr>
          <w:rFonts w:ascii="宋体" w:hAnsi="宋体" w:cs="宋体"/>
          <w:color w:val="auto"/>
          <w:highlight w:val="none"/>
        </w:rPr>
      </w:pPr>
      <w:bookmarkStart w:id="793" w:name="_Toc452111657"/>
      <w:bookmarkStart w:id="794" w:name="_Toc16346"/>
      <w:bookmarkStart w:id="795" w:name="_Toc450081694"/>
      <w:bookmarkStart w:id="796" w:name="_Toc2247400"/>
      <w:bookmarkStart w:id="797" w:name="_Toc28151"/>
      <w:bookmarkStart w:id="798" w:name="_Toc2658"/>
      <w:bookmarkStart w:id="799" w:name="_Toc29913"/>
      <w:bookmarkStart w:id="800" w:name="_Toc461974950"/>
      <w:bookmarkStart w:id="801" w:name="_Toc32257_WPSOffice_Level3"/>
      <w:bookmarkStart w:id="802" w:name="_Toc517973980"/>
      <w:bookmarkStart w:id="803" w:name="_Toc456856460"/>
      <w:bookmarkStart w:id="804" w:name="_Toc20926"/>
      <w:bookmarkStart w:id="805" w:name="_Toc452111916"/>
      <w:bookmarkStart w:id="806" w:name="_Toc522354579"/>
      <w:bookmarkStart w:id="807" w:name="_Toc452050197"/>
      <w:r>
        <w:rPr>
          <w:rFonts w:hint="eastAsia" w:ascii="宋体" w:hAnsi="宋体" w:cs="宋体"/>
          <w:color w:val="auto"/>
          <w:highlight w:val="none"/>
        </w:rPr>
        <w:t>附件集结构</w:t>
      </w:r>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p>
    <w:p>
      <w:pPr>
        <w:ind w:firstLine="420" w:firstLineChars="200"/>
        <w:rPr>
          <w:rFonts w:ascii="宋体" w:hAnsi="宋体" w:cs="宋体"/>
          <w:color w:val="auto"/>
          <w:highlight w:val="none"/>
        </w:rPr>
      </w:pPr>
      <w:r>
        <w:rPr>
          <w:rFonts w:hint="eastAsia" w:ascii="宋体" w:hAnsi="宋体" w:cs="宋体"/>
          <w:color w:val="auto"/>
          <w:highlight w:val="none"/>
        </w:rPr>
        <w:t>附件集结构见下表</w:t>
      </w:r>
    </w:p>
    <w:p>
      <w:pPr>
        <w:jc w:val="center"/>
        <w:rPr>
          <w:rFonts w:ascii="宋体" w:hAnsi="宋体" w:cs="宋体"/>
          <w:color w:val="auto"/>
          <w:szCs w:val="21"/>
          <w:highlight w:val="none"/>
        </w:rPr>
      </w:pPr>
      <w:r>
        <w:rPr>
          <w:rFonts w:hint="eastAsia" w:ascii="宋体" w:hAnsi="宋体" w:cs="宋体"/>
          <w:color w:val="auto"/>
          <w:szCs w:val="21"/>
          <w:highlight w:val="none"/>
        </w:rPr>
        <w:t>附件集结构表</w:t>
      </w:r>
    </w:p>
    <w:tbl>
      <w:tblPr>
        <w:tblStyle w:val="13"/>
        <w:tblW w:w="14528" w:type="dxa"/>
        <w:tblInd w:w="-187" w:type="dxa"/>
        <w:tblLayout w:type="fixed"/>
        <w:tblCellMar>
          <w:top w:w="0" w:type="dxa"/>
          <w:left w:w="108" w:type="dxa"/>
          <w:bottom w:w="0" w:type="dxa"/>
          <w:right w:w="108" w:type="dxa"/>
        </w:tblCellMar>
      </w:tblPr>
      <w:tblGrid>
        <w:gridCol w:w="2977"/>
        <w:gridCol w:w="2901"/>
        <w:gridCol w:w="1825"/>
        <w:gridCol w:w="1165"/>
        <w:gridCol w:w="5660"/>
      </w:tblGrid>
      <w:tr>
        <w:tblPrEx>
          <w:tblCellMar>
            <w:top w:w="0" w:type="dxa"/>
            <w:left w:w="108" w:type="dxa"/>
            <w:bottom w:w="0" w:type="dxa"/>
            <w:right w:w="108" w:type="dxa"/>
          </w:tblCellMar>
        </w:tblPrEx>
        <w:trPr>
          <w:trHeight w:val="567" w:hRule="atLeast"/>
          <w:tblHeader/>
        </w:trPr>
        <w:tc>
          <w:tcPr>
            <w:tcW w:w="2977"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901"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825"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1165"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660" w:type="dxa"/>
            <w:tcBorders>
              <w:top w:val="single" w:color="auto" w:sz="4" w:space="0"/>
              <w:left w:val="nil"/>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CellMar>
            <w:top w:w="0" w:type="dxa"/>
            <w:left w:w="108" w:type="dxa"/>
            <w:bottom w:w="0" w:type="dxa"/>
            <w:right w:w="108" w:type="dxa"/>
          </w:tblCellMar>
        </w:tblPrEx>
        <w:trPr>
          <w:trHeight w:val="567" w:hRule="atLeast"/>
        </w:trPr>
        <w:tc>
          <w:tcPr>
            <w:tcW w:w="2977"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附件关联数据集标识符</w:t>
            </w:r>
          </w:p>
        </w:tc>
        <w:tc>
          <w:tcPr>
            <w:tcW w:w="2901"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ATTACHMENT_SET_CODE</w:t>
            </w:r>
          </w:p>
        </w:tc>
        <w:tc>
          <w:tcPr>
            <w:tcW w:w="1825"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C..2000</w:t>
            </w:r>
          </w:p>
        </w:tc>
        <w:tc>
          <w:tcPr>
            <w:tcW w:w="116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trPr>
        <w:tc>
          <w:tcPr>
            <w:tcW w:w="2977"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关联附件数量</w:t>
            </w:r>
          </w:p>
        </w:tc>
        <w:tc>
          <w:tcPr>
            <w:tcW w:w="2901"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ATTACHMENT_COUNT</w:t>
            </w:r>
          </w:p>
        </w:tc>
        <w:tc>
          <w:tcPr>
            <w:tcW w:w="1825"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N..3</w:t>
            </w:r>
          </w:p>
        </w:tc>
        <w:tc>
          <w:tcPr>
            <w:tcW w:w="116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r>
        <w:trPr>
          <w:trHeight w:val="567" w:hRule="atLeast"/>
        </w:trPr>
        <w:tc>
          <w:tcPr>
            <w:tcW w:w="2977"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附件名称</w:t>
            </w:r>
          </w:p>
        </w:tc>
        <w:tc>
          <w:tcPr>
            <w:tcW w:w="2901"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ATTACHMENT_NAME</w:t>
            </w:r>
          </w:p>
        </w:tc>
        <w:tc>
          <w:tcPr>
            <w:tcW w:w="1825"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116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trPr>
        <w:tc>
          <w:tcPr>
            <w:tcW w:w="2977"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附件类型</w:t>
            </w:r>
          </w:p>
        </w:tc>
        <w:tc>
          <w:tcPr>
            <w:tcW w:w="2901"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ATTACHMENT_TYPE</w:t>
            </w:r>
          </w:p>
        </w:tc>
        <w:tc>
          <w:tcPr>
            <w:tcW w:w="1825"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w:t>
            </w:r>
          </w:p>
        </w:tc>
        <w:tc>
          <w:tcPr>
            <w:tcW w:w="116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trPr>
        <w:tc>
          <w:tcPr>
            <w:tcW w:w="2977"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附件文件名</w:t>
            </w:r>
          </w:p>
        </w:tc>
        <w:tc>
          <w:tcPr>
            <w:tcW w:w="2901"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ATTACHMENT_FILE_NAME</w:t>
            </w:r>
          </w:p>
        </w:tc>
        <w:tc>
          <w:tcPr>
            <w:tcW w:w="1825"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C..255</w:t>
            </w:r>
          </w:p>
        </w:tc>
        <w:tc>
          <w:tcPr>
            <w:tcW w:w="116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r>
        <w:tblPrEx>
          <w:tblCellMar>
            <w:top w:w="0" w:type="dxa"/>
            <w:left w:w="108" w:type="dxa"/>
            <w:bottom w:w="0" w:type="dxa"/>
            <w:right w:w="108" w:type="dxa"/>
          </w:tblCellMar>
        </w:tblPrEx>
        <w:trPr>
          <w:trHeight w:val="567" w:hRule="atLeast"/>
        </w:trPr>
        <w:tc>
          <w:tcPr>
            <w:tcW w:w="2977"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附件URL地址</w:t>
            </w:r>
          </w:p>
        </w:tc>
        <w:tc>
          <w:tcPr>
            <w:tcW w:w="2901"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URL</w:t>
            </w:r>
          </w:p>
        </w:tc>
        <w:tc>
          <w:tcPr>
            <w:tcW w:w="1825"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116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tcBorders>
              <w:top w:val="nil"/>
              <w:left w:val="nil"/>
              <w:bottom w:val="single" w:color="auto" w:sz="4" w:space="0"/>
              <w:right w:val="single" w:color="auto" w:sz="4" w:space="0"/>
            </w:tcBorders>
            <w:vAlign w:val="center"/>
          </w:tcPr>
          <w:p>
            <w:pPr>
              <w:jc w:val="center"/>
              <w:rPr>
                <w:rFonts w:ascii="宋体" w:hAnsi="宋体" w:cs="宋体"/>
                <w:color w:val="auto"/>
                <w:szCs w:val="21"/>
                <w:highlight w:val="none"/>
              </w:rPr>
            </w:pPr>
          </w:p>
        </w:tc>
      </w:tr>
    </w:tbl>
    <w:p>
      <w:pPr>
        <w:pStyle w:val="4"/>
        <w:numPr>
          <w:ilvl w:val="2"/>
          <w:numId w:val="1"/>
        </w:numPr>
        <w:spacing w:line="240" w:lineRule="auto"/>
        <w:rPr>
          <w:rFonts w:ascii="宋体" w:hAnsi="宋体" w:cs="宋体"/>
          <w:color w:val="auto"/>
          <w:highlight w:val="none"/>
        </w:rPr>
      </w:pPr>
      <w:bookmarkStart w:id="808" w:name="_Toc452050198"/>
      <w:bookmarkStart w:id="809" w:name="_Toc522354580"/>
      <w:bookmarkStart w:id="810" w:name="_Toc456856461"/>
      <w:bookmarkStart w:id="811" w:name="_Toc8014"/>
      <w:bookmarkStart w:id="812" w:name="_Toc18178"/>
      <w:bookmarkStart w:id="813" w:name="_Toc461974951"/>
      <w:bookmarkStart w:id="814" w:name="_Toc452111917"/>
      <w:bookmarkStart w:id="815" w:name="_Toc22403"/>
      <w:bookmarkStart w:id="816" w:name="_Toc517973981"/>
      <w:bookmarkStart w:id="817" w:name="_Toc452111658"/>
      <w:bookmarkStart w:id="818" w:name="_Toc8797"/>
      <w:bookmarkStart w:id="819" w:name="_Toc450081695"/>
      <w:bookmarkStart w:id="820" w:name="_Toc2247401"/>
      <w:bookmarkStart w:id="821" w:name="_Toc23838"/>
      <w:r>
        <w:rPr>
          <w:rFonts w:hint="eastAsia" w:ascii="宋体" w:hAnsi="宋体" w:cs="宋体"/>
          <w:color w:val="auto"/>
          <w:highlight w:val="none"/>
        </w:rPr>
        <w:t>附件采集项</w:t>
      </w:r>
    </w:p>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pPr>
        <w:ind w:firstLine="420" w:firstLineChars="200"/>
        <w:rPr>
          <w:rFonts w:ascii="宋体" w:hAnsi="宋体" w:cs="宋体"/>
          <w:color w:val="auto"/>
          <w:highlight w:val="none"/>
        </w:rPr>
      </w:pPr>
      <w:r>
        <w:rPr>
          <w:rFonts w:hint="eastAsia" w:ascii="宋体" w:hAnsi="宋体" w:cs="宋体"/>
          <w:color w:val="auto"/>
          <w:highlight w:val="none"/>
        </w:rPr>
        <w:t>附件采集项见下表</w:t>
      </w:r>
    </w:p>
    <w:p>
      <w:pPr>
        <w:jc w:val="center"/>
        <w:rPr>
          <w:rFonts w:ascii="宋体" w:hAnsi="宋体" w:cs="宋体"/>
          <w:color w:val="auto"/>
          <w:szCs w:val="21"/>
          <w:highlight w:val="none"/>
        </w:rPr>
      </w:pPr>
      <w:r>
        <w:rPr>
          <w:rFonts w:hint="eastAsia" w:ascii="宋体" w:hAnsi="宋体" w:cs="宋体"/>
          <w:color w:val="auto"/>
          <w:szCs w:val="21"/>
          <w:highlight w:val="none"/>
        </w:rPr>
        <w:t>附件采集项表</w:t>
      </w:r>
    </w:p>
    <w:tbl>
      <w:tblPr>
        <w:tblStyle w:val="13"/>
        <w:tblW w:w="12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1"/>
        <w:gridCol w:w="3061"/>
        <w:gridCol w:w="1656"/>
        <w:gridCol w:w="49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8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61"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w:t>
            </w:r>
          </w:p>
        </w:tc>
        <w:tc>
          <w:tcPr>
            <w:tcW w:w="1656"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493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关联的数据集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98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采购文件</w:t>
            </w:r>
          </w:p>
        </w:tc>
        <w:tc>
          <w:tcPr>
            <w:tcW w:w="306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PURCHASE_FILE</w:t>
            </w:r>
          </w:p>
        </w:tc>
        <w:tc>
          <w:tcPr>
            <w:tcW w:w="16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4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采购（资格预审）公告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资格预审文件</w:t>
            </w:r>
          </w:p>
        </w:tc>
        <w:tc>
          <w:tcPr>
            <w:tcW w:w="306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QUALIFICATION_PREVIEW_FILE</w:t>
            </w:r>
          </w:p>
        </w:tc>
        <w:tc>
          <w:tcPr>
            <w:tcW w:w="16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4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采购（资格预审）公告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采购公告</w:t>
            </w:r>
          </w:p>
        </w:tc>
        <w:tc>
          <w:tcPr>
            <w:tcW w:w="306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PURCHASE_NOTICE</w:t>
            </w:r>
          </w:p>
        </w:tc>
        <w:tc>
          <w:tcPr>
            <w:tcW w:w="16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4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采购（资格预审）公告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更正事项</w:t>
            </w:r>
          </w:p>
        </w:tc>
        <w:tc>
          <w:tcPr>
            <w:tcW w:w="306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MODIFICATION_ITEM</w:t>
            </w:r>
          </w:p>
        </w:tc>
        <w:tc>
          <w:tcPr>
            <w:tcW w:w="16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4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更正公告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98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中标结果公告</w:t>
            </w:r>
          </w:p>
        </w:tc>
        <w:tc>
          <w:tcPr>
            <w:tcW w:w="306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WIN_BID_NOTICE</w:t>
            </w:r>
          </w:p>
        </w:tc>
        <w:tc>
          <w:tcPr>
            <w:tcW w:w="16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493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中标（成交）结果公告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8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合同</w:t>
            </w:r>
          </w:p>
        </w:tc>
        <w:tc>
          <w:tcPr>
            <w:tcW w:w="306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CONTRACT</w:t>
            </w:r>
          </w:p>
        </w:tc>
        <w:tc>
          <w:tcPr>
            <w:tcW w:w="1656"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4930" w:type="dxa"/>
            <w:shd w:val="clear" w:color="auto" w:fill="auto"/>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合同</w:t>
            </w:r>
            <w:r>
              <w:rPr>
                <w:rFonts w:hint="eastAsia" w:ascii="宋体" w:hAnsi="宋体" w:cs="宋体"/>
                <w:color w:val="auto"/>
                <w:szCs w:val="21"/>
                <w:highlight w:val="none"/>
                <w:lang w:val="en-US" w:eastAsia="zh-CN"/>
              </w:rPr>
              <w:t>公示</w:t>
            </w:r>
          </w:p>
        </w:tc>
      </w:tr>
    </w:tbl>
    <w:p>
      <w:pPr>
        <w:pStyle w:val="3"/>
        <w:spacing w:line="240" w:lineRule="auto"/>
        <w:ind w:left="283" w:hanging="283"/>
        <w:rPr>
          <w:rFonts w:ascii="宋体" w:hAnsi="宋体" w:cs="宋体"/>
          <w:color w:val="auto"/>
          <w:szCs w:val="21"/>
          <w:highlight w:val="none"/>
        </w:rPr>
      </w:pPr>
      <w:bookmarkStart w:id="822" w:name="_Toc9521"/>
      <w:bookmarkStart w:id="823" w:name="_Toc17050_WPSOffice_Level2"/>
      <w:bookmarkStart w:id="824" w:name="_Toc14508"/>
      <w:r>
        <w:rPr>
          <w:rFonts w:hint="eastAsia" w:ascii="宋体" w:hAnsi="宋体" w:cs="宋体"/>
          <w:color w:val="auto"/>
          <w:szCs w:val="21"/>
          <w:highlight w:val="none"/>
        </w:rPr>
        <w:t>代码集</w:t>
      </w:r>
      <w:bookmarkEnd w:id="822"/>
      <w:bookmarkEnd w:id="823"/>
      <w:bookmarkEnd w:id="824"/>
    </w:p>
    <w:p>
      <w:pPr>
        <w:pStyle w:val="4"/>
        <w:numPr>
          <w:ilvl w:val="2"/>
          <w:numId w:val="1"/>
        </w:numPr>
        <w:spacing w:line="240" w:lineRule="auto"/>
        <w:rPr>
          <w:rFonts w:ascii="宋体" w:hAnsi="宋体" w:cs="宋体"/>
          <w:color w:val="auto"/>
          <w:highlight w:val="none"/>
        </w:rPr>
      </w:pPr>
      <w:bookmarkStart w:id="825" w:name="_Toc1448"/>
      <w:bookmarkStart w:id="826" w:name="_Toc16947_WPSOffice_Level3"/>
      <w:r>
        <w:rPr>
          <w:rFonts w:hint="eastAsia" w:ascii="宋体" w:hAnsi="宋体" w:cs="宋体"/>
          <w:color w:val="auto"/>
          <w:highlight w:val="none"/>
        </w:rPr>
        <w:t>采购方式</w:t>
      </w:r>
      <w:bookmarkEnd w:id="825"/>
      <w:bookmarkEnd w:id="826"/>
    </w:p>
    <w:p>
      <w:pPr>
        <w:ind w:firstLine="420" w:firstLineChars="200"/>
        <w:rPr>
          <w:rFonts w:ascii="宋体" w:hAnsi="宋体" w:cs="宋体"/>
          <w:color w:val="auto"/>
          <w:highlight w:val="none"/>
        </w:rPr>
      </w:pPr>
      <w:r>
        <w:rPr>
          <w:rFonts w:hint="eastAsia" w:ascii="宋体" w:hAnsi="宋体" w:cs="宋体"/>
          <w:color w:val="auto"/>
          <w:highlight w:val="none"/>
        </w:rPr>
        <w:t>采购方式代码见下表。</w:t>
      </w:r>
    </w:p>
    <w:p>
      <w:pPr>
        <w:jc w:val="center"/>
        <w:rPr>
          <w:rFonts w:ascii="宋体" w:hAnsi="宋体" w:cs="宋体"/>
          <w:b/>
          <w:color w:val="auto"/>
          <w:highlight w:val="none"/>
        </w:rPr>
      </w:pPr>
      <w:r>
        <w:rPr>
          <w:rFonts w:hint="eastAsia" w:ascii="宋体" w:hAnsi="宋体" w:cs="宋体"/>
          <w:b/>
          <w:color w:val="auto"/>
          <w:highlight w:val="none"/>
        </w:rPr>
        <w:t>采购方式代码表</w:t>
      </w:r>
    </w:p>
    <w:tbl>
      <w:tblPr>
        <w:tblStyle w:val="13"/>
        <w:tblW w:w="987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3150"/>
        <w:gridCol w:w="3977"/>
        <w:gridCol w:w="275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977"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75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公</w:t>
            </w:r>
          </w:p>
        </w:tc>
        <w:tc>
          <w:tcPr>
            <w:tcW w:w="39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公开招标</w:t>
            </w:r>
          </w:p>
        </w:tc>
        <w:tc>
          <w:tcPr>
            <w:tcW w:w="27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邀</w:t>
            </w:r>
          </w:p>
        </w:tc>
        <w:tc>
          <w:tcPr>
            <w:tcW w:w="39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邀请招标</w:t>
            </w:r>
          </w:p>
        </w:tc>
        <w:tc>
          <w:tcPr>
            <w:tcW w:w="27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竞</w:t>
            </w:r>
          </w:p>
        </w:tc>
        <w:tc>
          <w:tcPr>
            <w:tcW w:w="39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竞争性谈判</w:t>
            </w:r>
          </w:p>
        </w:tc>
        <w:tc>
          <w:tcPr>
            <w:tcW w:w="27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单</w:t>
            </w:r>
          </w:p>
        </w:tc>
        <w:tc>
          <w:tcPr>
            <w:tcW w:w="39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单一来源采购</w:t>
            </w:r>
          </w:p>
        </w:tc>
        <w:tc>
          <w:tcPr>
            <w:tcW w:w="27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询</w:t>
            </w:r>
          </w:p>
        </w:tc>
        <w:tc>
          <w:tcPr>
            <w:tcW w:w="39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询价</w:t>
            </w:r>
          </w:p>
        </w:tc>
        <w:tc>
          <w:tcPr>
            <w:tcW w:w="27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磋</w:t>
            </w:r>
          </w:p>
        </w:tc>
        <w:tc>
          <w:tcPr>
            <w:tcW w:w="39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竞争性磋商</w:t>
            </w:r>
          </w:p>
        </w:tc>
        <w:tc>
          <w:tcPr>
            <w:tcW w:w="27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315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bookmarkStart w:id="827" w:name="_Toc6161_WPSOffice_Level3"/>
            <w:bookmarkStart w:id="828" w:name="_Toc17007"/>
            <w:r>
              <w:rPr>
                <w:rFonts w:hint="eastAsia" w:ascii="宋体" w:hAnsi="宋体" w:cs="宋体"/>
                <w:color w:val="auto"/>
                <w:highlight w:val="none"/>
                <w:lang w:val="en-US" w:eastAsia="zh-CN"/>
              </w:rPr>
              <w:t>框</w:t>
            </w:r>
          </w:p>
        </w:tc>
        <w:tc>
          <w:tcPr>
            <w:tcW w:w="39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框架协议采购</w:t>
            </w:r>
          </w:p>
        </w:tc>
        <w:tc>
          <w:tcPr>
            <w:tcW w:w="27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采购组织形式</w:t>
      </w:r>
      <w:bookmarkEnd w:id="827"/>
      <w:bookmarkEnd w:id="828"/>
    </w:p>
    <w:p>
      <w:pPr>
        <w:ind w:firstLine="420" w:firstLineChars="200"/>
        <w:rPr>
          <w:rFonts w:ascii="宋体" w:hAnsi="宋体" w:cs="宋体"/>
          <w:color w:val="auto"/>
          <w:highlight w:val="none"/>
        </w:rPr>
      </w:pPr>
      <w:r>
        <w:rPr>
          <w:rFonts w:hint="eastAsia" w:ascii="宋体" w:hAnsi="宋体" w:cs="宋体"/>
          <w:color w:val="auto"/>
          <w:highlight w:val="none"/>
        </w:rPr>
        <w:t>采购组织形式代码见下表。</w:t>
      </w:r>
    </w:p>
    <w:p>
      <w:pPr>
        <w:jc w:val="center"/>
        <w:rPr>
          <w:rFonts w:ascii="宋体" w:hAnsi="宋体" w:cs="宋体"/>
          <w:b/>
          <w:color w:val="auto"/>
          <w:highlight w:val="none"/>
        </w:rPr>
      </w:pPr>
      <w:r>
        <w:rPr>
          <w:rFonts w:hint="eastAsia" w:ascii="宋体" w:hAnsi="宋体" w:cs="宋体"/>
          <w:b/>
          <w:color w:val="auto"/>
          <w:highlight w:val="none"/>
        </w:rPr>
        <w:t>采购组织形式代码表</w:t>
      </w:r>
    </w:p>
    <w:tbl>
      <w:tblPr>
        <w:tblStyle w:val="13"/>
        <w:tblW w:w="9790" w:type="dxa"/>
        <w:jc w:val="center"/>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0"/>
        <w:gridCol w:w="3890"/>
        <w:gridCol w:w="2750"/>
      </w:tblGrid>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15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89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75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5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8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集中采购</w:t>
            </w:r>
          </w:p>
        </w:tc>
        <w:tc>
          <w:tcPr>
            <w:tcW w:w="2750"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5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8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分散采购</w:t>
            </w:r>
          </w:p>
        </w:tc>
        <w:tc>
          <w:tcPr>
            <w:tcW w:w="2750"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5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38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c>
          <w:tcPr>
            <w:tcW w:w="2750" w:type="dxa"/>
            <w:tcBorders>
              <w:tl2br w:val="nil"/>
              <w:tr2bl w:val="nil"/>
            </w:tcBorders>
            <w:vAlign w:val="center"/>
          </w:tcPr>
          <w:p>
            <w:pPr>
              <w:jc w:val="center"/>
              <w:rPr>
                <w:rFonts w:ascii="宋体" w:hAnsi="宋体" w:cs="宋体"/>
                <w:color w:val="auto"/>
                <w:highlight w:val="none"/>
              </w:rPr>
            </w:pPr>
          </w:p>
        </w:tc>
      </w:tr>
    </w:tbl>
    <w:p>
      <w:pPr>
        <w:pStyle w:val="4"/>
        <w:numPr>
          <w:ilvl w:val="2"/>
          <w:numId w:val="1"/>
        </w:numPr>
        <w:spacing w:line="240" w:lineRule="auto"/>
        <w:rPr>
          <w:rFonts w:ascii="宋体" w:hAnsi="宋体" w:cs="宋体"/>
          <w:color w:val="auto"/>
          <w:highlight w:val="none"/>
        </w:rPr>
      </w:pPr>
      <w:bookmarkStart w:id="829" w:name="_Toc30970"/>
      <w:bookmarkStart w:id="830" w:name="_Toc10139_WPSOffice_Level3"/>
      <w:r>
        <w:rPr>
          <w:rFonts w:hint="eastAsia" w:ascii="宋体" w:hAnsi="宋体" w:cs="宋体"/>
          <w:color w:val="auto"/>
          <w:highlight w:val="none"/>
        </w:rPr>
        <w:t>采购当事人类型</w:t>
      </w:r>
      <w:bookmarkEnd w:id="829"/>
      <w:bookmarkEnd w:id="830"/>
    </w:p>
    <w:p>
      <w:pPr>
        <w:ind w:firstLine="420" w:firstLineChars="200"/>
        <w:rPr>
          <w:rFonts w:ascii="宋体" w:hAnsi="宋体" w:cs="宋体"/>
          <w:color w:val="auto"/>
          <w:highlight w:val="none"/>
        </w:rPr>
      </w:pPr>
      <w:r>
        <w:rPr>
          <w:rFonts w:hint="eastAsia" w:ascii="宋体" w:hAnsi="宋体" w:cs="宋体"/>
          <w:color w:val="auto"/>
          <w:szCs w:val="21"/>
          <w:highlight w:val="none"/>
        </w:rPr>
        <w:t>采购当事人类型</w:t>
      </w:r>
      <w:r>
        <w:rPr>
          <w:rFonts w:hint="eastAsia" w:ascii="宋体" w:hAnsi="宋体" w:cs="宋体"/>
          <w:color w:val="auto"/>
          <w:highlight w:val="none"/>
        </w:rPr>
        <w:t>见下表。</w:t>
      </w:r>
    </w:p>
    <w:p>
      <w:pPr>
        <w:jc w:val="center"/>
        <w:rPr>
          <w:rFonts w:ascii="宋体" w:hAnsi="宋体" w:cs="宋体"/>
          <w:b/>
          <w:color w:val="auto"/>
          <w:highlight w:val="none"/>
        </w:rPr>
      </w:pPr>
      <w:r>
        <w:rPr>
          <w:rFonts w:hint="eastAsia" w:ascii="宋体" w:hAnsi="宋体" w:cs="宋体"/>
          <w:b/>
          <w:color w:val="auto"/>
          <w:highlight w:val="none"/>
        </w:rPr>
        <w:t>采购当事人类型代码表</w:t>
      </w:r>
    </w:p>
    <w:tbl>
      <w:tblPr>
        <w:tblStyle w:val="13"/>
        <w:tblW w:w="9425" w:type="dxa"/>
        <w:jc w:val="center"/>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0"/>
        <w:gridCol w:w="3617"/>
        <w:gridCol w:w="2818"/>
      </w:tblGrid>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9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617"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818"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采购人</w:t>
            </w:r>
          </w:p>
        </w:tc>
        <w:tc>
          <w:tcPr>
            <w:tcW w:w="2818"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采购代理机构</w:t>
            </w:r>
          </w:p>
        </w:tc>
        <w:tc>
          <w:tcPr>
            <w:tcW w:w="2818"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21</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集中采购机构</w:t>
            </w:r>
          </w:p>
        </w:tc>
        <w:tc>
          <w:tcPr>
            <w:tcW w:w="2818"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22</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部门集中采购机构</w:t>
            </w:r>
          </w:p>
        </w:tc>
        <w:tc>
          <w:tcPr>
            <w:tcW w:w="2818"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23</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lang w:val="en-US" w:eastAsia="zh-CN"/>
              </w:rPr>
              <w:t>政府采购</w:t>
            </w:r>
            <w:r>
              <w:rPr>
                <w:rFonts w:hint="eastAsia" w:ascii="宋体" w:hAnsi="宋体" w:cs="宋体"/>
                <w:color w:val="auto"/>
                <w:highlight w:val="none"/>
              </w:rPr>
              <w:t>代理机构</w:t>
            </w:r>
          </w:p>
        </w:tc>
        <w:tc>
          <w:tcPr>
            <w:tcW w:w="2818"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评审专家</w:t>
            </w:r>
          </w:p>
        </w:tc>
        <w:tc>
          <w:tcPr>
            <w:tcW w:w="2818"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供应商</w:t>
            </w:r>
          </w:p>
        </w:tc>
        <w:tc>
          <w:tcPr>
            <w:tcW w:w="2818" w:type="dxa"/>
            <w:tcBorders>
              <w:tl2br w:val="nil"/>
              <w:tr2bl w:val="nil"/>
            </w:tcBorders>
            <w:vAlign w:val="center"/>
          </w:tcPr>
          <w:p>
            <w:pPr>
              <w:jc w:val="center"/>
              <w:rPr>
                <w:rFonts w:ascii="宋体" w:hAnsi="宋体" w:cs="宋体"/>
                <w:color w:val="auto"/>
                <w:highlight w:val="none"/>
              </w:rPr>
            </w:pPr>
          </w:p>
        </w:tc>
      </w:tr>
      <w:tr>
        <w:tblPrEx>
          <w:tblBorders>
            <w:top w:val="single" w:color="auto" w:sz="8"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9</w:t>
            </w:r>
          </w:p>
        </w:tc>
        <w:tc>
          <w:tcPr>
            <w:tcW w:w="3617" w:type="dxa"/>
            <w:tcBorders>
              <w:tl2br w:val="nil"/>
              <w:tr2bl w:val="nil"/>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c>
          <w:tcPr>
            <w:tcW w:w="2818" w:type="dxa"/>
            <w:tcBorders>
              <w:tl2br w:val="nil"/>
              <w:tr2bl w:val="nil"/>
            </w:tcBorders>
            <w:vAlign w:val="center"/>
          </w:tcPr>
          <w:p>
            <w:pPr>
              <w:jc w:val="center"/>
              <w:rPr>
                <w:rFonts w:ascii="宋体" w:hAnsi="宋体" w:cs="宋体"/>
                <w:color w:val="auto"/>
                <w:highlight w:val="none"/>
              </w:rPr>
            </w:pPr>
          </w:p>
        </w:tc>
      </w:tr>
    </w:tbl>
    <w:p>
      <w:pPr>
        <w:pStyle w:val="4"/>
        <w:numPr>
          <w:ilvl w:val="2"/>
          <w:numId w:val="1"/>
        </w:numPr>
        <w:spacing w:line="240" w:lineRule="auto"/>
        <w:rPr>
          <w:rFonts w:ascii="宋体" w:hAnsi="宋体" w:cs="宋体"/>
          <w:color w:val="auto"/>
          <w:highlight w:val="none"/>
        </w:rPr>
      </w:pPr>
      <w:bookmarkStart w:id="831" w:name="_Toc22751_WPSOffice_Level3"/>
      <w:bookmarkStart w:id="832" w:name="_Toc18607"/>
      <w:r>
        <w:rPr>
          <w:rFonts w:hint="eastAsia" w:ascii="宋体" w:hAnsi="宋体" w:cs="宋体"/>
          <w:color w:val="auto"/>
          <w:highlight w:val="none"/>
        </w:rPr>
        <w:t>公告类型</w:t>
      </w:r>
      <w:bookmarkEnd w:id="831"/>
      <w:bookmarkEnd w:id="832"/>
    </w:p>
    <w:p>
      <w:pPr>
        <w:ind w:firstLine="420" w:firstLineChars="200"/>
        <w:rPr>
          <w:rFonts w:ascii="宋体" w:hAnsi="宋体" w:cs="宋体"/>
          <w:color w:val="auto"/>
          <w:highlight w:val="none"/>
        </w:rPr>
      </w:pPr>
      <w:r>
        <w:rPr>
          <w:rFonts w:hint="eastAsia" w:ascii="宋体" w:hAnsi="宋体" w:cs="宋体"/>
          <w:color w:val="auto"/>
          <w:highlight w:val="none"/>
        </w:rPr>
        <w:t>公告类型见下表。</w:t>
      </w:r>
    </w:p>
    <w:p>
      <w:pPr>
        <w:jc w:val="center"/>
        <w:rPr>
          <w:rFonts w:ascii="宋体" w:hAnsi="宋体" w:cs="宋体"/>
          <w:b/>
          <w:color w:val="auto"/>
          <w:highlight w:val="none"/>
        </w:rPr>
      </w:pPr>
      <w:r>
        <w:rPr>
          <w:rFonts w:hint="eastAsia" w:ascii="宋体" w:hAnsi="宋体" w:cs="宋体"/>
          <w:b/>
          <w:color w:val="auto"/>
          <w:highlight w:val="none"/>
        </w:rPr>
        <w:t>公告类型代码表</w:t>
      </w:r>
    </w:p>
    <w:tbl>
      <w:tblPr>
        <w:tblStyle w:val="13"/>
        <w:tblW w:w="9264" w:type="dxa"/>
        <w:jc w:val="center"/>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2930"/>
        <w:gridCol w:w="3584"/>
        <w:gridCol w:w="2750"/>
      </w:tblGrid>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3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584"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75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1</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采购公告</w:t>
            </w:r>
          </w:p>
        </w:tc>
        <w:tc>
          <w:tcPr>
            <w:tcW w:w="2750" w:type="dxa"/>
            <w:tcBorders>
              <w:tl2br w:val="nil"/>
              <w:tr2bl w:val="nil"/>
            </w:tcBorders>
            <w:vAlign w:val="center"/>
          </w:tcPr>
          <w:p>
            <w:pPr>
              <w:jc w:val="center"/>
              <w:rPr>
                <w:rFonts w:ascii="宋体" w:hAnsi="宋体" w:cs="宋体"/>
                <w:color w:val="auto"/>
                <w:szCs w:val="21"/>
                <w:highlight w:val="none"/>
              </w:rPr>
            </w:pP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2</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资格预审公告</w:t>
            </w:r>
          </w:p>
        </w:tc>
        <w:tc>
          <w:tcPr>
            <w:tcW w:w="2750" w:type="dxa"/>
            <w:tcBorders>
              <w:tl2br w:val="nil"/>
              <w:tr2bl w:val="nil"/>
            </w:tcBorders>
            <w:vAlign w:val="center"/>
          </w:tcPr>
          <w:p>
            <w:pPr>
              <w:jc w:val="center"/>
              <w:rPr>
                <w:rFonts w:ascii="宋体" w:hAnsi="宋体" w:cs="宋体"/>
                <w:color w:val="auto"/>
                <w:szCs w:val="21"/>
                <w:highlight w:val="none"/>
              </w:rPr>
            </w:pP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3</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采购更正公告</w:t>
            </w:r>
          </w:p>
        </w:tc>
        <w:tc>
          <w:tcPr>
            <w:tcW w:w="2750" w:type="dxa"/>
            <w:tcBorders>
              <w:tl2br w:val="nil"/>
              <w:tr2bl w:val="nil"/>
            </w:tcBorders>
            <w:vAlign w:val="center"/>
          </w:tcPr>
          <w:p>
            <w:pPr>
              <w:jc w:val="center"/>
              <w:rPr>
                <w:rFonts w:ascii="宋体" w:hAnsi="宋体" w:cs="宋体"/>
                <w:color w:val="auto"/>
                <w:szCs w:val="21"/>
                <w:highlight w:val="none"/>
              </w:rPr>
            </w:pP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PrEx>
        <w:trPr>
          <w:trHeight w:val="567" w:hRule="atLeast"/>
          <w:jc w:val="center"/>
        </w:trPr>
        <w:tc>
          <w:tcPr>
            <w:tcW w:w="2930" w:type="dxa"/>
            <w:tcBorders>
              <w:tl2br w:val="nil"/>
              <w:tr2bl w:val="nil"/>
            </w:tcBorders>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4</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结果</w:t>
            </w:r>
            <w:r>
              <w:rPr>
                <w:rFonts w:hint="eastAsia" w:ascii="宋体" w:hAnsi="宋体" w:cs="宋体"/>
                <w:color w:val="auto"/>
                <w:szCs w:val="21"/>
                <w:highlight w:val="none"/>
              </w:rPr>
              <w:t>公告</w:t>
            </w:r>
          </w:p>
        </w:tc>
        <w:tc>
          <w:tcPr>
            <w:tcW w:w="2750" w:type="dxa"/>
            <w:tcBorders>
              <w:tl2br w:val="nil"/>
              <w:tr2bl w:val="nil"/>
            </w:tcBorders>
            <w:vAlign w:val="center"/>
          </w:tcPr>
          <w:p>
            <w:pPr>
              <w:jc w:val="center"/>
              <w:rPr>
                <w:rFonts w:ascii="宋体" w:hAnsi="宋体" w:cs="宋体"/>
                <w:color w:val="auto"/>
                <w:szCs w:val="21"/>
                <w:highlight w:val="none"/>
              </w:rPr>
            </w:pP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5</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结果更正</w:t>
            </w:r>
            <w:r>
              <w:rPr>
                <w:rFonts w:hint="eastAsia" w:ascii="宋体" w:hAnsi="宋体" w:cs="宋体"/>
                <w:color w:val="auto"/>
                <w:szCs w:val="21"/>
                <w:highlight w:val="none"/>
              </w:rPr>
              <w:t>公告</w:t>
            </w:r>
          </w:p>
        </w:tc>
        <w:tc>
          <w:tcPr>
            <w:tcW w:w="2750" w:type="dxa"/>
            <w:tcBorders>
              <w:tl2br w:val="nil"/>
              <w:tr2bl w:val="nil"/>
            </w:tcBorders>
            <w:vAlign w:val="center"/>
          </w:tcPr>
          <w:p>
            <w:pPr>
              <w:jc w:val="center"/>
              <w:rPr>
                <w:rFonts w:ascii="宋体" w:hAnsi="宋体" w:cs="宋体"/>
                <w:color w:val="auto"/>
                <w:szCs w:val="21"/>
                <w:highlight w:val="none"/>
              </w:rPr>
            </w:pP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PrEx>
        <w:trPr>
          <w:trHeight w:val="567" w:hRule="atLeast"/>
          <w:jc w:val="center"/>
        </w:trPr>
        <w:tc>
          <w:tcPr>
            <w:tcW w:w="2930" w:type="dxa"/>
            <w:tcBorders>
              <w:tl2br w:val="nil"/>
              <w:tr2bl w:val="nil"/>
            </w:tcBorders>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6</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中止公告</w:t>
            </w:r>
          </w:p>
        </w:tc>
        <w:tc>
          <w:tcPr>
            <w:tcW w:w="2750" w:type="dxa"/>
            <w:tcBorders>
              <w:tl2br w:val="nil"/>
              <w:tr2bl w:val="nil"/>
            </w:tcBorders>
            <w:vAlign w:val="center"/>
          </w:tcPr>
          <w:p>
            <w:pPr>
              <w:jc w:val="center"/>
              <w:rPr>
                <w:rFonts w:ascii="宋体" w:hAnsi="宋体" w:cs="宋体"/>
                <w:color w:val="auto"/>
                <w:szCs w:val="21"/>
                <w:highlight w:val="none"/>
              </w:rPr>
            </w:pP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7</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终止公告</w:t>
            </w:r>
          </w:p>
        </w:tc>
        <w:tc>
          <w:tcPr>
            <w:tcW w:w="2750" w:type="dxa"/>
            <w:tcBorders>
              <w:tl2br w:val="nil"/>
              <w:tr2bl w:val="nil"/>
            </w:tcBorders>
            <w:vAlign w:val="center"/>
          </w:tcPr>
          <w:p>
            <w:pPr>
              <w:jc w:val="center"/>
              <w:rPr>
                <w:rFonts w:ascii="宋体" w:hAnsi="宋体" w:cs="宋体"/>
                <w:color w:val="auto"/>
                <w:szCs w:val="21"/>
                <w:highlight w:val="none"/>
              </w:rPr>
            </w:pPr>
          </w:p>
        </w:tc>
      </w:tr>
      <w:tr>
        <w:tblPrEx>
          <w:tblBorders>
            <w:top w:val="single" w:color="auto" w:sz="6"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lang w:val="en-US" w:eastAsia="zh-CN"/>
              </w:rPr>
              <w:t>8</w:t>
            </w:r>
          </w:p>
        </w:tc>
        <w:tc>
          <w:tcPr>
            <w:tcW w:w="3584"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其他公告</w:t>
            </w:r>
          </w:p>
        </w:tc>
        <w:tc>
          <w:tcPr>
            <w:tcW w:w="2750" w:type="dxa"/>
            <w:tcBorders>
              <w:tl2br w:val="nil"/>
              <w:tr2bl w:val="nil"/>
            </w:tcBorders>
            <w:vAlign w:val="center"/>
          </w:tcPr>
          <w:p>
            <w:pPr>
              <w:jc w:val="center"/>
              <w:rPr>
                <w:rFonts w:ascii="宋体" w:hAnsi="宋体" w:cs="宋体"/>
                <w:color w:val="auto"/>
                <w:szCs w:val="21"/>
                <w:highlight w:val="none"/>
              </w:rPr>
            </w:pPr>
          </w:p>
        </w:tc>
      </w:tr>
    </w:tbl>
    <w:p>
      <w:pPr>
        <w:pStyle w:val="4"/>
        <w:numPr>
          <w:ilvl w:val="2"/>
          <w:numId w:val="1"/>
        </w:numPr>
        <w:spacing w:line="240" w:lineRule="auto"/>
        <w:rPr>
          <w:rFonts w:ascii="宋体" w:hAnsi="宋体" w:cs="宋体"/>
          <w:color w:val="auto"/>
          <w:highlight w:val="none"/>
        </w:rPr>
      </w:pPr>
      <w:bookmarkStart w:id="833" w:name="_Toc7856_WPSOffice_Level3"/>
      <w:bookmarkStart w:id="834" w:name="_Toc28177"/>
      <w:r>
        <w:rPr>
          <w:rFonts w:hint="eastAsia" w:ascii="宋体" w:hAnsi="宋体" w:cs="宋体"/>
          <w:color w:val="auto"/>
          <w:highlight w:val="none"/>
        </w:rPr>
        <w:t>资审方式</w:t>
      </w:r>
      <w:bookmarkEnd w:id="833"/>
      <w:bookmarkEnd w:id="834"/>
    </w:p>
    <w:p>
      <w:pPr>
        <w:ind w:firstLine="420" w:firstLineChars="200"/>
        <w:rPr>
          <w:rFonts w:ascii="宋体" w:hAnsi="宋体" w:cs="宋体"/>
          <w:color w:val="auto"/>
          <w:highlight w:val="none"/>
        </w:rPr>
      </w:pPr>
      <w:r>
        <w:rPr>
          <w:rFonts w:hint="eastAsia" w:ascii="宋体" w:hAnsi="宋体" w:cs="宋体"/>
          <w:color w:val="auto"/>
          <w:highlight w:val="none"/>
        </w:rPr>
        <w:t>资审方式代码见下表。</w:t>
      </w:r>
    </w:p>
    <w:p>
      <w:pPr>
        <w:jc w:val="center"/>
        <w:rPr>
          <w:rFonts w:ascii="宋体" w:hAnsi="宋体" w:cs="宋体"/>
          <w:b/>
          <w:color w:val="auto"/>
          <w:highlight w:val="none"/>
        </w:rPr>
      </w:pPr>
      <w:r>
        <w:rPr>
          <w:rFonts w:hint="eastAsia" w:ascii="宋体" w:hAnsi="宋体" w:cs="宋体"/>
          <w:b/>
          <w:color w:val="auto"/>
          <w:highlight w:val="none"/>
        </w:rPr>
        <w:t>资审方式代码表</w:t>
      </w:r>
    </w:p>
    <w:tbl>
      <w:tblPr>
        <w:tblStyle w:val="13"/>
        <w:tblW w:w="92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0"/>
        <w:gridCol w:w="3523"/>
        <w:gridCol w:w="2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3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523"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75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1</w:t>
            </w:r>
          </w:p>
        </w:tc>
        <w:tc>
          <w:tcPr>
            <w:tcW w:w="3523"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rPr>
              <w:t>资格预审</w:t>
            </w:r>
          </w:p>
        </w:tc>
        <w:tc>
          <w:tcPr>
            <w:tcW w:w="2750" w:type="dxa"/>
            <w:tcBorders>
              <w:tl2br w:val="nil"/>
              <w:tr2bl w:val="nil"/>
            </w:tcBorders>
            <w:vAlign w:val="center"/>
          </w:tcPr>
          <w:p>
            <w:pPr>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3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2</w:t>
            </w:r>
          </w:p>
        </w:tc>
        <w:tc>
          <w:tcPr>
            <w:tcW w:w="3523"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rPr>
              <w:t>资格后审</w:t>
            </w:r>
          </w:p>
        </w:tc>
        <w:tc>
          <w:tcPr>
            <w:tcW w:w="2750" w:type="dxa"/>
            <w:tcBorders>
              <w:tl2br w:val="nil"/>
              <w:tr2bl w:val="nil"/>
            </w:tcBorders>
            <w:vAlign w:val="center"/>
          </w:tcPr>
          <w:p>
            <w:pPr>
              <w:jc w:val="center"/>
              <w:rPr>
                <w:rFonts w:ascii="宋体" w:hAnsi="宋体" w:cs="宋体"/>
                <w:iCs/>
                <w:color w:val="auto"/>
                <w:szCs w:val="21"/>
                <w:highlight w:val="none"/>
              </w:rPr>
            </w:pPr>
          </w:p>
        </w:tc>
      </w:tr>
    </w:tbl>
    <w:p>
      <w:pPr>
        <w:pStyle w:val="4"/>
        <w:numPr>
          <w:ilvl w:val="2"/>
          <w:numId w:val="1"/>
        </w:numPr>
        <w:spacing w:line="240" w:lineRule="auto"/>
        <w:rPr>
          <w:rFonts w:ascii="宋体" w:hAnsi="宋体" w:cs="宋体"/>
          <w:color w:val="auto"/>
          <w:highlight w:val="none"/>
        </w:rPr>
      </w:pPr>
      <w:bookmarkStart w:id="835" w:name="_Toc27421_WPSOffice_Level3"/>
      <w:bookmarkStart w:id="836" w:name="_Toc303"/>
      <w:r>
        <w:rPr>
          <w:rFonts w:hint="eastAsia" w:ascii="宋体" w:hAnsi="宋体" w:cs="宋体"/>
          <w:color w:val="auto"/>
          <w:highlight w:val="none"/>
        </w:rPr>
        <w:t>保证金缴纳方式</w:t>
      </w:r>
      <w:bookmarkEnd w:id="835"/>
      <w:bookmarkEnd w:id="836"/>
    </w:p>
    <w:p>
      <w:pPr>
        <w:ind w:firstLine="420" w:firstLineChars="200"/>
        <w:rPr>
          <w:rFonts w:ascii="宋体" w:hAnsi="宋体" w:cs="宋体"/>
          <w:color w:val="auto"/>
          <w:highlight w:val="none"/>
        </w:rPr>
      </w:pPr>
      <w:r>
        <w:rPr>
          <w:rFonts w:hint="eastAsia" w:ascii="宋体" w:hAnsi="宋体" w:cs="宋体"/>
          <w:color w:val="auto"/>
          <w:highlight w:val="none"/>
        </w:rPr>
        <w:t>保证金缴纳方式代码见下表。</w:t>
      </w:r>
    </w:p>
    <w:p>
      <w:pPr>
        <w:jc w:val="center"/>
        <w:rPr>
          <w:rFonts w:ascii="宋体" w:hAnsi="宋体" w:cs="宋体"/>
          <w:b/>
          <w:color w:val="auto"/>
          <w:highlight w:val="none"/>
        </w:rPr>
      </w:pPr>
      <w:r>
        <w:rPr>
          <w:rFonts w:hint="eastAsia" w:ascii="宋体" w:hAnsi="宋体" w:cs="宋体"/>
          <w:b/>
          <w:color w:val="auto"/>
          <w:highlight w:val="none"/>
        </w:rPr>
        <w:t>保证金缴纳方式代码表</w:t>
      </w:r>
    </w:p>
    <w:tbl>
      <w:tblPr>
        <w:tblStyle w:val="13"/>
        <w:tblW w:w="9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0"/>
        <w:gridCol w:w="3425"/>
        <w:gridCol w:w="2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9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425"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756"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1</w:t>
            </w:r>
          </w:p>
        </w:tc>
        <w:tc>
          <w:tcPr>
            <w:tcW w:w="3425"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lang w:val="en-US" w:eastAsia="zh-CN"/>
              </w:rPr>
              <w:t>银行转账</w:t>
            </w:r>
          </w:p>
        </w:tc>
        <w:tc>
          <w:tcPr>
            <w:tcW w:w="2756"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2</w:t>
            </w:r>
          </w:p>
        </w:tc>
        <w:tc>
          <w:tcPr>
            <w:tcW w:w="3425"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rPr>
              <w:t>银行保函</w:t>
            </w:r>
          </w:p>
        </w:tc>
        <w:tc>
          <w:tcPr>
            <w:tcW w:w="2756"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3</w:t>
            </w:r>
          </w:p>
        </w:tc>
        <w:tc>
          <w:tcPr>
            <w:tcW w:w="3425"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担保</w:t>
            </w:r>
          </w:p>
        </w:tc>
        <w:tc>
          <w:tcPr>
            <w:tcW w:w="2756"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4</w:t>
            </w:r>
          </w:p>
        </w:tc>
        <w:tc>
          <w:tcPr>
            <w:tcW w:w="3425"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电汇</w:t>
            </w:r>
          </w:p>
        </w:tc>
        <w:tc>
          <w:tcPr>
            <w:tcW w:w="2756"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5</w:t>
            </w:r>
          </w:p>
        </w:tc>
        <w:tc>
          <w:tcPr>
            <w:tcW w:w="3425"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汇票</w:t>
            </w:r>
          </w:p>
        </w:tc>
        <w:tc>
          <w:tcPr>
            <w:tcW w:w="2756"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6</w:t>
            </w:r>
          </w:p>
        </w:tc>
        <w:tc>
          <w:tcPr>
            <w:tcW w:w="3425"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支票</w:t>
            </w:r>
          </w:p>
        </w:tc>
        <w:tc>
          <w:tcPr>
            <w:tcW w:w="2756"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9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9</w:t>
            </w:r>
          </w:p>
        </w:tc>
        <w:tc>
          <w:tcPr>
            <w:tcW w:w="3425"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w:t>
            </w:r>
          </w:p>
        </w:tc>
        <w:tc>
          <w:tcPr>
            <w:tcW w:w="2756" w:type="dxa"/>
            <w:tcBorders>
              <w:tl2br w:val="nil"/>
              <w:tr2bl w:val="nil"/>
            </w:tcBorders>
            <w:vAlign w:val="center"/>
          </w:tcPr>
          <w:p>
            <w:pPr>
              <w:ind w:firstLine="420"/>
              <w:jc w:val="center"/>
              <w:rPr>
                <w:rFonts w:ascii="宋体" w:hAnsi="宋体" w:cs="宋体"/>
                <w:iCs/>
                <w:color w:val="auto"/>
                <w:szCs w:val="21"/>
                <w:highlight w:val="none"/>
              </w:rPr>
            </w:pPr>
          </w:p>
        </w:tc>
      </w:tr>
    </w:tbl>
    <w:p>
      <w:pPr>
        <w:pStyle w:val="4"/>
        <w:numPr>
          <w:ilvl w:val="2"/>
          <w:numId w:val="1"/>
        </w:numPr>
        <w:spacing w:line="240" w:lineRule="auto"/>
        <w:rPr>
          <w:rFonts w:ascii="宋体" w:hAnsi="宋体" w:cs="宋体"/>
          <w:color w:val="auto"/>
          <w:highlight w:val="none"/>
        </w:rPr>
      </w:pPr>
      <w:bookmarkStart w:id="837" w:name="_Toc22111_WPSOffice_Level3"/>
      <w:bookmarkStart w:id="838" w:name="_Toc11630"/>
      <w:r>
        <w:rPr>
          <w:rFonts w:hint="eastAsia" w:ascii="宋体" w:hAnsi="宋体" w:cs="宋体"/>
          <w:color w:val="auto"/>
          <w:highlight w:val="none"/>
        </w:rPr>
        <w:t>采购交易分类</w:t>
      </w:r>
      <w:bookmarkEnd w:id="837"/>
      <w:bookmarkEnd w:id="838"/>
    </w:p>
    <w:p>
      <w:pPr>
        <w:ind w:firstLine="420" w:firstLineChars="200"/>
        <w:rPr>
          <w:rFonts w:ascii="宋体" w:hAnsi="宋体" w:cs="宋体"/>
          <w:color w:val="auto"/>
          <w:highlight w:val="none"/>
        </w:rPr>
      </w:pPr>
      <w:r>
        <w:rPr>
          <w:rFonts w:hint="eastAsia" w:ascii="宋体" w:hAnsi="宋体" w:cs="宋体"/>
          <w:color w:val="auto"/>
          <w:highlight w:val="none"/>
        </w:rPr>
        <w:t>采购交易分类代码见下表。</w:t>
      </w:r>
    </w:p>
    <w:p>
      <w:pPr>
        <w:jc w:val="center"/>
        <w:rPr>
          <w:rFonts w:ascii="宋体" w:hAnsi="宋体" w:cs="宋体"/>
          <w:b/>
          <w:color w:val="auto"/>
          <w:highlight w:val="none"/>
        </w:rPr>
      </w:pPr>
      <w:r>
        <w:rPr>
          <w:rFonts w:hint="eastAsia" w:ascii="宋体" w:hAnsi="宋体" w:cs="宋体"/>
          <w:b/>
          <w:color w:val="auto"/>
          <w:highlight w:val="none"/>
        </w:rPr>
        <w:t>采购交易分类</w:t>
      </w:r>
    </w:p>
    <w:tbl>
      <w:tblPr>
        <w:tblStyle w:val="13"/>
        <w:tblW w:w="9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30"/>
        <w:gridCol w:w="3450"/>
        <w:gridCol w:w="2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03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45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672"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03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D01</w:t>
            </w:r>
          </w:p>
        </w:tc>
        <w:tc>
          <w:tcPr>
            <w:tcW w:w="345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rPr>
              <w:t>货物类（含药品集中采购）</w:t>
            </w:r>
          </w:p>
        </w:tc>
        <w:tc>
          <w:tcPr>
            <w:tcW w:w="2672"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03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D02</w:t>
            </w:r>
          </w:p>
        </w:tc>
        <w:tc>
          <w:tcPr>
            <w:tcW w:w="345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rPr>
              <w:t>工程类</w:t>
            </w:r>
          </w:p>
        </w:tc>
        <w:tc>
          <w:tcPr>
            <w:tcW w:w="2672"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03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D03</w:t>
            </w:r>
          </w:p>
        </w:tc>
        <w:tc>
          <w:tcPr>
            <w:tcW w:w="3450"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服务类</w:t>
            </w:r>
          </w:p>
        </w:tc>
        <w:tc>
          <w:tcPr>
            <w:tcW w:w="2672" w:type="dxa"/>
            <w:tcBorders>
              <w:tl2br w:val="nil"/>
              <w:tr2bl w:val="nil"/>
            </w:tcBorders>
            <w:vAlign w:val="center"/>
          </w:tcPr>
          <w:p>
            <w:pPr>
              <w:ind w:firstLine="420"/>
              <w:jc w:val="center"/>
              <w:rPr>
                <w:rFonts w:ascii="宋体" w:hAnsi="宋体" w:cs="宋体"/>
                <w:iCs/>
                <w:color w:val="auto"/>
                <w:szCs w:val="21"/>
                <w:highlight w:val="none"/>
              </w:rPr>
            </w:pPr>
          </w:p>
        </w:tc>
      </w:tr>
    </w:tbl>
    <w:p>
      <w:pPr>
        <w:pStyle w:val="4"/>
        <w:numPr>
          <w:ilvl w:val="2"/>
          <w:numId w:val="1"/>
        </w:numPr>
        <w:spacing w:line="240" w:lineRule="auto"/>
        <w:rPr>
          <w:rFonts w:hint="eastAsia" w:ascii="宋体" w:hAnsi="宋体" w:eastAsia="宋体" w:cs="宋体"/>
          <w:color w:val="auto"/>
          <w:highlight w:val="none"/>
          <w:lang w:eastAsia="zh-CN"/>
        </w:rPr>
      </w:pPr>
      <w:bookmarkStart w:id="839" w:name="_Toc14606"/>
      <w:bookmarkStart w:id="840" w:name="_Toc25321_WPSOffice_Level3"/>
      <w:r>
        <w:rPr>
          <w:rFonts w:hint="eastAsia" w:ascii="宋体" w:hAnsi="宋体" w:cs="宋体"/>
          <w:color w:val="auto"/>
          <w:highlight w:val="none"/>
          <w:lang w:eastAsia="zh-CN"/>
        </w:rPr>
        <w:t>标段</w:t>
      </w:r>
      <w:r>
        <w:rPr>
          <w:rFonts w:hint="eastAsia" w:ascii="宋体" w:hAnsi="宋体" w:cs="宋体"/>
          <w:color w:val="auto"/>
          <w:highlight w:val="none"/>
        </w:rPr>
        <w:t>类别</w:t>
      </w:r>
      <w:bookmarkEnd w:id="839"/>
      <w:bookmarkEnd w:id="840"/>
    </w:p>
    <w:tbl>
      <w:tblPr>
        <w:tblStyle w:val="13"/>
        <w:tblW w:w="9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0"/>
        <w:gridCol w:w="3420"/>
        <w:gridCol w:w="2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304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42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640" w:type="dxa"/>
            <w:tcBorders>
              <w:tl2br w:val="nil"/>
              <w:tr2bl w:val="nil"/>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A</w:t>
            </w:r>
          </w:p>
        </w:tc>
        <w:tc>
          <w:tcPr>
            <w:tcW w:w="342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rPr>
              <w:t>货物类</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default" w:ascii="宋体" w:hAnsi="宋体" w:eastAsia="宋体" w:cs="宋体"/>
                <w:iCs/>
                <w:color w:val="auto"/>
                <w:szCs w:val="21"/>
                <w:highlight w:val="none"/>
                <w:lang w:val="en-US" w:eastAsia="zh-CN"/>
              </w:rPr>
            </w:pPr>
            <w:r>
              <w:rPr>
                <w:rFonts w:hint="eastAsia" w:ascii="宋体" w:hAnsi="宋体" w:cs="宋体"/>
                <w:iCs/>
                <w:color w:val="auto"/>
                <w:szCs w:val="21"/>
                <w:highlight w:val="none"/>
                <w:lang w:val="en-US" w:eastAsia="zh-CN"/>
              </w:rPr>
              <w:t>A03</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一般设备</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040" w:type="dxa"/>
            <w:tcBorders>
              <w:tl2br w:val="nil"/>
              <w:tr2bl w:val="nil"/>
            </w:tcBorders>
            <w:vAlign w:val="center"/>
          </w:tcPr>
          <w:p>
            <w:pPr>
              <w:tabs>
                <w:tab w:val="left" w:pos="1940"/>
              </w:tabs>
              <w:jc w:val="center"/>
              <w:rPr>
                <w:rFonts w:hint="eastAsia" w:ascii="宋体" w:hAnsi="宋体" w:eastAsia="宋体" w:cs="宋体"/>
                <w:iCs/>
                <w:color w:val="auto"/>
                <w:szCs w:val="21"/>
                <w:highlight w:val="none"/>
                <w:lang w:eastAsia="zh-CN"/>
              </w:rPr>
            </w:pPr>
            <w:r>
              <w:rPr>
                <w:rFonts w:hint="eastAsia" w:ascii="宋体" w:hAnsi="宋体" w:eastAsia="宋体" w:cs="宋体"/>
                <w:iCs/>
                <w:color w:val="auto"/>
                <w:szCs w:val="21"/>
                <w:highlight w:val="none"/>
                <w:lang w:eastAsia="zh-CN"/>
              </w:rPr>
              <w:t>A0301</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电器设备</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A0302</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办公自动化设备</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A0303</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家俱</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A06</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物资</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A07</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专用材料</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A10</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专用设备</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A11</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交通工具及配件</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B</w:t>
            </w:r>
          </w:p>
        </w:tc>
        <w:tc>
          <w:tcPr>
            <w:tcW w:w="342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color w:val="auto"/>
                <w:szCs w:val="21"/>
                <w:highlight w:val="none"/>
              </w:rPr>
              <w:t>工程类</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B01</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建筑工程</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B02</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市政建设工程</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ascii="宋体" w:hAnsi="宋体" w:cs="宋体"/>
                <w:iCs/>
                <w:color w:val="auto"/>
                <w:szCs w:val="21"/>
                <w:highlight w:val="none"/>
              </w:rPr>
            </w:pPr>
            <w:r>
              <w:rPr>
                <w:rFonts w:hint="eastAsia" w:ascii="宋体" w:hAnsi="宋体" w:cs="宋体"/>
                <w:iCs/>
                <w:color w:val="auto"/>
                <w:szCs w:val="21"/>
                <w:highlight w:val="none"/>
              </w:rPr>
              <w:t>C</w:t>
            </w:r>
          </w:p>
        </w:tc>
        <w:tc>
          <w:tcPr>
            <w:tcW w:w="3420" w:type="dxa"/>
            <w:tcBorders>
              <w:tl2br w:val="nil"/>
              <w:tr2bl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服务类</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bookmarkStart w:id="841" w:name="_Toc11954"/>
            <w:bookmarkStart w:id="842" w:name="_Toc32501_WPSOffice_Level3"/>
            <w:r>
              <w:rPr>
                <w:rFonts w:hint="eastAsia" w:ascii="宋体" w:hAnsi="宋体" w:cs="宋体"/>
                <w:iCs/>
                <w:color w:val="auto"/>
                <w:szCs w:val="21"/>
                <w:highlight w:val="none"/>
              </w:rPr>
              <w:t>C01</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印刷</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C02</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办公用纸</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C03</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软件开发设计</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C04</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网络建设或维护及系统集成</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0" w:type="dxa"/>
            <w:tcBorders>
              <w:tl2br w:val="nil"/>
              <w:tr2bl w:val="nil"/>
            </w:tcBorders>
            <w:vAlign w:val="center"/>
          </w:tcPr>
          <w:p>
            <w:pPr>
              <w:jc w:val="center"/>
              <w:rPr>
                <w:rFonts w:hint="eastAsia" w:ascii="宋体" w:hAnsi="宋体" w:cs="宋体"/>
                <w:iCs/>
                <w:color w:val="auto"/>
                <w:szCs w:val="21"/>
                <w:highlight w:val="none"/>
              </w:rPr>
            </w:pPr>
            <w:r>
              <w:rPr>
                <w:rFonts w:hint="eastAsia" w:ascii="宋体" w:hAnsi="宋体" w:cs="宋体"/>
                <w:iCs/>
                <w:color w:val="auto"/>
                <w:szCs w:val="21"/>
                <w:highlight w:val="none"/>
              </w:rPr>
              <w:t>C05</w:t>
            </w:r>
          </w:p>
        </w:tc>
        <w:tc>
          <w:tcPr>
            <w:tcW w:w="3420" w:type="dxa"/>
            <w:tcBorders>
              <w:tl2br w:val="nil"/>
              <w:tr2bl w:val="nil"/>
            </w:tcBorders>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其他服务</w:t>
            </w:r>
          </w:p>
        </w:tc>
        <w:tc>
          <w:tcPr>
            <w:tcW w:w="2640" w:type="dxa"/>
            <w:tcBorders>
              <w:tl2br w:val="nil"/>
              <w:tr2bl w:val="nil"/>
            </w:tcBorders>
            <w:vAlign w:val="center"/>
          </w:tcPr>
          <w:p>
            <w:pPr>
              <w:ind w:firstLine="420"/>
              <w:jc w:val="center"/>
              <w:rPr>
                <w:rFonts w:ascii="宋体" w:hAnsi="宋体" w:cs="宋体"/>
                <w:iCs/>
                <w:color w:val="auto"/>
                <w:szCs w:val="21"/>
                <w:highlight w:val="none"/>
              </w:rPr>
            </w:pP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资审结果</w:t>
      </w:r>
      <w:bookmarkEnd w:id="841"/>
      <w:bookmarkEnd w:id="842"/>
    </w:p>
    <w:p>
      <w:pPr>
        <w:ind w:firstLine="420" w:firstLineChars="200"/>
        <w:jc w:val="left"/>
        <w:rPr>
          <w:rFonts w:ascii="宋体" w:hAnsi="宋体" w:cs="宋体"/>
          <w:color w:val="auto"/>
          <w:szCs w:val="21"/>
          <w:highlight w:val="none"/>
          <w:lang w:bidi="en-US"/>
        </w:rPr>
      </w:pPr>
      <w:r>
        <w:rPr>
          <w:rFonts w:hint="eastAsia" w:ascii="宋体" w:hAnsi="宋体" w:cs="宋体"/>
          <w:color w:val="auto"/>
          <w:szCs w:val="21"/>
          <w:highlight w:val="none"/>
          <w:lang w:bidi="en-US"/>
        </w:rPr>
        <w:t>资审结果代码见下表</w:t>
      </w:r>
    </w:p>
    <w:p>
      <w:pPr>
        <w:jc w:val="center"/>
        <w:rPr>
          <w:rFonts w:ascii="宋体" w:hAnsi="宋体" w:cs="宋体"/>
          <w:b/>
          <w:bCs/>
          <w:color w:val="auto"/>
          <w:szCs w:val="21"/>
          <w:highlight w:val="none"/>
          <w:lang w:bidi="en-US"/>
        </w:rPr>
      </w:pPr>
      <w:r>
        <w:rPr>
          <w:rFonts w:hint="eastAsia" w:ascii="宋体" w:hAnsi="宋体" w:cs="宋体"/>
          <w:b/>
          <w:bCs/>
          <w:color w:val="auto"/>
          <w:szCs w:val="21"/>
          <w:highlight w:val="none"/>
          <w:lang w:bidi="en-US"/>
        </w:rPr>
        <w:t>资审结果</w:t>
      </w:r>
    </w:p>
    <w:tbl>
      <w:tblPr>
        <w:tblStyle w:val="13"/>
        <w:tblW w:w="8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9"/>
        <w:gridCol w:w="5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969"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代码</w:t>
            </w:r>
          </w:p>
        </w:tc>
        <w:tc>
          <w:tcPr>
            <w:tcW w:w="5901"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69"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1</w:t>
            </w:r>
          </w:p>
        </w:tc>
        <w:tc>
          <w:tcPr>
            <w:tcW w:w="590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资审通过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969"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highlight w:val="none"/>
              </w:rPr>
            </w:pPr>
            <w:r>
              <w:rPr>
                <w:rFonts w:hint="eastAsia" w:ascii="宋体" w:hAnsi="宋体" w:cs="宋体"/>
                <w:color w:val="auto"/>
                <w:highlight w:val="none"/>
              </w:rPr>
              <w:t>2</w:t>
            </w:r>
          </w:p>
        </w:tc>
        <w:tc>
          <w:tcPr>
            <w:tcW w:w="5901"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资审不通过</w:t>
            </w:r>
          </w:p>
        </w:tc>
      </w:tr>
    </w:tbl>
    <w:p>
      <w:pPr>
        <w:pStyle w:val="4"/>
        <w:numPr>
          <w:ilvl w:val="2"/>
          <w:numId w:val="1"/>
        </w:numPr>
        <w:spacing w:line="240" w:lineRule="auto"/>
        <w:rPr>
          <w:rFonts w:ascii="宋体" w:hAnsi="宋体" w:cs="宋体"/>
          <w:color w:val="auto"/>
          <w:highlight w:val="none"/>
        </w:rPr>
      </w:pPr>
      <w:bookmarkStart w:id="843" w:name="_Toc794_WPSOffice_Level3"/>
      <w:bookmarkStart w:id="844" w:name="_Toc23841"/>
      <w:r>
        <w:rPr>
          <w:rFonts w:hint="eastAsia" w:ascii="宋体" w:hAnsi="宋体" w:cs="宋体"/>
          <w:color w:val="auto"/>
          <w:highlight w:val="none"/>
        </w:rPr>
        <w:t>异常类型</w:t>
      </w:r>
      <w:bookmarkEnd w:id="843"/>
      <w:bookmarkEnd w:id="844"/>
    </w:p>
    <w:p>
      <w:pPr>
        <w:ind w:firstLine="420" w:firstLineChars="200"/>
        <w:jc w:val="left"/>
        <w:rPr>
          <w:rFonts w:ascii="宋体" w:hAnsi="宋体" w:cs="宋体"/>
          <w:color w:val="auto"/>
          <w:szCs w:val="21"/>
          <w:highlight w:val="none"/>
          <w:lang w:bidi="en-US"/>
        </w:rPr>
      </w:pPr>
      <w:r>
        <w:rPr>
          <w:rFonts w:hint="eastAsia" w:ascii="宋体" w:hAnsi="宋体" w:cs="宋体"/>
          <w:color w:val="auto"/>
          <w:szCs w:val="21"/>
          <w:highlight w:val="none"/>
          <w:lang w:bidi="en-US"/>
        </w:rPr>
        <w:t>异常类型代码见下表</w:t>
      </w:r>
    </w:p>
    <w:p>
      <w:pPr>
        <w:jc w:val="center"/>
        <w:rPr>
          <w:rFonts w:ascii="宋体" w:hAnsi="宋体" w:cs="宋体"/>
          <w:b/>
          <w:bCs/>
          <w:color w:val="auto"/>
          <w:szCs w:val="21"/>
          <w:highlight w:val="none"/>
          <w:lang w:bidi="en-US"/>
        </w:rPr>
      </w:pPr>
      <w:r>
        <w:rPr>
          <w:rFonts w:hint="eastAsia" w:ascii="宋体" w:hAnsi="宋体" w:cs="宋体"/>
          <w:b/>
          <w:bCs/>
          <w:color w:val="auto"/>
          <w:szCs w:val="21"/>
          <w:highlight w:val="none"/>
          <w:lang w:bidi="en-US"/>
        </w:rPr>
        <w:t>异常类型</w:t>
      </w:r>
    </w:p>
    <w:tbl>
      <w:tblPr>
        <w:tblStyle w:val="13"/>
        <w:tblW w:w="88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1"/>
        <w:gridCol w:w="5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71"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代码</w:t>
            </w:r>
          </w:p>
        </w:tc>
        <w:tc>
          <w:tcPr>
            <w:tcW w:w="5882"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71"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1</w:t>
            </w:r>
          </w:p>
        </w:tc>
        <w:tc>
          <w:tcPr>
            <w:tcW w:w="588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现场变更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71"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highlight w:val="none"/>
              </w:rPr>
            </w:pPr>
            <w:r>
              <w:rPr>
                <w:rFonts w:hint="eastAsia" w:ascii="宋体" w:hAnsi="宋体" w:cs="宋体"/>
                <w:color w:val="auto"/>
                <w:highlight w:val="none"/>
              </w:rPr>
              <w:t>2</w:t>
            </w:r>
          </w:p>
        </w:tc>
        <w:tc>
          <w:tcPr>
            <w:tcW w:w="588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重新招标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71"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highlight w:val="none"/>
              </w:rPr>
            </w:pPr>
            <w:r>
              <w:rPr>
                <w:rFonts w:hint="eastAsia" w:ascii="宋体" w:hAnsi="宋体" w:cs="宋体"/>
                <w:color w:val="auto"/>
                <w:highlight w:val="none"/>
              </w:rPr>
              <w:t>3</w:t>
            </w:r>
          </w:p>
        </w:tc>
        <w:tc>
          <w:tcPr>
            <w:tcW w:w="588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延后变更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71"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highlight w:val="none"/>
              </w:rPr>
            </w:pPr>
            <w:bookmarkStart w:id="845" w:name="_Toc8001_WPSOffice_Level3"/>
            <w:r>
              <w:rPr>
                <w:rFonts w:hint="eastAsia" w:ascii="宋体" w:hAnsi="宋体" w:cs="宋体"/>
                <w:color w:val="auto"/>
                <w:highlight w:val="none"/>
              </w:rPr>
              <w:t>4</w:t>
            </w:r>
          </w:p>
        </w:tc>
        <w:tc>
          <w:tcPr>
            <w:tcW w:w="588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终止招标</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学历</w:t>
      </w:r>
      <w:bookmarkEnd w:id="845"/>
    </w:p>
    <w:p>
      <w:pPr>
        <w:ind w:firstLine="420" w:firstLineChars="200"/>
        <w:rPr>
          <w:rFonts w:ascii="宋体" w:hAnsi="宋体" w:cs="宋体"/>
          <w:b/>
          <w:color w:val="auto"/>
          <w:highlight w:val="none"/>
        </w:rPr>
      </w:pPr>
      <w:r>
        <w:rPr>
          <w:rFonts w:hint="eastAsia" w:ascii="宋体" w:hAnsi="宋体" w:cs="宋体"/>
          <w:color w:val="auto"/>
          <w:highlight w:val="none"/>
        </w:rPr>
        <w:t xml:space="preserve">学历见下表。 </w:t>
      </w:r>
    </w:p>
    <w:tbl>
      <w:tblPr>
        <w:tblStyle w:val="13"/>
        <w:tblW w:w="88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6"/>
        <w:gridCol w:w="5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代码</w:t>
            </w:r>
          </w:p>
        </w:tc>
        <w:tc>
          <w:tcPr>
            <w:tcW w:w="5867"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博士</w:t>
            </w:r>
          </w:p>
        </w:tc>
        <w:tc>
          <w:tcPr>
            <w:tcW w:w="58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博士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硕士</w:t>
            </w:r>
          </w:p>
        </w:tc>
        <w:tc>
          <w:tcPr>
            <w:tcW w:w="58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硕士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本科</w:t>
            </w:r>
          </w:p>
        </w:tc>
        <w:tc>
          <w:tcPr>
            <w:tcW w:w="58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本科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大专</w:t>
            </w:r>
          </w:p>
        </w:tc>
        <w:tc>
          <w:tcPr>
            <w:tcW w:w="58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大专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中专</w:t>
            </w:r>
          </w:p>
        </w:tc>
        <w:tc>
          <w:tcPr>
            <w:tcW w:w="58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中专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高中</w:t>
            </w:r>
          </w:p>
        </w:tc>
        <w:tc>
          <w:tcPr>
            <w:tcW w:w="58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高中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初中</w:t>
            </w:r>
          </w:p>
        </w:tc>
        <w:tc>
          <w:tcPr>
            <w:tcW w:w="5867"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初中</w:t>
            </w:r>
          </w:p>
        </w:tc>
      </w:tr>
    </w:tbl>
    <w:p>
      <w:pPr>
        <w:pStyle w:val="4"/>
        <w:numPr>
          <w:ilvl w:val="2"/>
          <w:numId w:val="1"/>
        </w:numPr>
        <w:spacing w:line="240" w:lineRule="auto"/>
        <w:rPr>
          <w:rFonts w:ascii="宋体" w:hAnsi="宋体" w:cs="宋体"/>
          <w:color w:val="auto"/>
          <w:highlight w:val="none"/>
        </w:rPr>
      </w:pPr>
      <w:bookmarkStart w:id="846" w:name="_Toc21881_WPSOffice_Level3"/>
      <w:r>
        <w:rPr>
          <w:rFonts w:hint="eastAsia" w:ascii="宋体" w:hAnsi="宋体" w:cs="宋体"/>
          <w:color w:val="auto"/>
          <w:highlight w:val="none"/>
        </w:rPr>
        <w:t>评委类型</w:t>
      </w:r>
      <w:bookmarkEnd w:id="846"/>
    </w:p>
    <w:p>
      <w:pPr>
        <w:ind w:firstLine="420" w:firstLineChars="200"/>
        <w:rPr>
          <w:rFonts w:ascii="宋体" w:hAnsi="宋体" w:cs="宋体"/>
          <w:color w:val="auto"/>
          <w:highlight w:val="none"/>
        </w:rPr>
      </w:pPr>
      <w:r>
        <w:rPr>
          <w:rFonts w:hint="eastAsia" w:ascii="宋体" w:hAnsi="宋体" w:cs="宋体"/>
          <w:color w:val="auto"/>
          <w:highlight w:val="none"/>
        </w:rPr>
        <w:t>评委类型见下表。</w:t>
      </w:r>
    </w:p>
    <w:tbl>
      <w:tblPr>
        <w:tblStyle w:val="13"/>
        <w:tblW w:w="8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4"/>
        <w:gridCol w:w="5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44"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代码</w:t>
            </w:r>
          </w:p>
        </w:tc>
        <w:tc>
          <w:tcPr>
            <w:tcW w:w="5856"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4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w:t>
            </w:r>
          </w:p>
        </w:tc>
        <w:tc>
          <w:tcPr>
            <w:tcW w:w="5856" w:type="dxa"/>
            <w:tcBorders>
              <w:top w:val="single" w:color="000000" w:sz="4" w:space="0"/>
              <w:left w:val="single" w:color="000000" w:sz="4" w:space="0"/>
              <w:bottom w:val="single" w:color="000000" w:sz="4" w:space="0"/>
              <w:right w:val="single" w:color="000000" w:sz="4" w:space="0"/>
            </w:tcBorders>
            <w:vAlign w:val="center"/>
          </w:tcPr>
          <w:p>
            <w:pPr>
              <w:widowControl/>
              <w:tabs>
                <w:tab w:val="left" w:pos="795"/>
                <w:tab w:val="center" w:pos="1820"/>
              </w:tabs>
              <w:jc w:val="center"/>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采购人代表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44"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585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邀请评委</w:t>
            </w:r>
          </w:p>
        </w:tc>
      </w:tr>
    </w:tbl>
    <w:p>
      <w:pPr>
        <w:pStyle w:val="4"/>
        <w:numPr>
          <w:ilvl w:val="2"/>
          <w:numId w:val="1"/>
        </w:numPr>
        <w:spacing w:line="240" w:lineRule="auto"/>
        <w:rPr>
          <w:rFonts w:ascii="宋体" w:hAnsi="宋体" w:cs="宋体"/>
          <w:color w:val="auto"/>
          <w:highlight w:val="none"/>
        </w:rPr>
      </w:pPr>
      <w:bookmarkStart w:id="847" w:name="_Toc17787_WPSOffice_Level3"/>
      <w:r>
        <w:rPr>
          <w:rFonts w:hint="eastAsia" w:ascii="宋体" w:hAnsi="宋体" w:cs="宋体"/>
          <w:color w:val="auto"/>
          <w:highlight w:val="none"/>
        </w:rPr>
        <w:t>评标委员会担任工作</w:t>
      </w:r>
      <w:bookmarkEnd w:id="847"/>
    </w:p>
    <w:p>
      <w:pPr>
        <w:ind w:firstLine="420" w:firstLineChars="200"/>
        <w:rPr>
          <w:rFonts w:ascii="宋体" w:hAnsi="宋体" w:cs="宋体"/>
          <w:color w:val="auto"/>
          <w:highlight w:val="none"/>
        </w:rPr>
      </w:pPr>
      <w:r>
        <w:rPr>
          <w:rFonts w:hint="eastAsia" w:ascii="宋体" w:hAnsi="宋体" w:cs="宋体"/>
          <w:color w:val="auto"/>
          <w:szCs w:val="21"/>
          <w:highlight w:val="none"/>
        </w:rPr>
        <w:t>评标委员会担任工作</w:t>
      </w:r>
      <w:r>
        <w:rPr>
          <w:rFonts w:hint="eastAsia" w:ascii="宋体" w:hAnsi="宋体" w:cs="宋体"/>
          <w:color w:val="auto"/>
          <w:highlight w:val="none"/>
        </w:rPr>
        <w:t>见下表。</w:t>
      </w:r>
    </w:p>
    <w:tbl>
      <w:tblPr>
        <w:tblStyle w:val="13"/>
        <w:tblW w:w="8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6"/>
        <w:gridCol w:w="5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926"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代码</w:t>
            </w:r>
          </w:p>
        </w:tc>
        <w:tc>
          <w:tcPr>
            <w:tcW w:w="5837"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w:t>
            </w:r>
          </w:p>
        </w:tc>
        <w:tc>
          <w:tcPr>
            <w:tcW w:w="5837" w:type="dxa"/>
            <w:tcBorders>
              <w:top w:val="single" w:color="000000" w:sz="4" w:space="0"/>
              <w:left w:val="single" w:color="000000" w:sz="4" w:space="0"/>
              <w:bottom w:val="single" w:color="000000" w:sz="4" w:space="0"/>
              <w:right w:val="single" w:color="000000" w:sz="4" w:space="0"/>
            </w:tcBorders>
            <w:vAlign w:val="center"/>
          </w:tcPr>
          <w:p>
            <w:pPr>
              <w:widowControl/>
              <w:tabs>
                <w:tab w:val="left" w:pos="795"/>
                <w:tab w:val="center" w:pos="1820"/>
              </w:tabs>
              <w:jc w:val="center"/>
              <w:rPr>
                <w:rFonts w:ascii="宋体" w:hAnsi="宋体" w:cs="宋体"/>
                <w:color w:val="auto"/>
                <w:kern w:val="0"/>
                <w:szCs w:val="21"/>
                <w:highlight w:val="none"/>
              </w:rPr>
            </w:pPr>
            <w:r>
              <w:rPr>
                <w:rFonts w:hint="eastAsia" w:ascii="宋体" w:hAnsi="宋体" w:cs="宋体"/>
                <w:color w:val="auto"/>
                <w:kern w:val="0"/>
                <w:szCs w:val="21"/>
                <w:highlight w:val="none"/>
              </w:rPr>
              <w:t>技术标评委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5837"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经济标评委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2</w:t>
            </w:r>
          </w:p>
        </w:tc>
        <w:tc>
          <w:tcPr>
            <w:tcW w:w="5837"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经济技术标评委</w:t>
            </w:r>
          </w:p>
        </w:tc>
      </w:tr>
    </w:tbl>
    <w:p>
      <w:pPr>
        <w:pStyle w:val="4"/>
        <w:numPr>
          <w:ilvl w:val="2"/>
          <w:numId w:val="1"/>
        </w:numPr>
        <w:spacing w:line="240" w:lineRule="auto"/>
        <w:rPr>
          <w:rFonts w:ascii="宋体" w:hAnsi="宋体" w:cs="宋体"/>
          <w:color w:val="auto"/>
          <w:highlight w:val="none"/>
        </w:rPr>
      </w:pPr>
      <w:bookmarkStart w:id="848" w:name="_Toc20641_WPSOffice_Level3"/>
      <w:r>
        <w:rPr>
          <w:rFonts w:hint="eastAsia" w:ascii="宋体" w:hAnsi="宋体" w:cs="宋体"/>
          <w:color w:val="auto"/>
          <w:highlight w:val="none"/>
        </w:rPr>
        <w:t>文件类型</w:t>
      </w:r>
      <w:bookmarkEnd w:id="848"/>
    </w:p>
    <w:p>
      <w:pPr>
        <w:ind w:firstLine="420" w:firstLineChars="200"/>
        <w:jc w:val="left"/>
        <w:rPr>
          <w:rFonts w:ascii="宋体" w:hAnsi="宋体" w:cs="宋体"/>
          <w:color w:val="auto"/>
          <w:szCs w:val="21"/>
          <w:highlight w:val="none"/>
          <w:lang w:bidi="en-US"/>
        </w:rPr>
      </w:pPr>
      <w:r>
        <w:rPr>
          <w:rFonts w:hint="eastAsia" w:ascii="宋体" w:hAnsi="宋体" w:cs="宋体"/>
          <w:color w:val="auto"/>
          <w:szCs w:val="21"/>
          <w:highlight w:val="none"/>
        </w:rPr>
        <w:t>文件类型代码</w:t>
      </w:r>
      <w:r>
        <w:rPr>
          <w:rFonts w:hint="eastAsia" w:ascii="宋体" w:hAnsi="宋体" w:cs="宋体"/>
          <w:color w:val="auto"/>
          <w:szCs w:val="21"/>
          <w:highlight w:val="none"/>
          <w:lang w:bidi="en-US"/>
        </w:rPr>
        <w:t>见下表</w:t>
      </w:r>
    </w:p>
    <w:tbl>
      <w:tblPr>
        <w:tblStyle w:val="13"/>
        <w:tblW w:w="85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8"/>
        <w:gridCol w:w="57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78"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代码</w:t>
            </w:r>
          </w:p>
        </w:tc>
        <w:tc>
          <w:tcPr>
            <w:tcW w:w="5789"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78"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5789"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采购文件/资格预审文件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78"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color w:val="auto"/>
                <w:highlight w:val="none"/>
              </w:rPr>
            </w:pPr>
            <w:r>
              <w:rPr>
                <w:rFonts w:hint="eastAsia" w:ascii="宋体" w:hAnsi="宋体" w:cs="宋体"/>
                <w:color w:val="auto"/>
                <w:highlight w:val="none"/>
              </w:rPr>
              <w:t>2</w:t>
            </w:r>
          </w:p>
        </w:tc>
        <w:tc>
          <w:tcPr>
            <w:tcW w:w="5789"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采购文件澄清与修改/资格预审文件澄清与修改</w:t>
            </w:r>
          </w:p>
        </w:tc>
      </w:tr>
    </w:tbl>
    <w:p>
      <w:pPr>
        <w:pStyle w:val="4"/>
        <w:numPr>
          <w:ilvl w:val="2"/>
          <w:numId w:val="1"/>
        </w:numPr>
        <w:spacing w:line="240" w:lineRule="auto"/>
        <w:rPr>
          <w:rFonts w:ascii="宋体" w:hAnsi="宋体" w:cs="宋体"/>
          <w:color w:val="auto"/>
          <w:highlight w:val="none"/>
        </w:rPr>
      </w:pPr>
      <w:bookmarkStart w:id="849" w:name="_Toc32029"/>
      <w:bookmarkStart w:id="850" w:name="_Toc26172_WPSOffice_Level3"/>
      <w:r>
        <w:rPr>
          <w:rFonts w:hint="eastAsia" w:ascii="宋体" w:hAnsi="宋体" w:cs="宋体"/>
          <w:color w:val="auto"/>
          <w:highlight w:val="none"/>
        </w:rPr>
        <w:t>金额单位代码</w:t>
      </w:r>
      <w:bookmarkEnd w:id="849"/>
    </w:p>
    <w:p>
      <w:pPr>
        <w:ind w:firstLine="420" w:firstLineChars="200"/>
        <w:rPr>
          <w:rFonts w:ascii="宋体" w:hAnsi="宋体" w:cs="宋体"/>
          <w:color w:val="auto"/>
          <w:highlight w:val="none"/>
        </w:rPr>
      </w:pPr>
      <w:r>
        <w:rPr>
          <w:rFonts w:hint="eastAsia" w:ascii="宋体" w:hAnsi="宋体" w:cs="宋体"/>
          <w:color w:val="auto"/>
          <w:highlight w:val="none"/>
        </w:rPr>
        <w:t>所有业务领域数据集的金额单位代码见下表，如备注有说明，需遵守备注说明。</w:t>
      </w:r>
    </w:p>
    <w:p>
      <w:pPr>
        <w:jc w:val="center"/>
        <w:rPr>
          <w:rFonts w:ascii="宋体" w:hAnsi="宋体" w:cs="宋体"/>
          <w:b/>
          <w:color w:val="auto"/>
          <w:highlight w:val="none"/>
        </w:rPr>
      </w:pPr>
      <w:r>
        <w:rPr>
          <w:rFonts w:hint="eastAsia" w:ascii="宋体" w:hAnsi="宋体" w:cs="宋体"/>
          <w:b/>
          <w:color w:val="auto"/>
          <w:highlight w:val="none"/>
        </w:rPr>
        <w:t>金额单位代码表</w:t>
      </w:r>
    </w:p>
    <w:tbl>
      <w:tblPr>
        <w:tblStyle w:val="13"/>
        <w:tblW w:w="85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4010"/>
        <w:gridCol w:w="2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tblHeader/>
          <w:jc w:val="center"/>
        </w:trPr>
        <w:tc>
          <w:tcPr>
            <w:tcW w:w="2376"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401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141"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37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w:t>
            </w:r>
          </w:p>
        </w:tc>
        <w:tc>
          <w:tcPr>
            <w:tcW w:w="401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元</w:t>
            </w:r>
          </w:p>
        </w:tc>
        <w:tc>
          <w:tcPr>
            <w:tcW w:w="214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76"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401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万元</w:t>
            </w:r>
          </w:p>
        </w:tc>
        <w:tc>
          <w:tcPr>
            <w:tcW w:w="214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价款形式代码</w:t>
      </w:r>
    </w:p>
    <w:p>
      <w:pPr>
        <w:ind w:firstLine="420" w:firstLineChars="200"/>
        <w:rPr>
          <w:rFonts w:ascii="宋体" w:hAnsi="宋体" w:cs="宋体"/>
          <w:color w:val="auto"/>
          <w:highlight w:val="none"/>
        </w:rPr>
      </w:pPr>
      <w:r>
        <w:rPr>
          <w:rFonts w:hint="eastAsia" w:ascii="宋体" w:hAnsi="宋体" w:cs="宋体"/>
          <w:color w:val="auto"/>
          <w:highlight w:val="none"/>
        </w:rPr>
        <w:t>所有业务领域数据集的价款形式代码见下表。</w:t>
      </w:r>
    </w:p>
    <w:p>
      <w:pPr>
        <w:jc w:val="center"/>
        <w:rPr>
          <w:rFonts w:ascii="宋体" w:hAnsi="宋体" w:cs="宋体"/>
          <w:b/>
          <w:color w:val="auto"/>
          <w:highlight w:val="none"/>
        </w:rPr>
      </w:pPr>
      <w:r>
        <w:rPr>
          <w:rFonts w:hint="eastAsia" w:ascii="宋体" w:hAnsi="宋体" w:cs="宋体"/>
          <w:b/>
          <w:color w:val="auto"/>
          <w:highlight w:val="none"/>
        </w:rPr>
        <w:t>价款形式代码表</w:t>
      </w:r>
    </w:p>
    <w:tbl>
      <w:tblPr>
        <w:tblStyle w:val="13"/>
        <w:tblW w:w="85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4010"/>
        <w:gridCol w:w="2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2376" w:type="dxa"/>
            <w:tcBorders>
              <w:top w:val="single" w:color="auto" w:sz="4" w:space="0"/>
              <w:left w:val="single" w:color="auto" w:sz="4" w:space="0"/>
              <w:bottom w:val="single" w:color="auto" w:sz="4" w:space="0"/>
              <w:right w:val="single" w:color="auto" w:sz="4" w:space="0"/>
            </w:tcBorders>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4010" w:type="dxa"/>
            <w:tcBorders>
              <w:top w:val="single" w:color="auto" w:sz="4" w:space="0"/>
              <w:left w:val="single" w:color="auto" w:sz="4" w:space="0"/>
              <w:bottom w:val="single" w:color="auto" w:sz="4" w:space="0"/>
              <w:right w:val="single" w:color="auto" w:sz="4" w:space="0"/>
            </w:tcBorders>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2141" w:type="dxa"/>
            <w:tcBorders>
              <w:top w:val="single" w:color="auto" w:sz="4" w:space="0"/>
              <w:left w:val="single" w:color="auto" w:sz="4" w:space="0"/>
              <w:bottom w:val="single" w:color="auto" w:sz="4" w:space="0"/>
              <w:right w:val="single" w:color="auto" w:sz="4" w:space="0"/>
            </w:tcBorders>
            <w:shd w:val="clear" w:color="auto" w:fill="A4A4A4"/>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金额</w:t>
            </w:r>
          </w:p>
        </w:tc>
        <w:tc>
          <w:tcPr>
            <w:tcW w:w="21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以价格数值表示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2</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费率/比率/优惠率/合格率等</w:t>
            </w:r>
          </w:p>
        </w:tc>
        <w:tc>
          <w:tcPr>
            <w:tcW w:w="21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以百分比表示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3</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单价</w:t>
            </w:r>
          </w:p>
        </w:tc>
        <w:tc>
          <w:tcPr>
            <w:tcW w:w="21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以单价形式表示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7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9</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其他形式</w:t>
            </w:r>
          </w:p>
        </w:tc>
        <w:tc>
          <w:tcPr>
            <w:tcW w:w="214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以文字描述表示</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报价形式</w:t>
      </w:r>
      <w:bookmarkEnd w:id="850"/>
    </w:p>
    <w:p>
      <w:pPr>
        <w:ind w:firstLine="420" w:firstLineChars="200"/>
        <w:rPr>
          <w:rFonts w:ascii="宋体" w:hAnsi="宋体" w:cs="宋体"/>
          <w:color w:val="auto"/>
          <w:highlight w:val="none"/>
        </w:rPr>
      </w:pPr>
      <w:r>
        <w:rPr>
          <w:rFonts w:hint="eastAsia" w:ascii="宋体" w:hAnsi="宋体" w:cs="宋体"/>
          <w:color w:val="auto"/>
          <w:szCs w:val="21"/>
          <w:highlight w:val="none"/>
        </w:rPr>
        <w:t>报价形式代码</w:t>
      </w:r>
      <w:r>
        <w:rPr>
          <w:rFonts w:hint="eastAsia" w:ascii="宋体" w:hAnsi="宋体" w:cs="宋体"/>
          <w:color w:val="auto"/>
          <w:highlight w:val="none"/>
        </w:rPr>
        <w:t>见下表。</w:t>
      </w:r>
    </w:p>
    <w:tbl>
      <w:tblPr>
        <w:tblStyle w:val="13"/>
        <w:tblW w:w="85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0"/>
        <w:gridCol w:w="4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240"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代码</w:t>
            </w:r>
          </w:p>
        </w:tc>
        <w:tc>
          <w:tcPr>
            <w:tcW w:w="4311" w:type="dxa"/>
            <w:shd w:val="clear" w:color="auto" w:fill="BFBFBF"/>
            <w:vAlign w:val="center"/>
          </w:tcPr>
          <w:p>
            <w:pPr>
              <w:jc w:val="center"/>
              <w:rPr>
                <w:rFonts w:ascii="宋体" w:hAnsi="宋体" w:cs="宋体"/>
                <w:bCs/>
                <w:color w:val="auto"/>
                <w:szCs w:val="21"/>
                <w:highlight w:val="none"/>
              </w:rPr>
            </w:pPr>
            <w:r>
              <w:rPr>
                <w:rFonts w:hint="eastAsia" w:ascii="宋体" w:hAnsi="宋体" w:cs="宋体"/>
                <w:bCs/>
                <w:color w:val="auto"/>
                <w:szCs w:val="21"/>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240"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1</w:t>
            </w:r>
          </w:p>
        </w:tc>
        <w:tc>
          <w:tcPr>
            <w:tcW w:w="4311"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总价报价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240"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2</w:t>
            </w:r>
          </w:p>
        </w:tc>
        <w:tc>
          <w:tcPr>
            <w:tcW w:w="4311"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费率报价</w:t>
            </w:r>
          </w:p>
        </w:tc>
      </w:tr>
    </w:tbl>
    <w:p>
      <w:pPr>
        <w:rPr>
          <w:rFonts w:ascii="宋体" w:hAnsi="宋体" w:cs="宋体"/>
          <w:color w:val="auto"/>
          <w:highlight w:val="none"/>
        </w:rPr>
      </w:pPr>
    </w:p>
    <w:p>
      <w:pPr>
        <w:pStyle w:val="4"/>
        <w:numPr>
          <w:ilvl w:val="2"/>
          <w:numId w:val="1"/>
        </w:numPr>
        <w:spacing w:line="240" w:lineRule="auto"/>
        <w:rPr>
          <w:color w:val="auto"/>
          <w:highlight w:val="none"/>
        </w:rPr>
      </w:pPr>
      <w:bookmarkStart w:id="851" w:name="_Toc22111_WPSOffice_Level1"/>
      <w:bookmarkStart w:id="852" w:name="_Toc23309_WPSOffice_Level1"/>
      <w:bookmarkStart w:id="853" w:name="_Toc3016"/>
      <w:r>
        <w:rPr>
          <w:rFonts w:hint="eastAsia" w:ascii="宋体" w:hAnsi="宋体" w:cs="宋体"/>
          <w:color w:val="auto"/>
          <w:highlight w:val="none"/>
          <w:lang w:val="en-US" w:eastAsia="zh-CN"/>
        </w:rPr>
        <w:t>处理决定</w:t>
      </w:r>
    </w:p>
    <w:p>
      <w:pPr>
        <w:ind w:firstLine="420" w:firstLineChars="200"/>
        <w:rPr>
          <w:rFonts w:hint="eastAsia" w:ascii="宋体" w:hAnsi="宋体" w:cs="宋体"/>
          <w:color w:val="auto"/>
          <w:highlight w:val="none"/>
          <w:lang w:val="en-US" w:eastAsia="zh-CN"/>
        </w:rPr>
      </w:pPr>
      <w:r>
        <w:rPr>
          <w:rFonts w:hint="eastAsia" w:ascii="宋体" w:hAnsi="宋体" w:cs="宋体"/>
          <w:color w:val="auto"/>
          <w:highlight w:val="none"/>
          <w:lang w:val="en-US" w:eastAsia="zh-CN"/>
        </w:rPr>
        <w:t>处理决定代码见下表。</w:t>
      </w:r>
    </w:p>
    <w:tbl>
      <w:tblPr>
        <w:tblStyle w:val="13"/>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7"/>
        <w:gridCol w:w="4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177"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24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val="en-US" w:eastAsia="zh-CN"/>
              </w:rPr>
            </w:pPr>
            <w:r>
              <w:rPr>
                <w:rFonts w:hint="eastAsia" w:ascii="宋体" w:hAnsi="宋体" w:cs="宋体"/>
                <w:color w:val="auto"/>
                <w:highlight w:val="none"/>
                <w:lang w:val="en-US" w:eastAsia="zh-CN"/>
              </w:rPr>
              <w:t>0</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重新招标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2</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终止招标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val="en-US" w:eastAsia="zh-CN"/>
              </w:rPr>
            </w:pPr>
            <w:r>
              <w:rPr>
                <w:rFonts w:hint="eastAsia" w:ascii="宋体" w:hAnsi="宋体" w:cs="宋体"/>
                <w:color w:val="auto"/>
                <w:highlight w:val="none"/>
                <w:lang w:val="en-US" w:eastAsia="zh-CN"/>
              </w:rPr>
              <w:t>3</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延后变更（变更招标方式）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cs="宋体"/>
                <w:color w:val="auto"/>
                <w:highlight w:val="none"/>
                <w:lang w:val="en-US" w:eastAsia="zh-CN"/>
              </w:rPr>
            </w:pPr>
            <w:r>
              <w:rPr>
                <w:rFonts w:hint="eastAsia" w:ascii="宋体" w:hAnsi="宋体" w:cs="宋体"/>
                <w:color w:val="auto"/>
                <w:highlight w:val="none"/>
                <w:lang w:val="en-US" w:eastAsia="zh-CN"/>
              </w:rPr>
              <w:t>5</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val="en-US" w:eastAsia="zh-CN"/>
              </w:rPr>
            </w:pPr>
            <w:r>
              <w:rPr>
                <w:rFonts w:hint="eastAsia" w:ascii="宋体" w:hAnsi="宋体" w:cs="宋体"/>
                <w:color w:val="auto"/>
                <w:highlight w:val="none"/>
                <w:lang w:val="en-US" w:eastAsia="zh-CN"/>
              </w:rPr>
              <w:t>重新评标</w:t>
            </w:r>
          </w:p>
        </w:tc>
      </w:tr>
    </w:tbl>
    <w:p>
      <w:pPr>
        <w:ind w:firstLine="420" w:firstLineChars="200"/>
        <w:rPr>
          <w:rFonts w:hint="default" w:ascii="宋体" w:hAnsi="宋体" w:cs="宋体"/>
          <w:color w:val="auto"/>
          <w:highlight w:val="none"/>
          <w:lang w:val="en-US" w:eastAsia="zh-CN"/>
        </w:rPr>
      </w:pPr>
    </w:p>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lang w:val="en-US" w:eastAsia="zh-CN"/>
        </w:rPr>
        <w:t>质疑环节</w:t>
      </w:r>
    </w:p>
    <w:p>
      <w:pPr>
        <w:ind w:firstLine="420" w:firstLineChars="200"/>
        <w:rPr>
          <w:rFonts w:hint="eastAsia" w:ascii="宋体" w:hAnsi="宋体" w:cs="宋体"/>
          <w:color w:val="auto"/>
          <w:highlight w:val="none"/>
          <w:lang w:val="en-US" w:eastAsia="zh-CN"/>
        </w:rPr>
      </w:pPr>
      <w:r>
        <w:rPr>
          <w:rFonts w:hint="eastAsia" w:ascii="宋体" w:hAnsi="宋体" w:cs="宋体"/>
          <w:color w:val="auto"/>
          <w:highlight w:val="none"/>
          <w:lang w:val="en-US" w:eastAsia="zh-CN"/>
        </w:rPr>
        <w:t>质疑环节代码见下表。</w:t>
      </w:r>
    </w:p>
    <w:tbl>
      <w:tblPr>
        <w:tblStyle w:val="13"/>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7"/>
        <w:gridCol w:w="4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177"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24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01</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资格预审文件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02</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eastAsia="zh-CN"/>
              </w:rPr>
            </w:pPr>
            <w:r>
              <w:rPr>
                <w:rFonts w:hint="eastAsia" w:ascii="宋体" w:hAnsi="宋体" w:cs="宋体"/>
                <w:color w:val="auto"/>
                <w:highlight w:val="none"/>
                <w:lang w:val="en-US" w:eastAsia="zh-CN"/>
              </w:rPr>
              <w:t>采购文件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val="en-US" w:eastAsia="zh-CN"/>
              </w:rPr>
            </w:pPr>
            <w:r>
              <w:rPr>
                <w:rFonts w:hint="eastAsia" w:ascii="宋体" w:hAnsi="宋体" w:cs="宋体"/>
                <w:color w:val="auto"/>
                <w:highlight w:val="none"/>
                <w:lang w:val="en-US" w:eastAsia="zh-CN"/>
              </w:rPr>
              <w:t>03</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eastAsia="宋体" w:cs="宋体"/>
                <w:color w:val="auto"/>
                <w:highlight w:val="none"/>
                <w:lang w:val="en-US" w:eastAsia="zh-CN"/>
              </w:rPr>
            </w:pPr>
            <w:r>
              <w:rPr>
                <w:rFonts w:hint="eastAsia" w:ascii="宋体" w:hAnsi="宋体" w:cs="宋体"/>
                <w:color w:val="auto"/>
                <w:highlight w:val="none"/>
                <w:lang w:val="en-US" w:eastAsia="zh-CN"/>
              </w:rPr>
              <w:t>开标过程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cs="宋体"/>
                <w:color w:val="auto"/>
                <w:highlight w:val="none"/>
                <w:lang w:val="en-US" w:eastAsia="zh-CN"/>
              </w:rPr>
            </w:pPr>
            <w:r>
              <w:rPr>
                <w:rFonts w:hint="eastAsia" w:ascii="宋体" w:hAnsi="宋体" w:cs="宋体"/>
                <w:color w:val="auto"/>
                <w:highlight w:val="none"/>
                <w:lang w:val="en-US" w:eastAsia="zh-CN"/>
              </w:rPr>
              <w:t>04</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highlight w:val="none"/>
                <w:lang w:val="en-US" w:eastAsia="zh-CN"/>
              </w:rPr>
            </w:pPr>
            <w:r>
              <w:rPr>
                <w:rFonts w:hint="eastAsia" w:ascii="宋体" w:hAnsi="宋体" w:cs="宋体"/>
                <w:color w:val="auto"/>
                <w:highlight w:val="none"/>
                <w:lang w:val="en-US" w:eastAsia="zh-CN"/>
              </w:rPr>
              <w:t>资格预审结果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cs="宋体"/>
                <w:color w:val="auto"/>
                <w:highlight w:val="none"/>
                <w:lang w:val="en-US" w:eastAsia="zh-CN"/>
              </w:rPr>
            </w:pPr>
            <w:r>
              <w:rPr>
                <w:rFonts w:hint="eastAsia" w:ascii="宋体" w:hAnsi="宋体" w:cs="宋体"/>
                <w:color w:val="auto"/>
                <w:highlight w:val="none"/>
                <w:lang w:val="en-US" w:eastAsia="zh-CN"/>
              </w:rPr>
              <w:t>05</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hint="default" w:ascii="宋体" w:hAnsi="宋体" w:cs="宋体"/>
                <w:color w:val="auto"/>
                <w:highlight w:val="none"/>
                <w:lang w:val="en-US" w:eastAsia="zh-CN"/>
              </w:rPr>
            </w:pPr>
            <w:r>
              <w:rPr>
                <w:rFonts w:hint="eastAsia" w:ascii="宋体" w:hAnsi="宋体" w:cs="宋体"/>
                <w:color w:val="auto"/>
                <w:highlight w:val="none"/>
                <w:lang w:val="en-US" w:eastAsia="zh-CN"/>
              </w:rPr>
              <w:t>评标结果</w:t>
            </w:r>
          </w:p>
        </w:tc>
      </w:tr>
    </w:tbl>
    <w:p>
      <w:pPr>
        <w:ind w:firstLine="420" w:firstLineChars="200"/>
        <w:rPr>
          <w:rFonts w:hint="default" w:ascii="宋体" w:hAnsi="宋体" w:cs="宋体"/>
          <w:color w:val="auto"/>
          <w:highlight w:val="none"/>
          <w:lang w:val="en-US" w:eastAsia="zh-CN"/>
        </w:rPr>
      </w:pPr>
    </w:p>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是否代码</w:t>
      </w:r>
    </w:p>
    <w:p>
      <w:pPr>
        <w:ind w:firstLine="420" w:firstLineChars="200"/>
        <w:rPr>
          <w:rFonts w:ascii="宋体" w:hAnsi="宋体" w:cs="宋体"/>
          <w:color w:val="auto"/>
          <w:szCs w:val="21"/>
          <w:highlight w:val="none"/>
        </w:rPr>
      </w:pPr>
      <w:r>
        <w:rPr>
          <w:rFonts w:hint="eastAsia" w:ascii="宋体" w:hAnsi="宋体" w:cs="宋体"/>
          <w:color w:val="auto"/>
          <w:szCs w:val="21"/>
          <w:highlight w:val="none"/>
        </w:rPr>
        <w:t>是否代码见下表。</w:t>
      </w:r>
    </w:p>
    <w:tbl>
      <w:tblPr>
        <w:tblStyle w:val="13"/>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7"/>
        <w:gridCol w:w="4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177"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249"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17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424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否</w:t>
            </w:r>
          </w:p>
        </w:tc>
      </w:tr>
    </w:tbl>
    <w:p>
      <w:pPr>
        <w:pStyle w:val="2"/>
        <w:numPr>
          <w:ilvl w:val="0"/>
          <w:numId w:val="4"/>
        </w:numPr>
        <w:spacing w:line="240" w:lineRule="auto"/>
        <w:rPr>
          <w:rFonts w:ascii="宋体" w:hAnsi="宋体" w:cs="宋体"/>
          <w:color w:val="auto"/>
          <w:highlight w:val="none"/>
        </w:rPr>
      </w:pPr>
      <w:bookmarkStart w:id="854" w:name="_Toc4580"/>
      <w:r>
        <w:rPr>
          <w:rFonts w:hint="eastAsia" w:ascii="宋体" w:hAnsi="宋体" w:cs="宋体"/>
          <w:color w:val="auto"/>
          <w:highlight w:val="none"/>
        </w:rPr>
        <w:t>土地交易</w:t>
      </w:r>
      <w:bookmarkEnd w:id="851"/>
      <w:bookmarkEnd w:id="852"/>
      <w:bookmarkEnd w:id="853"/>
      <w:bookmarkEnd w:id="854"/>
    </w:p>
    <w:p>
      <w:pPr>
        <w:pStyle w:val="3"/>
        <w:spacing w:line="240" w:lineRule="auto"/>
        <w:ind w:left="283" w:hanging="283"/>
        <w:rPr>
          <w:rFonts w:ascii="宋体" w:hAnsi="宋体" w:cs="宋体"/>
          <w:color w:val="auto"/>
          <w:highlight w:val="none"/>
        </w:rPr>
      </w:pPr>
      <w:bookmarkStart w:id="855" w:name="_Toc31509_WPSOffice_Level2"/>
      <w:bookmarkStart w:id="856" w:name="_Toc10847"/>
      <w:bookmarkStart w:id="857" w:name="_Toc31189"/>
      <w:bookmarkStart w:id="858" w:name="_Toc22111_WPSOffice_Level2"/>
      <w:r>
        <w:rPr>
          <w:rFonts w:hint="eastAsia" w:ascii="宋体" w:hAnsi="宋体" w:cs="宋体"/>
          <w:color w:val="auto"/>
          <w:highlight w:val="none"/>
        </w:rPr>
        <w:t>地块管理</w:t>
      </w:r>
      <w:bookmarkEnd w:id="855"/>
      <w:bookmarkEnd w:id="856"/>
      <w:bookmarkEnd w:id="857"/>
      <w:bookmarkEnd w:id="858"/>
    </w:p>
    <w:p>
      <w:pPr>
        <w:pStyle w:val="4"/>
        <w:numPr>
          <w:ilvl w:val="2"/>
          <w:numId w:val="1"/>
        </w:numPr>
        <w:spacing w:line="240" w:lineRule="auto"/>
        <w:rPr>
          <w:rFonts w:ascii="宋体" w:hAnsi="宋体" w:cs="宋体"/>
          <w:color w:val="auto"/>
          <w:highlight w:val="none"/>
        </w:rPr>
      </w:pPr>
      <w:bookmarkStart w:id="859" w:name="_Toc22778_WPSOffice_Level3"/>
      <w:bookmarkStart w:id="860" w:name="_Toc15736"/>
      <w:r>
        <w:rPr>
          <w:rFonts w:hint="eastAsia" w:ascii="宋体" w:hAnsi="宋体" w:cs="宋体"/>
          <w:color w:val="auto"/>
          <w:highlight w:val="none"/>
        </w:rPr>
        <w:t>地块</w:t>
      </w:r>
      <w:bookmarkEnd w:id="859"/>
      <w:bookmarkEnd w:id="860"/>
      <w:r>
        <w:rPr>
          <w:rFonts w:hint="eastAsia" w:ascii="宋体" w:hAnsi="宋体" w:cs="宋体"/>
          <w:color w:val="auto"/>
          <w:highlight w:val="none"/>
        </w:rPr>
        <w:t>信息</w:t>
      </w:r>
    </w:p>
    <w:tbl>
      <w:tblPr>
        <w:tblStyle w:val="13"/>
        <w:tblW w:w="1431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63"/>
        <w:gridCol w:w="3108"/>
        <w:gridCol w:w="1722"/>
        <w:gridCol w:w="900"/>
        <w:gridCol w:w="57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863"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108"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22"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0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2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宗地编号</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LAND_CODE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宗地名称</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LAND_NAME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自由文本，地块名称必填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宗地位置</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LAND_LOCATION</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土地用途</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PLANNING_USAGE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出让年限</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LEND_AGE_LIMIT</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单位：年；</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出让方式</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TRADE_TYPE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bidi="en-US"/>
              </w:rPr>
              <w:t>参考3.3.1招拍挂类型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容积率</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PLOT_RATIO</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绿地率</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GREENING_RATE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建筑密度</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BUILDING_DENSITY</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建筑系数</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BUILDING_COEFFCLIENT</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建筑限高</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BUILDING_LIMITHIGHT</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投资强度（万元/公顷）（T）</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MONEY_TOUZI</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底价金额（万元）</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MONEY_DIJIA</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选择是，填写底价金额，单位：万元；</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竞买保证金（万元）</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BIDDING_MARGIN</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单位：万元；</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竞买保证金币种</w:t>
            </w:r>
          </w:p>
        </w:tc>
        <w:tc>
          <w:tcPr>
            <w:tcW w:w="3108" w:type="dxa"/>
            <w:vAlign w:val="center"/>
          </w:tcPr>
          <w:p>
            <w:pPr>
              <w:jc w:val="center"/>
              <w:rPr>
                <w:rFonts w:ascii="宋体"/>
                <w:b/>
                <w:color w:val="auto"/>
                <w:highlight w:val="none"/>
              </w:rPr>
            </w:pPr>
            <w:r>
              <w:rPr>
                <w:rFonts w:hint="eastAsia" w:ascii="宋体" w:hAnsi="宋体" w:cs="宋体"/>
                <w:bCs/>
                <w:color w:val="auto"/>
                <w:szCs w:val="21"/>
                <w:highlight w:val="none"/>
                <w:lang w:bidi="en-US"/>
              </w:rPr>
              <w:t>CURRENCY_CODE</w:t>
            </w:r>
          </w:p>
        </w:tc>
        <w:tc>
          <w:tcPr>
            <w:tcW w:w="1722" w:type="dxa"/>
            <w:vAlign w:val="center"/>
          </w:tcPr>
          <w:p>
            <w:pPr>
              <w:jc w:val="center"/>
              <w:outlineLvl w:val="3"/>
              <w:rPr>
                <w:rFonts w:ascii="宋体"/>
                <w:b/>
                <w:color w:val="auto"/>
                <w:highlight w:val="none"/>
              </w:rPr>
            </w:pPr>
            <w:r>
              <w:rPr>
                <w:rFonts w:hint="eastAsia" w:ascii="宋体" w:hAnsi="宋体" w:cs="宋体"/>
                <w:color w:val="auto"/>
                <w:szCs w:val="21"/>
                <w:highlight w:val="none"/>
              </w:rPr>
              <w:t>C3</w:t>
            </w:r>
          </w:p>
        </w:tc>
        <w:tc>
          <w:tcPr>
            <w:tcW w:w="900" w:type="dxa"/>
            <w:vAlign w:val="center"/>
          </w:tcPr>
          <w:p>
            <w:pPr>
              <w:widowControl/>
              <w:jc w:val="center"/>
              <w:rPr>
                <w:rFonts w:ascii="宋体" w:hAnsi="宋体"/>
                <w:b/>
                <w:color w:val="auto"/>
                <w:kern w:val="0"/>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b/>
                <w:color w:val="auto"/>
                <w:highlight w:val="none"/>
              </w:rPr>
            </w:pPr>
            <w:r>
              <w:rPr>
                <w:rFonts w:hint="eastAsia" w:ascii="宋体" w:hAnsi="宋体" w:cs="宋体"/>
                <w:color w:val="auto"/>
                <w:szCs w:val="21"/>
                <w:highlight w:val="none"/>
              </w:rPr>
              <w:t>采用GB/T 12406-2008《表示货币和资金的代码》的数字码，例如，默认为人民币，人民币是156</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是否允许外币</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ISALLOWED_WAIZI</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是或否；</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起始价（万元）</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LIST_PRICE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单位：万元；</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增价幅度（万元）</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PRICE_INCREASE_RANGE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N..18,2</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单位：万元；</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允许起始报价</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IS_ALLOWING_STARTING_PRICE_BIDDING</w:t>
            </w:r>
          </w:p>
        </w:tc>
        <w:tc>
          <w:tcPr>
            <w:tcW w:w="1722"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C1</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参考3.3.5是否代码；</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竞价方式</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JINGJIA_TYPE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线上或线下；</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保证金缴纳方式</w:t>
            </w:r>
          </w:p>
        </w:tc>
        <w:tc>
          <w:tcPr>
            <w:tcW w:w="310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PERFOMANCE_BOND_FORM</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线上或线下；</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GONGGAOFROMDATE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GONGGAOENDDATE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报名开始时间</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BAOMINGSTARTDATE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报名截止时间</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BAOMINGENDDATE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挂牌/拍卖开始时间</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LIST_START_TIME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kern w:val="0"/>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color w:val="auto"/>
                <w:highlight w:val="none"/>
              </w:rPr>
            </w:pPr>
            <w:r>
              <w:rPr>
                <w:rFonts w:hint="eastAsia" w:ascii="宋体" w:hAnsi="宋体" w:cs="宋体"/>
                <w:color w:val="auto"/>
                <w:szCs w:val="21"/>
                <w:highlight w:val="none"/>
              </w:rPr>
              <w:t>挂牌/拍卖截止时间</w:t>
            </w:r>
          </w:p>
        </w:tc>
        <w:tc>
          <w:tcPr>
            <w:tcW w:w="3108" w:type="dxa"/>
            <w:vAlign w:val="center"/>
          </w:tcPr>
          <w:p>
            <w:pPr>
              <w:jc w:val="center"/>
              <w:rPr>
                <w:color w:val="auto"/>
                <w:highlight w:val="none"/>
              </w:rPr>
            </w:pPr>
            <w:r>
              <w:rPr>
                <w:rFonts w:hint="eastAsia" w:ascii="宋体" w:hAnsi="宋体" w:cs="宋体"/>
                <w:color w:val="auto"/>
                <w:szCs w:val="21"/>
                <w:highlight w:val="none"/>
              </w:rPr>
              <w:t>LIST_END_TIME</w:t>
            </w:r>
          </w:p>
        </w:tc>
        <w:tc>
          <w:tcPr>
            <w:tcW w:w="1722" w:type="dxa"/>
            <w:vAlign w:val="center"/>
          </w:tcPr>
          <w:p>
            <w:pPr>
              <w:jc w:val="center"/>
              <w:rPr>
                <w:color w:val="auto"/>
                <w:highlight w:val="none"/>
              </w:rPr>
            </w:pPr>
            <w:r>
              <w:rPr>
                <w:rFonts w:hint="eastAsia" w:ascii="宋体" w:hAnsi="宋体" w:cs="宋体"/>
                <w:color w:val="auto"/>
                <w:szCs w:val="21"/>
                <w:highlight w:val="none"/>
              </w:rPr>
              <w:t>yyyyMMddHHmmss</w:t>
            </w:r>
          </w:p>
        </w:tc>
        <w:tc>
          <w:tcPr>
            <w:tcW w:w="900" w:type="dxa"/>
            <w:vAlign w:val="center"/>
          </w:tcPr>
          <w:p>
            <w:pPr>
              <w:jc w:val="center"/>
              <w:rPr>
                <w:color w:val="auto"/>
                <w:highlight w:val="none"/>
              </w:rPr>
            </w:pPr>
            <w:r>
              <w:rPr>
                <w:rFonts w:hint="eastAsia" w:ascii="宋体" w:hAnsi="宋体" w:cs="宋体"/>
                <w:color w:val="auto"/>
                <w:szCs w:val="21"/>
                <w:highlight w:val="none"/>
              </w:rPr>
              <w:t>是</w:t>
            </w:r>
          </w:p>
        </w:tc>
        <w:tc>
          <w:tcPr>
            <w:tcW w:w="5720" w:type="dxa"/>
            <w:vAlign w:val="center"/>
          </w:tcPr>
          <w:p>
            <w:pPr>
              <w:rPr>
                <w:color w:val="auto"/>
                <w:highlight w:val="none"/>
              </w:rPr>
            </w:pPr>
            <w:r>
              <w:rPr>
                <w:rFonts w:hint="eastAsia" w:ascii="宋体" w:hAnsi="宋体" w:cs="宋体"/>
                <w:color w:val="auto"/>
                <w:kern w:val="0"/>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保证金缴纳截止日期</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MARGIN_PAY_END_TIME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延时竞价时段</w:t>
            </w:r>
          </w:p>
        </w:tc>
        <w:tc>
          <w:tcPr>
            <w:tcW w:w="3108" w:type="dxa"/>
            <w:vAlign w:val="center"/>
          </w:tcPr>
          <w:p>
            <w:pPr>
              <w:jc w:val="center"/>
              <w:rPr>
                <w:rFonts w:ascii="宋体" w:hAnsi="宋体" w:cs="宋体"/>
                <w:color w:val="auto"/>
                <w:highlight w:val="none"/>
              </w:rPr>
            </w:pPr>
            <w:r>
              <w:rPr>
                <w:rFonts w:hint="eastAsia" w:ascii="宋体" w:hAnsi="宋体" w:cs="宋体"/>
                <w:color w:val="auto"/>
                <w:highlight w:val="none"/>
              </w:rPr>
              <w:t>FORMERYANSHI</w:t>
            </w:r>
          </w:p>
        </w:tc>
        <w:tc>
          <w:tcPr>
            <w:tcW w:w="1722" w:type="dxa"/>
            <w:vAlign w:val="center"/>
          </w:tcPr>
          <w:p>
            <w:pPr>
              <w:widowControl/>
              <w:jc w:val="center"/>
              <w:rPr>
                <w:rFonts w:ascii="宋体" w:hAnsi="宋体" w:cs="宋体"/>
                <w:color w:val="auto"/>
                <w:highlight w:val="none"/>
              </w:rPr>
            </w:pPr>
            <w:r>
              <w:rPr>
                <w:rFonts w:hint="eastAsia" w:ascii="宋体" w:hAnsi="宋体" w:cs="宋体"/>
                <w:color w:val="auto"/>
                <w:highlight w:val="none"/>
              </w:rPr>
              <w:t>N</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整数；业务需要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询问期时长</w:t>
            </w:r>
          </w:p>
        </w:tc>
        <w:tc>
          <w:tcPr>
            <w:tcW w:w="3108" w:type="dxa"/>
            <w:vAlign w:val="center"/>
          </w:tcPr>
          <w:p>
            <w:pPr>
              <w:jc w:val="center"/>
              <w:rPr>
                <w:rFonts w:ascii="宋体" w:hAnsi="宋体" w:cs="宋体"/>
                <w:color w:val="auto"/>
                <w:highlight w:val="none"/>
              </w:rPr>
            </w:pPr>
            <w:r>
              <w:rPr>
                <w:rFonts w:hint="eastAsia" w:ascii="宋体" w:hAnsi="宋体" w:cs="宋体"/>
                <w:color w:val="auto"/>
                <w:highlight w:val="none"/>
              </w:rPr>
              <w:t>FORMERXUNWEN</w:t>
            </w:r>
          </w:p>
        </w:tc>
        <w:tc>
          <w:tcPr>
            <w:tcW w:w="1722" w:type="dxa"/>
            <w:vAlign w:val="center"/>
          </w:tcPr>
          <w:p>
            <w:pPr>
              <w:widowControl/>
              <w:jc w:val="center"/>
              <w:rPr>
                <w:rFonts w:ascii="宋体" w:hAnsi="宋体" w:cs="宋体"/>
                <w:color w:val="auto"/>
                <w:highlight w:val="none"/>
              </w:rPr>
            </w:pPr>
            <w:r>
              <w:rPr>
                <w:rFonts w:hint="eastAsia" w:ascii="宋体" w:hAnsi="宋体" w:cs="宋体"/>
                <w:color w:val="auto"/>
                <w:highlight w:val="none"/>
              </w:rPr>
              <w:t>N</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整数；业务需要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转拍卖时间</w:t>
            </w:r>
          </w:p>
        </w:tc>
        <w:tc>
          <w:tcPr>
            <w:tcW w:w="3108" w:type="dxa"/>
            <w:vAlign w:val="center"/>
          </w:tcPr>
          <w:p>
            <w:pPr>
              <w:jc w:val="center"/>
              <w:rPr>
                <w:rFonts w:ascii="宋体" w:hAnsi="宋体" w:cs="宋体"/>
                <w:color w:val="auto"/>
                <w:highlight w:val="none"/>
              </w:rPr>
            </w:pPr>
            <w:r>
              <w:rPr>
                <w:rFonts w:hint="eastAsia" w:ascii="宋体" w:hAnsi="宋体" w:cs="宋体"/>
                <w:color w:val="auto"/>
                <w:highlight w:val="none"/>
              </w:rPr>
              <w:t>PAIMAI_TIME</w:t>
            </w:r>
          </w:p>
        </w:tc>
        <w:tc>
          <w:tcPr>
            <w:tcW w:w="1722" w:type="dxa"/>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土地条件</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LAND_CONDITION</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项目审核辖区</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REGION_CODE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C6</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kern w:val="0"/>
                <w:highlight w:val="none"/>
              </w:rPr>
              <w:t>采用GB/T 2260-2007《中华人民共和国行政区划代码》，国家2.0数据规范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特别事项</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SPECIAl_REMAEK</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LAND_BZ</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C..4000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联系人</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CONTACT_PERSON</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联系电话</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CONTACT_NUMBER</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出让人地址</w:t>
            </w:r>
          </w:p>
        </w:tc>
        <w:tc>
          <w:tcPr>
            <w:tcW w:w="3108"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ADDRESS</w:t>
            </w:r>
          </w:p>
        </w:tc>
        <w:tc>
          <w:tcPr>
            <w:tcW w:w="1722"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2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0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2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0"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861" w:name="_Toc18180"/>
      <w:bookmarkStart w:id="862" w:name="_Toc31808_WPSOffice_Level3"/>
      <w:r>
        <w:rPr>
          <w:rFonts w:hint="eastAsia" w:ascii="宋体" w:hAnsi="宋体" w:cs="宋体"/>
          <w:color w:val="auto"/>
          <w:highlight w:val="none"/>
        </w:rPr>
        <w:t>交易公告</w:t>
      </w:r>
      <w:bookmarkEnd w:id="861"/>
      <w:bookmarkEnd w:id="862"/>
    </w:p>
    <w:tbl>
      <w:tblPr>
        <w:tblStyle w:val="13"/>
        <w:tblW w:w="142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60"/>
        <w:gridCol w:w="3095"/>
        <w:gridCol w:w="1720"/>
        <w:gridCol w:w="900"/>
        <w:gridCol w:w="57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286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3095"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英文名称</w:t>
            </w:r>
          </w:p>
        </w:tc>
        <w:tc>
          <w:tcPr>
            <w:tcW w:w="172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数据类型及格式</w:t>
            </w:r>
          </w:p>
        </w:tc>
        <w:tc>
          <w:tcPr>
            <w:tcW w:w="900"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必填项</w:t>
            </w:r>
          </w:p>
        </w:tc>
        <w:tc>
          <w:tcPr>
            <w:tcW w:w="5707" w:type="dxa"/>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地块编号</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LAND_CODE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地块名称</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LAND_NAME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highlight w:val="none"/>
              </w:rPr>
              <w:t>；</w:t>
            </w:r>
            <w:r>
              <w:rPr>
                <w:rFonts w:hint="eastAsia" w:ascii="宋体" w:hAnsi="宋体" w:cs="宋体"/>
                <w:color w:val="auto"/>
                <w:szCs w:val="21"/>
                <w:highlight w:val="none"/>
              </w:rPr>
              <w:t>国家2.0数据规范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公告编号</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ANNOUNCEMENT_CODE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ANNOUNCEMENT_TITLE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公告开始日期</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ANNOUNCEMENT_START_TIME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公告截止日期</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ANNOUNCEMENT_DEADLINE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创建时间</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CREATE_TIME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是否同时竞价</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IS_MEANWHILE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参考3.3.5是否代码；</w:t>
            </w:r>
            <w:r>
              <w:rPr>
                <w:rFonts w:hint="eastAsia" w:ascii="宋体" w:hAnsi="宋体" w:cs="宋体"/>
                <w:color w:val="auto"/>
                <w:szCs w:val="21"/>
                <w:highlight w:val="none"/>
              </w:rPr>
              <w:t>业务需要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ANNOUNCEMENT_CONNECT</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2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0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7" w:type="dxa"/>
            <w:shd w:val="clear" w:color="auto" w:fill="auto"/>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bookmarkStart w:id="863" w:name="_Toc29575"/>
      <w:bookmarkStart w:id="864" w:name="_Toc7517_WPSOffice_Level3"/>
      <w:bookmarkStart w:id="865" w:name="_Hlk77171651"/>
      <w:r>
        <w:rPr>
          <w:rFonts w:hint="eastAsia" w:ascii="宋体" w:hAnsi="宋体" w:cs="宋体"/>
          <w:color w:val="auto"/>
          <w:highlight w:val="none"/>
        </w:rPr>
        <w:t>变更公告</w:t>
      </w:r>
      <w:bookmarkEnd w:id="863"/>
      <w:bookmarkEnd w:id="864"/>
    </w:p>
    <w:bookmarkEnd w:id="865"/>
    <w:tbl>
      <w:tblPr>
        <w:tblStyle w:val="13"/>
        <w:tblW w:w="1434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65"/>
        <w:gridCol w:w="3120"/>
        <w:gridCol w:w="1710"/>
        <w:gridCol w:w="910"/>
        <w:gridCol w:w="573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blHeader/>
          <w:jc w:val="center"/>
        </w:trPr>
        <w:tc>
          <w:tcPr>
            <w:tcW w:w="286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2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1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1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37"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120"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LAND_CODE</w:t>
            </w:r>
          </w:p>
        </w:tc>
        <w:tc>
          <w:tcPr>
            <w:tcW w:w="1710"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C..50</w:t>
            </w:r>
          </w:p>
        </w:tc>
        <w:tc>
          <w:tcPr>
            <w:tcW w:w="910"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37"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120"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LAND_NAME</w:t>
            </w:r>
          </w:p>
        </w:tc>
        <w:tc>
          <w:tcPr>
            <w:tcW w:w="1710"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C..200</w:t>
            </w:r>
          </w:p>
        </w:tc>
        <w:tc>
          <w:tcPr>
            <w:tcW w:w="910" w:type="dxa"/>
            <w:shd w:val="clear" w:color="auto" w:fill="auto"/>
            <w:vAlign w:val="center"/>
          </w:tcPr>
          <w:p>
            <w:pPr>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37"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自由文本，地块名称必填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20" w:type="dxa"/>
            <w:shd w:val="clear" w:color="auto" w:fill="auto"/>
            <w:vAlign w:val="center"/>
          </w:tcPr>
          <w:p>
            <w:pPr>
              <w:jc w:val="center"/>
              <w:rPr>
                <w:rFonts w:ascii="宋体" w:hAnsi="宋体" w:cs="宋体"/>
                <w:color w:val="auto"/>
                <w:highlight w:val="none"/>
              </w:rPr>
            </w:pPr>
            <w:r>
              <w:rPr>
                <w:rFonts w:hint="eastAsia" w:ascii="宋体" w:hAnsi="宋体" w:cs="宋体"/>
                <w:color w:val="auto"/>
                <w:szCs w:val="21"/>
                <w:highlight w:val="none"/>
              </w:rPr>
              <w:t>UNIFIED_DEAL_CODE</w:t>
            </w:r>
          </w:p>
        </w:tc>
        <w:tc>
          <w:tcPr>
            <w:tcW w:w="1710" w:type="dxa"/>
            <w:shd w:val="clear" w:color="auto" w:fill="auto"/>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C40</w:t>
            </w:r>
          </w:p>
        </w:tc>
        <w:tc>
          <w:tcPr>
            <w:tcW w:w="91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7"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86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网站显示公告标题</w:t>
            </w:r>
          </w:p>
        </w:tc>
        <w:tc>
          <w:tcPr>
            <w:tcW w:w="312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CHANGE_NOTICE_NAME</w:t>
            </w:r>
          </w:p>
        </w:tc>
        <w:tc>
          <w:tcPr>
            <w:tcW w:w="171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7"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公告发布开始时间</w:t>
            </w:r>
          </w:p>
        </w:tc>
        <w:tc>
          <w:tcPr>
            <w:tcW w:w="312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CHANGE_NOTICE_PUBLISH_START_TIME</w:t>
            </w:r>
          </w:p>
        </w:tc>
        <w:tc>
          <w:tcPr>
            <w:tcW w:w="171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7"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公告发布截止时间</w:t>
            </w:r>
          </w:p>
        </w:tc>
        <w:tc>
          <w:tcPr>
            <w:tcW w:w="312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CHANGE_NOTICE_PUBLISH_END_TIME</w:t>
            </w:r>
          </w:p>
        </w:tc>
        <w:tc>
          <w:tcPr>
            <w:tcW w:w="171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7"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12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CHANGE_NOTICE_CONTENT</w:t>
            </w:r>
          </w:p>
        </w:tc>
        <w:tc>
          <w:tcPr>
            <w:tcW w:w="171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7"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vAlign w:val="center"/>
          </w:tcPr>
          <w:p>
            <w:pPr>
              <w:jc w:val="center"/>
              <w:rPr>
                <w:rFonts w:ascii="宋体" w:hAnsi="宋体" w:cs="宋体"/>
                <w:color w:val="auto"/>
                <w:szCs w:val="21"/>
                <w:highlight w:val="none"/>
              </w:rPr>
            </w:pPr>
            <w:bookmarkStart w:id="866" w:name="_Toc24811_WPSOffice_Level3"/>
            <w:bookmarkStart w:id="867" w:name="_Toc7548"/>
            <w:r>
              <w:rPr>
                <w:rFonts w:hint="eastAsia" w:ascii="宋体" w:hAnsi="宋体" w:cs="宋体"/>
                <w:color w:val="auto"/>
                <w:szCs w:val="21"/>
                <w:highlight w:val="none"/>
              </w:rPr>
              <w:t>来源交易系统</w:t>
            </w:r>
          </w:p>
        </w:tc>
        <w:tc>
          <w:tcPr>
            <w:tcW w:w="3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7"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7"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bookmarkEnd w:id="866"/>
      <w:bookmarkEnd w:id="867"/>
    </w:tbl>
    <w:p>
      <w:pPr>
        <w:pStyle w:val="4"/>
        <w:numPr>
          <w:ilvl w:val="2"/>
          <w:numId w:val="1"/>
        </w:numPr>
        <w:spacing w:line="240" w:lineRule="auto"/>
        <w:rPr>
          <w:rFonts w:ascii="宋体" w:hAnsi="宋体" w:cs="宋体"/>
          <w:color w:val="auto"/>
          <w:highlight w:val="none"/>
        </w:rPr>
      </w:pPr>
      <w:bookmarkStart w:id="868" w:name="_Toc12369"/>
      <w:bookmarkStart w:id="869" w:name="_Toc2688_WPSOffice_Level3"/>
      <w:r>
        <w:rPr>
          <w:rFonts w:hint="eastAsia" w:ascii="宋体" w:hAnsi="宋体" w:cs="宋体"/>
          <w:color w:val="auto"/>
          <w:highlight w:val="none"/>
        </w:rPr>
        <w:t>中止公告</w:t>
      </w:r>
      <w:bookmarkEnd w:id="868"/>
      <w:bookmarkEnd w:id="869"/>
    </w:p>
    <w:tbl>
      <w:tblPr>
        <w:tblStyle w:val="13"/>
        <w:tblW w:w="1433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50"/>
        <w:gridCol w:w="3110"/>
        <w:gridCol w:w="1750"/>
        <w:gridCol w:w="920"/>
        <w:gridCol w:w="570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1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5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2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02"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5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2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02"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LAND_NAME</w:t>
            </w:r>
          </w:p>
        </w:tc>
        <w:tc>
          <w:tcPr>
            <w:tcW w:w="175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2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02"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自由文本，地块名称必填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2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GONGGAOTITLE</w:t>
            </w:r>
          </w:p>
        </w:tc>
        <w:tc>
          <w:tcPr>
            <w:tcW w:w="17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2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02"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LAND_ZZGGFROM</w:t>
            </w:r>
          </w:p>
        </w:tc>
        <w:tc>
          <w:tcPr>
            <w:tcW w:w="17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2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02"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LAND_ZZGGTO</w:t>
            </w:r>
          </w:p>
        </w:tc>
        <w:tc>
          <w:tcPr>
            <w:tcW w:w="175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2"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750"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C..ul</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2" w:type="dxa"/>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vAlign w:val="center"/>
          </w:tcPr>
          <w:p>
            <w:pPr>
              <w:jc w:val="center"/>
              <w:rPr>
                <w:rFonts w:ascii="宋体" w:hAnsi="宋体" w:cs="宋体"/>
                <w:color w:val="auto"/>
                <w:szCs w:val="21"/>
                <w:highlight w:val="none"/>
              </w:rPr>
            </w:pPr>
            <w:bookmarkStart w:id="870" w:name="_Toc10273"/>
            <w:bookmarkStart w:id="871" w:name="_Toc13874_WPSOffice_Level3"/>
            <w:r>
              <w:rPr>
                <w:rFonts w:hint="eastAsia" w:ascii="宋体" w:hAnsi="宋体" w:cs="宋体"/>
                <w:color w:val="auto"/>
                <w:szCs w:val="21"/>
                <w:highlight w:val="none"/>
              </w:rPr>
              <w:t>来源交易系统</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2"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恢复公告</w:t>
      </w:r>
      <w:bookmarkEnd w:id="870"/>
      <w:bookmarkEnd w:id="871"/>
    </w:p>
    <w:tbl>
      <w:tblPr>
        <w:tblStyle w:val="13"/>
        <w:tblW w:w="1435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60"/>
        <w:gridCol w:w="3110"/>
        <w:gridCol w:w="1750"/>
        <w:gridCol w:w="920"/>
        <w:gridCol w:w="571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86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1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5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2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1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5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2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10"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LAND_NAME</w:t>
            </w:r>
          </w:p>
        </w:tc>
        <w:tc>
          <w:tcPr>
            <w:tcW w:w="175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2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10"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自由文本，地块名称必填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7" w:hRule="atLeast"/>
          <w:jc w:val="center"/>
        </w:trPr>
        <w:tc>
          <w:tcPr>
            <w:tcW w:w="286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2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GONGGAOTITLE</w:t>
            </w:r>
          </w:p>
        </w:tc>
        <w:tc>
          <w:tcPr>
            <w:tcW w:w="17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C..ul</w:t>
            </w:r>
          </w:p>
        </w:tc>
        <w:tc>
          <w:tcPr>
            <w:tcW w:w="92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10"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LAND_HFGGFROM</w:t>
            </w:r>
          </w:p>
        </w:tc>
        <w:tc>
          <w:tcPr>
            <w:tcW w:w="175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2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10"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LAND_HFGGTO</w:t>
            </w:r>
          </w:p>
        </w:tc>
        <w:tc>
          <w:tcPr>
            <w:tcW w:w="175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750"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C..ul</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lang w:bidi="en-US"/>
              </w:rPr>
              <w:t>自由文本；业务需要</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原公告开始时间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FORMERLAND_HFGGFROM</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原公告截止时间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FORMERLAND_HFGGTO</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原报名开始时间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FORMERLAND_BAOMINGSTART</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原报名截止时间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FORMERLAND_BAOMINGEND</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原挂牌开始时间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FORMERLAND_GUAPAISTART</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原挂牌截止时间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FORMERLAND_GUAPAIEND</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原保证金截止时间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FORMERLAND_BZJEND</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lang w:bidi="en-US"/>
              </w:rPr>
              <w:t>单位为秒</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原延时竞价时段</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FORMERYANSHI</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highlight w:val="none"/>
              </w:rPr>
              <w:t>N</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整数；业务需要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原询问期时长</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FORMERXUNWEN</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highlight w:val="none"/>
              </w:rPr>
              <w:t>N</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整数；业务需要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报名开始时间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LAND_BAOMINGSTART</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报名截止时间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LAND_BAOMINGEND</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挂牌开始时间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LAND_GUAPAISTART</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挂牌截止时间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LAND_GUAPAIEND</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保证金截止时间</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LAND_BZJEND</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延时竞价时段</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YANSHI</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highlight w:val="none"/>
              </w:rPr>
              <w:t>N</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highlight w:val="none"/>
              </w:rPr>
              <w:t>整数；</w:t>
            </w:r>
            <w:r>
              <w:rPr>
                <w:rFonts w:hint="eastAsia" w:ascii="宋体" w:hAnsi="宋体" w:cs="宋体"/>
                <w:color w:val="auto"/>
                <w:szCs w:val="21"/>
                <w:highlight w:val="none"/>
                <w:lang w:bidi="en-US"/>
              </w:rPr>
              <w:t>单位为秒</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询问期时长</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XUNWEN</w:t>
            </w:r>
          </w:p>
        </w:tc>
        <w:tc>
          <w:tcPr>
            <w:tcW w:w="1750" w:type="dxa"/>
            <w:vAlign w:val="center"/>
          </w:tcPr>
          <w:p>
            <w:pPr>
              <w:widowControl/>
              <w:jc w:val="center"/>
              <w:rPr>
                <w:rFonts w:ascii="宋体" w:hAnsi="宋体" w:cs="宋体"/>
                <w:color w:val="auto"/>
                <w:highlight w:val="none"/>
              </w:rPr>
            </w:pPr>
            <w:r>
              <w:rPr>
                <w:rFonts w:hint="eastAsia" w:ascii="宋体" w:hAnsi="宋体" w:cs="宋体"/>
                <w:color w:val="auto"/>
                <w:highlight w:val="none"/>
              </w:rPr>
              <w:t>N</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lang w:bidi="en-US"/>
              </w:rPr>
            </w:pPr>
            <w:r>
              <w:rPr>
                <w:rFonts w:hint="eastAsia" w:ascii="宋体" w:hAnsi="宋体" w:cs="宋体"/>
                <w:color w:val="auto"/>
                <w:highlight w:val="none"/>
              </w:rPr>
              <w:t>整数；</w:t>
            </w:r>
            <w:r>
              <w:rPr>
                <w:rFonts w:hint="eastAsia" w:ascii="宋体" w:hAnsi="宋体" w:cs="宋体"/>
                <w:color w:val="auto"/>
                <w:szCs w:val="21"/>
                <w:highlight w:val="none"/>
                <w:lang w:bidi="en-US"/>
              </w:rPr>
              <w:t>单位为分钟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jc w:val="center"/>
              <w:rPr>
                <w:rFonts w:ascii="宋体" w:hAnsi="宋体" w:cs="宋体"/>
                <w:color w:val="auto"/>
                <w:szCs w:val="21"/>
                <w:highlight w:val="none"/>
              </w:rPr>
            </w:pPr>
            <w:bookmarkStart w:id="872" w:name="_Toc18551"/>
            <w:bookmarkStart w:id="873" w:name="_Toc27194_WPSOffice_Level3"/>
            <w:r>
              <w:rPr>
                <w:rFonts w:hint="eastAsia" w:ascii="宋体" w:hAnsi="宋体" w:cs="宋体"/>
                <w:color w:val="auto"/>
                <w:szCs w:val="21"/>
                <w:highlight w:val="none"/>
              </w:rPr>
              <w:t>来源交易系统</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6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5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终止公告</w:t>
      </w:r>
      <w:bookmarkEnd w:id="872"/>
      <w:bookmarkEnd w:id="873"/>
    </w:p>
    <w:tbl>
      <w:tblPr>
        <w:tblStyle w:val="13"/>
        <w:tblW w:w="1431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43"/>
        <w:gridCol w:w="3110"/>
        <w:gridCol w:w="1740"/>
        <w:gridCol w:w="930"/>
        <w:gridCol w:w="569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843"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1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3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95"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95"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自由文本，可以是数字和字母的组合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LAND_NAME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95"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自由文本，地块名称必填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5"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GONGGAOTITLE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95"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LAND_ZZGGFROM</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95"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LAND_ZZGGTO</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5"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110"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C..ul</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5" w:type="dxa"/>
            <w:vAlign w:val="center"/>
          </w:tcPr>
          <w:p>
            <w:pPr>
              <w:jc w:val="left"/>
              <w:rPr>
                <w:rFonts w:ascii="宋体" w:hAnsi="宋体" w:cs="宋体"/>
                <w:color w:val="auto"/>
                <w:szCs w:val="21"/>
                <w:highlight w:val="none"/>
                <w:lang w:bidi="en-US"/>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vAlign w:val="center"/>
          </w:tcPr>
          <w:p>
            <w:pPr>
              <w:jc w:val="center"/>
              <w:rPr>
                <w:rFonts w:ascii="宋体" w:hAnsi="宋体" w:cs="宋体"/>
                <w:color w:val="auto"/>
                <w:szCs w:val="21"/>
                <w:highlight w:val="none"/>
              </w:rPr>
            </w:pPr>
            <w:bookmarkStart w:id="874" w:name="_Toc17941"/>
            <w:bookmarkStart w:id="875" w:name="_Toc22398_WPSOffice_Level3"/>
            <w:bookmarkStart w:id="876" w:name="_Hlk77172148"/>
            <w:r>
              <w:rPr>
                <w:rFonts w:hint="eastAsia" w:ascii="宋体" w:hAnsi="宋体" w:cs="宋体"/>
                <w:color w:val="auto"/>
                <w:szCs w:val="21"/>
                <w:highlight w:val="none"/>
              </w:rPr>
              <w:t>来源交易系统</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5"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地块报名查看</w:t>
      </w:r>
      <w:bookmarkEnd w:id="874"/>
      <w:bookmarkEnd w:id="875"/>
    </w:p>
    <w:bookmarkEnd w:id="876"/>
    <w:tbl>
      <w:tblPr>
        <w:tblStyle w:val="13"/>
        <w:tblW w:w="1429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30"/>
        <w:gridCol w:w="3110"/>
        <w:gridCol w:w="1740"/>
        <w:gridCol w:w="930"/>
        <w:gridCol w:w="568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83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1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3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82"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2"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8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LAND_NAME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C..200</w:t>
            </w:r>
          </w:p>
        </w:tc>
        <w:tc>
          <w:tcPr>
            <w:tcW w:w="9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2"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自由文本，地块名称必填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竞买号</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JINGMAI_NUM</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报名日期</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ENROLL_TIME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保证金缴纳状态</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BZJSTATUS</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参考3.3.</w:t>
            </w:r>
            <w:r>
              <w:rPr>
                <w:rFonts w:hint="eastAsia" w:ascii="宋体" w:hAnsi="宋体" w:cs="宋体"/>
                <w:color w:val="auto"/>
                <w:szCs w:val="21"/>
                <w:highlight w:val="none"/>
                <w:lang w:val="en-US" w:eastAsia="zh-CN" w:bidi="en-US"/>
              </w:rPr>
              <w:t>6</w:t>
            </w:r>
            <w:r>
              <w:rPr>
                <w:rFonts w:hint="eastAsia" w:ascii="宋体" w:hAnsi="宋体" w:cs="宋体"/>
                <w:color w:val="auto"/>
                <w:szCs w:val="21"/>
                <w:highlight w:val="none"/>
                <w:lang w:bidi="en-US"/>
              </w:rPr>
              <w:t>保证金缴纳状态</w:t>
            </w:r>
            <w:r>
              <w:rPr>
                <w:rFonts w:hint="eastAsia" w:ascii="宋体" w:hAnsi="宋体" w:cs="宋体"/>
                <w:color w:val="auto"/>
                <w:szCs w:val="21"/>
                <w:highlight w:val="none"/>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30" w:type="dxa"/>
            <w:vAlign w:val="center"/>
          </w:tcPr>
          <w:p>
            <w:pPr>
              <w:jc w:val="center"/>
              <w:rPr>
                <w:rFonts w:ascii="宋体" w:hAnsi="宋体" w:cs="宋体"/>
                <w:color w:val="auto"/>
                <w:szCs w:val="21"/>
                <w:highlight w:val="none"/>
              </w:rPr>
            </w:pPr>
            <w:bookmarkStart w:id="877" w:name="_Toc10123_WPSOffice_Level3"/>
            <w:bookmarkStart w:id="878" w:name="_Toc3975"/>
            <w:r>
              <w:rPr>
                <w:rFonts w:hint="eastAsia" w:ascii="宋体" w:hAnsi="宋体" w:cs="宋体"/>
                <w:color w:val="auto"/>
                <w:szCs w:val="21"/>
                <w:highlight w:val="none"/>
              </w:rPr>
              <w:t>来源交易系统</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2"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挂牌底价</w:t>
      </w:r>
      <w:bookmarkEnd w:id="877"/>
      <w:bookmarkEnd w:id="878"/>
    </w:p>
    <w:tbl>
      <w:tblPr>
        <w:tblStyle w:val="13"/>
        <w:tblW w:w="1431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70"/>
        <w:gridCol w:w="3110"/>
        <w:gridCol w:w="1740"/>
        <w:gridCol w:w="921"/>
        <w:gridCol w:w="567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1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21" w:type="dxa"/>
            <w:shd w:val="clear" w:color="auto" w:fill="A4A4A4" w:themeFill="background1" w:themeFillShade="A5"/>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72" w:type="dxa"/>
            <w:shd w:val="clear" w:color="auto" w:fill="A4A4A4" w:themeFill="background1" w:themeFillShade="A5"/>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21"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自由文本，可以是数字和字母的组合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LAND_NAME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21"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自由文本，地块名称必填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21"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底价</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LANDDIJIA</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21"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单位：万元</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大写</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CAPITAL</w:t>
            </w:r>
          </w:p>
        </w:tc>
        <w:tc>
          <w:tcPr>
            <w:tcW w:w="174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1"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否</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底价提交人</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DIJIE_COMMITMAN</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C..50</w:t>
            </w:r>
          </w:p>
        </w:tc>
        <w:tc>
          <w:tcPr>
            <w:tcW w:w="921"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szCs w:val="21"/>
                <w:highlight w:val="none"/>
              </w:rPr>
            </w:pPr>
            <w:bookmarkStart w:id="879" w:name="_Toc4545"/>
            <w:bookmarkStart w:id="880" w:name="_Toc5122_WPSOffice_Level3"/>
            <w:r>
              <w:rPr>
                <w:rFonts w:hint="eastAsia" w:ascii="宋体" w:hAnsi="宋体" w:cs="宋体"/>
                <w:color w:val="auto"/>
                <w:szCs w:val="21"/>
                <w:highlight w:val="none"/>
              </w:rPr>
              <w:t>底价提交价格</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DIJIE_PRIICE</w:t>
            </w:r>
          </w:p>
        </w:tc>
        <w:tc>
          <w:tcPr>
            <w:tcW w:w="174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21"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否</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单位：万元</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底价提交日期</w:t>
            </w:r>
          </w:p>
        </w:tc>
        <w:tc>
          <w:tcPr>
            <w:tcW w:w="3110"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DIJIA_DATE</w:t>
            </w:r>
          </w:p>
        </w:tc>
        <w:tc>
          <w:tcPr>
            <w:tcW w:w="174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21"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否</w:t>
            </w:r>
          </w:p>
        </w:tc>
        <w:tc>
          <w:tcPr>
            <w:tcW w:w="5672"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11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2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shd w:val="clear" w:color="auto" w:fill="auto"/>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7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1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21" w:type="dxa"/>
            <w:shd w:val="clear" w:color="auto" w:fill="auto"/>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shd w:val="clear" w:color="auto" w:fill="auto"/>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结果通知书</w:t>
      </w:r>
      <w:bookmarkEnd w:id="879"/>
      <w:bookmarkEnd w:id="880"/>
    </w:p>
    <w:tbl>
      <w:tblPr>
        <w:tblStyle w:val="13"/>
        <w:tblW w:w="1425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44"/>
        <w:gridCol w:w="3110"/>
        <w:gridCol w:w="1740"/>
        <w:gridCol w:w="920"/>
        <w:gridCol w:w="564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844"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1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2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45"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2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45"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自由文本，可以是数字和字母的组合；业务需要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11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LAND_NAME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C..200</w:t>
            </w:r>
          </w:p>
        </w:tc>
        <w:tc>
          <w:tcPr>
            <w:tcW w:w="92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45"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自由文本，地块名称必填</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10" w:type="dxa"/>
            <w:vAlign w:val="center"/>
          </w:tcPr>
          <w:p>
            <w:pPr>
              <w:widowControl/>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2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起始价</w:t>
            </w:r>
          </w:p>
        </w:tc>
        <w:tc>
          <w:tcPr>
            <w:tcW w:w="3110" w:type="dxa"/>
            <w:vAlign w:val="center"/>
          </w:tcPr>
          <w:p>
            <w:pPr>
              <w:widowControl/>
              <w:jc w:val="center"/>
              <w:rPr>
                <w:rFonts w:ascii="宋体" w:hAnsi="宋体" w:cs="宋体"/>
                <w:color w:val="auto"/>
                <w:highlight w:val="none"/>
              </w:rPr>
            </w:pPr>
            <w:r>
              <w:rPr>
                <w:rFonts w:hint="eastAsia" w:ascii="宋体" w:hAnsi="宋体" w:cs="宋体"/>
                <w:color w:val="auto"/>
                <w:highlight w:val="none"/>
              </w:rPr>
              <w:t>LAND_QISHIPRICE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2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5" w:type="dxa"/>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单位默认万元</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交易方式</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JIAOYIFNAGSHI</w:t>
            </w:r>
          </w:p>
        </w:tc>
        <w:tc>
          <w:tcPr>
            <w:tcW w:w="1740"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rPr>
              <w:t>拍卖、挂牌或协议出让；</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8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成交价格</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CHENGJIAOPRICE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单位：万元；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底价</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DIJIA</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单位：万元；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CHENGJIAODANWEINAME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成交单位联系人</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LIANXIREN</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成交联系电话</w:t>
            </w:r>
          </w:p>
        </w:tc>
        <w:tc>
          <w:tcPr>
            <w:tcW w:w="311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PHONE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C11</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jc w:val="center"/>
              <w:rPr>
                <w:rFonts w:ascii="宋体" w:hAnsi="宋体" w:cs="宋体"/>
                <w:color w:val="auto"/>
                <w:szCs w:val="21"/>
                <w:highlight w:val="none"/>
              </w:rPr>
            </w:pPr>
            <w:bookmarkStart w:id="881" w:name="_Toc3123_WPSOffice_Level3"/>
            <w:bookmarkStart w:id="882" w:name="_Toc16147"/>
            <w:r>
              <w:rPr>
                <w:rFonts w:hint="eastAsia" w:ascii="宋体" w:hAnsi="宋体" w:cs="宋体"/>
                <w:color w:val="auto"/>
                <w:szCs w:val="21"/>
                <w:highlight w:val="none"/>
              </w:rPr>
              <w:t>来源交易系统</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4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1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2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5"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成交确认书</w:t>
      </w:r>
      <w:bookmarkEnd w:id="881"/>
      <w:bookmarkEnd w:id="882"/>
    </w:p>
    <w:tbl>
      <w:tblPr>
        <w:tblStyle w:val="13"/>
        <w:tblW w:w="1419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800"/>
        <w:gridCol w:w="3093"/>
        <w:gridCol w:w="1740"/>
        <w:gridCol w:w="930"/>
        <w:gridCol w:w="563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80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93"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3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3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093"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30"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可以是数字和字母的组合；业务需要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80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地块名称</w:t>
            </w:r>
          </w:p>
        </w:tc>
        <w:tc>
          <w:tcPr>
            <w:tcW w:w="3093"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LAND_NAME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C..200</w:t>
            </w:r>
          </w:p>
        </w:tc>
        <w:tc>
          <w:tcPr>
            <w:tcW w:w="9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30"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w:t>
            </w:r>
            <w:r>
              <w:rPr>
                <w:rFonts w:hint="eastAsia" w:ascii="宋体" w:hAnsi="宋体" w:cs="宋体"/>
                <w:color w:val="auto"/>
                <w:kern w:val="0"/>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3"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交易方式</w:t>
            </w:r>
          </w:p>
        </w:tc>
        <w:tc>
          <w:tcPr>
            <w:tcW w:w="3093"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JIAOYIFANGSHI</w:t>
            </w:r>
          </w:p>
        </w:tc>
        <w:tc>
          <w:tcPr>
            <w:tcW w:w="174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30"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rPr>
              <w:t>拍卖、挂牌或协议出让；</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起始价</w:t>
            </w:r>
          </w:p>
        </w:tc>
        <w:tc>
          <w:tcPr>
            <w:tcW w:w="3093"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QISHIPRICE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30"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单位：万元；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80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出让人名称</w:t>
            </w:r>
          </w:p>
        </w:tc>
        <w:tc>
          <w:tcPr>
            <w:tcW w:w="3093"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CHURANGREN</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kern w:val="0"/>
                <w:szCs w:val="21"/>
                <w:highlight w:val="none"/>
                <w:lang w:eastAsia="zh-CN"/>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成交价格</w:t>
            </w:r>
          </w:p>
        </w:tc>
        <w:tc>
          <w:tcPr>
            <w:tcW w:w="309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CHENGJIAOPRICE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单位：万元；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底价</w:t>
            </w:r>
          </w:p>
        </w:tc>
        <w:tc>
          <w:tcPr>
            <w:tcW w:w="309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DIJIA</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单位：万元；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w:t>
            </w:r>
          </w:p>
        </w:tc>
        <w:tc>
          <w:tcPr>
            <w:tcW w:w="309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CHENGJIAODANWEINAME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kern w:val="0"/>
                <w:szCs w:val="21"/>
                <w:highlight w:val="none"/>
                <w:lang w:eastAsia="zh-CN"/>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成交单位联系人</w:t>
            </w:r>
          </w:p>
        </w:tc>
        <w:tc>
          <w:tcPr>
            <w:tcW w:w="309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LIANXIREN</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30"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kern w:val="0"/>
                <w:szCs w:val="21"/>
                <w:highlight w:val="none"/>
                <w:lang w:eastAsia="zh-CN"/>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成交联系电话</w:t>
            </w:r>
          </w:p>
        </w:tc>
        <w:tc>
          <w:tcPr>
            <w:tcW w:w="309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PHONE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C11</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成交单位地址</w:t>
            </w:r>
          </w:p>
        </w:tc>
        <w:tc>
          <w:tcPr>
            <w:tcW w:w="309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ADDRESS</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bookmarkStart w:id="883" w:name="_Toc27661"/>
            <w:bookmarkStart w:id="884" w:name="_Toc12433_WPSOffice_Level3"/>
            <w:r>
              <w:rPr>
                <w:rFonts w:hint="eastAsia" w:ascii="宋体" w:hAnsi="宋体" w:cs="宋体"/>
                <w:color w:val="auto"/>
                <w:szCs w:val="21"/>
                <w:highlight w:val="none"/>
              </w:rPr>
              <w:t>来源交易系统</w:t>
            </w:r>
          </w:p>
        </w:tc>
        <w:tc>
          <w:tcPr>
            <w:tcW w:w="30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8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30"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流拍流挂公告</w:t>
      </w:r>
      <w:bookmarkEnd w:id="883"/>
      <w:bookmarkEnd w:id="884"/>
      <w:r>
        <w:rPr>
          <w:rFonts w:hint="eastAsia" w:ascii="宋体" w:hAnsi="宋体" w:cs="宋体"/>
          <w:color w:val="auto"/>
          <w:highlight w:val="none"/>
        </w:rPr>
        <w:t xml:space="preserve"> </w:t>
      </w:r>
    </w:p>
    <w:tbl>
      <w:tblPr>
        <w:tblStyle w:val="13"/>
        <w:tblW w:w="14161"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81"/>
        <w:gridCol w:w="3094"/>
        <w:gridCol w:w="1740"/>
        <w:gridCol w:w="930"/>
        <w:gridCol w:w="561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shd w:val="clear" w:color="auto" w:fill="AEAAAA" w:themeFill="background2" w:themeFillShade="BF"/>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94" w:type="dxa"/>
            <w:shd w:val="clear" w:color="auto" w:fill="AEAAAA" w:themeFill="background2" w:themeFillShade="BF"/>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EAAAA" w:themeFill="background2" w:themeFillShade="BF"/>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30" w:type="dxa"/>
            <w:shd w:val="clear" w:color="auto" w:fill="AEAAAA" w:themeFill="background2" w:themeFillShade="BF"/>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16" w:type="dxa"/>
            <w:shd w:val="clear" w:color="auto" w:fill="AEAAAA" w:themeFill="background2" w:themeFillShade="BF"/>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地块编号</w:t>
            </w:r>
          </w:p>
        </w:tc>
        <w:tc>
          <w:tcPr>
            <w:tcW w:w="3094"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highlight w:val="none"/>
              </w:rPr>
              <w:t>LAND_CODE</w:t>
            </w:r>
          </w:p>
        </w:tc>
        <w:tc>
          <w:tcPr>
            <w:tcW w:w="174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C..500</w:t>
            </w:r>
          </w:p>
        </w:tc>
        <w:tc>
          <w:tcPr>
            <w:tcW w:w="930" w:type="dxa"/>
            <w:shd w:val="clear" w:color="auto" w:fill="auto"/>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16"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自由文本，可以是数字和字母的组合；业务需要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地块名称</w:t>
            </w:r>
          </w:p>
        </w:tc>
        <w:tc>
          <w:tcPr>
            <w:tcW w:w="3094"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LAND_NAME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16" w:type="dxa"/>
            <w:shd w:val="clear" w:color="auto" w:fill="auto"/>
            <w:vAlign w:val="center"/>
          </w:tcPr>
          <w:p>
            <w:pPr>
              <w:jc w:val="left"/>
              <w:rPr>
                <w:rFonts w:ascii="宋体" w:hAnsi="宋体" w:cs="宋体"/>
                <w:color w:val="auto"/>
                <w:kern w:val="0"/>
                <w:szCs w:val="21"/>
                <w:highlight w:val="none"/>
              </w:rPr>
            </w:pPr>
            <w:r>
              <w:rPr>
                <w:rFonts w:hint="eastAsia" w:ascii="宋体" w:hAnsi="宋体" w:cs="宋体"/>
                <w:color w:val="auto"/>
                <w:kern w:val="0"/>
                <w:szCs w:val="21"/>
                <w:highlight w:val="none"/>
              </w:rPr>
              <w:t>自由文本，地块名称必填</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4"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16" w:type="dxa"/>
            <w:shd w:val="clear" w:color="auto" w:fill="auto"/>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094"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LAND_NOTICE</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16"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094" w:type="dxa"/>
            <w:shd w:val="clear" w:color="auto" w:fill="auto"/>
            <w:vAlign w:val="center"/>
          </w:tcPr>
          <w:p>
            <w:pPr>
              <w:widowControl/>
              <w:jc w:val="center"/>
              <w:rPr>
                <w:rFonts w:ascii="宋体" w:hAnsi="宋体" w:cs="宋体"/>
                <w:color w:val="auto"/>
                <w:highlight w:val="none"/>
              </w:rPr>
            </w:pPr>
            <w:r>
              <w:rPr>
                <w:rFonts w:hint="eastAsia" w:ascii="宋体" w:hAnsi="宋体" w:cs="宋体"/>
                <w:color w:val="auto"/>
                <w:highlight w:val="none"/>
              </w:rPr>
              <w:t>LAND_GGFROM</w:t>
            </w:r>
          </w:p>
        </w:tc>
        <w:tc>
          <w:tcPr>
            <w:tcW w:w="1740" w:type="dxa"/>
            <w:shd w:val="clear" w:color="auto" w:fill="auto"/>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30" w:type="dxa"/>
            <w:shd w:val="clear" w:color="auto" w:fill="auto"/>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16" w:type="dxa"/>
            <w:shd w:val="clear" w:color="auto" w:fill="auto"/>
            <w:vAlign w:val="center"/>
          </w:tcPr>
          <w:p>
            <w:pPr>
              <w:widowControl/>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3094"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LAND_GGTO</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16"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vAlign w:val="center"/>
          </w:tcPr>
          <w:p>
            <w:pPr>
              <w:jc w:val="center"/>
              <w:rPr>
                <w:rFonts w:ascii="宋体" w:hAnsi="宋体" w:cs="宋体"/>
                <w:color w:val="auto"/>
                <w:szCs w:val="21"/>
                <w:highlight w:val="none"/>
              </w:rPr>
            </w:pPr>
            <w:bookmarkStart w:id="885" w:name="_Toc522354586"/>
            <w:bookmarkStart w:id="886" w:name="_Toc517973987"/>
            <w:bookmarkStart w:id="887" w:name="_Toc2247414"/>
            <w:bookmarkStart w:id="888" w:name="_Toc10184"/>
            <w:bookmarkStart w:id="889" w:name="_Toc456856467"/>
            <w:bookmarkStart w:id="890" w:name="_Toc30731"/>
            <w:bookmarkStart w:id="891" w:name="_Toc500"/>
            <w:bookmarkStart w:id="892" w:name="_Toc12622"/>
            <w:bookmarkStart w:id="893" w:name="_Toc15350"/>
            <w:bookmarkStart w:id="894" w:name="_Hlk77172393"/>
            <w:r>
              <w:rPr>
                <w:rFonts w:hint="eastAsia" w:ascii="宋体" w:hAnsi="宋体" w:cs="宋体"/>
                <w:color w:val="auto"/>
                <w:szCs w:val="21"/>
                <w:highlight w:val="none"/>
              </w:rPr>
              <w:t>公告内容</w:t>
            </w:r>
          </w:p>
        </w:tc>
        <w:tc>
          <w:tcPr>
            <w:tcW w:w="3094"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740" w:type="dxa"/>
            <w:vAlign w:val="center"/>
          </w:tcPr>
          <w:p>
            <w:pPr>
              <w:widowControl/>
              <w:jc w:val="center"/>
              <w:rPr>
                <w:rFonts w:hint="default"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rPr>
              <w:t>C..</w:t>
            </w:r>
            <w:r>
              <w:rPr>
                <w:rFonts w:hint="eastAsia" w:ascii="宋体" w:hAnsi="宋体" w:cs="宋体"/>
                <w:color w:val="auto"/>
                <w:kern w:val="0"/>
                <w:szCs w:val="21"/>
                <w:highlight w:val="none"/>
                <w:lang w:val="en-US" w:eastAsia="zh-CN"/>
              </w:rPr>
              <w:t>ul</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16"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vAlign w:val="center"/>
          </w:tcPr>
          <w:p>
            <w:pPr>
              <w:jc w:val="center"/>
              <w:rPr>
                <w:rFonts w:ascii="宋体" w:hAnsi="宋体" w:cs="宋体"/>
                <w:color w:val="auto"/>
                <w:szCs w:val="21"/>
                <w:highlight w:val="none"/>
              </w:rPr>
            </w:pPr>
            <w:bookmarkStart w:id="895" w:name="_Toc4987"/>
            <w:bookmarkStart w:id="896" w:name="_Toc2968_WPSOffice_Level3"/>
            <w:r>
              <w:rPr>
                <w:rFonts w:hint="eastAsia" w:ascii="宋体" w:hAnsi="宋体" w:cs="宋体"/>
                <w:color w:val="auto"/>
                <w:szCs w:val="21"/>
                <w:highlight w:val="none"/>
              </w:rPr>
              <w:t>来源交易系统</w:t>
            </w:r>
          </w:p>
        </w:tc>
        <w:tc>
          <w:tcPr>
            <w:tcW w:w="309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1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16"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
          <w:numId w:val="1"/>
        </w:numPr>
        <w:spacing w:line="240" w:lineRule="auto"/>
        <w:rPr>
          <w:rFonts w:ascii="宋体" w:hAnsi="宋体" w:cs="宋体"/>
          <w:color w:val="auto"/>
          <w:highlight w:val="none"/>
        </w:rPr>
      </w:pPr>
      <w:r>
        <w:rPr>
          <w:rFonts w:hint="eastAsia" w:ascii="宋体" w:hAnsi="宋体" w:cs="宋体"/>
          <w:color w:val="auto"/>
          <w:highlight w:val="none"/>
        </w:rPr>
        <w:t>成交</w:t>
      </w:r>
      <w:bookmarkEnd w:id="885"/>
      <w:bookmarkEnd w:id="886"/>
      <w:bookmarkEnd w:id="887"/>
      <w:bookmarkEnd w:id="888"/>
      <w:bookmarkEnd w:id="889"/>
      <w:bookmarkEnd w:id="890"/>
      <w:bookmarkEnd w:id="891"/>
      <w:bookmarkEnd w:id="892"/>
      <w:bookmarkEnd w:id="893"/>
      <w:bookmarkEnd w:id="895"/>
      <w:bookmarkEnd w:id="896"/>
      <w:r>
        <w:rPr>
          <w:rFonts w:hint="eastAsia" w:ascii="宋体" w:hAnsi="宋体" w:cs="宋体"/>
          <w:color w:val="auto"/>
          <w:highlight w:val="none"/>
        </w:rPr>
        <w:t>结果公示</w:t>
      </w:r>
    </w:p>
    <w:bookmarkEnd w:id="894"/>
    <w:tbl>
      <w:tblPr>
        <w:tblStyle w:val="13"/>
        <w:tblW w:w="1411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71"/>
        <w:gridCol w:w="3078"/>
        <w:gridCol w:w="1740"/>
        <w:gridCol w:w="930"/>
        <w:gridCol w:w="5591"/>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77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78"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3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591"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成交宗地标示</w:t>
            </w:r>
          </w:p>
        </w:tc>
        <w:tc>
          <w:tcPr>
            <w:tcW w:w="3078" w:type="dxa"/>
            <w:vAlign w:val="center"/>
          </w:tcPr>
          <w:p>
            <w:pPr>
              <w:widowControl/>
              <w:jc w:val="center"/>
              <w:rPr>
                <w:rFonts w:ascii="宋体" w:hAnsi="宋体" w:cs="宋体"/>
                <w:color w:val="auto"/>
                <w:highlight w:val="none"/>
              </w:rPr>
            </w:pPr>
            <w:r>
              <w:rPr>
                <w:rFonts w:hint="eastAsia" w:ascii="宋体" w:hAnsi="宋体" w:cs="宋体"/>
                <w:color w:val="auto"/>
                <w:highlight w:val="none"/>
              </w:rPr>
              <w:t xml:space="preserve"> DEAL_LAND_CODE                                                                                                </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参考附录B5</w:t>
            </w:r>
            <w:r>
              <w:rPr>
                <w:rFonts w:hint="eastAsia" w:ascii="宋体" w:hAnsi="宋体" w:cs="宋体"/>
                <w:color w:val="auto"/>
                <w:highlight w:val="none"/>
              </w:rPr>
              <w:t>附件关联标识号（GUID/UUID）；对应V</w:t>
            </w:r>
            <w:r>
              <w:rPr>
                <w:rFonts w:hint="eastAsia" w:ascii="宋体" w:hAnsi="宋体" w:cs="宋体"/>
                <w:color w:val="auto"/>
                <w:highlight w:val="none"/>
              </w:rPr>
              <w:pgNum/>
            </w:r>
            <w:r>
              <w:rPr>
                <w:rFonts w:hint="eastAsia" w:ascii="宋体" w:hAnsi="宋体" w:cs="宋体"/>
                <w:color w:val="auto"/>
                <w:highlight w:val="none"/>
              </w:rPr>
              <w:t>1.0的成交公示GUID；</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地块编号</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LAND_CODE                             </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自由文本，可以是数字和字母的组合；业务需要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地块名称</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LAND_NAME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C..200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UNIFIED_DEAL_CODE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C40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成交公示标题</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ANNOUNCEMENT_TITLE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公示开始时间</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PUBLISHING_TIME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成交公示内容</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ANNOUNCEMENT_CONNECT</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C..ul</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成交单位</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CHENGJIA_UNIT</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C..50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中标价格</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ZHONGBIAO_PRICE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N..18,2</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91"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91"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rPr>
          <w:rFonts w:ascii="宋体" w:hAnsi="宋体" w:cs="宋体"/>
          <w:color w:val="auto"/>
          <w:highlight w:val="none"/>
        </w:rPr>
      </w:pPr>
    </w:p>
    <w:p>
      <w:pPr>
        <w:pStyle w:val="3"/>
        <w:spacing w:line="240" w:lineRule="auto"/>
        <w:ind w:left="283" w:hanging="283"/>
        <w:rPr>
          <w:rFonts w:ascii="宋体" w:hAnsi="宋体" w:cs="宋体"/>
          <w:color w:val="auto"/>
          <w:highlight w:val="none"/>
        </w:rPr>
      </w:pPr>
      <w:bookmarkStart w:id="897" w:name="_Toc25321_WPSOffice_Level2"/>
      <w:bookmarkStart w:id="898" w:name="_Toc170"/>
      <w:bookmarkStart w:id="899" w:name="_Toc27279"/>
      <w:bookmarkStart w:id="900" w:name="_Toc25524_WPSOffice_Level2"/>
      <w:r>
        <w:rPr>
          <w:rFonts w:hint="eastAsia" w:ascii="宋体" w:hAnsi="宋体" w:cs="宋体"/>
          <w:color w:val="auto"/>
          <w:highlight w:val="none"/>
        </w:rPr>
        <w:t>电子竞价</w:t>
      </w:r>
      <w:bookmarkEnd w:id="897"/>
      <w:bookmarkEnd w:id="898"/>
      <w:bookmarkEnd w:id="899"/>
      <w:bookmarkEnd w:id="900"/>
    </w:p>
    <w:p>
      <w:pPr>
        <w:pStyle w:val="4"/>
        <w:numPr>
          <w:ilvl w:val="2"/>
          <w:numId w:val="1"/>
        </w:numPr>
        <w:spacing w:line="240" w:lineRule="auto"/>
        <w:rPr>
          <w:rFonts w:ascii="宋体" w:hAnsi="宋体" w:cs="宋体"/>
          <w:color w:val="auto"/>
          <w:highlight w:val="none"/>
        </w:rPr>
      </w:pPr>
      <w:bookmarkStart w:id="901" w:name="_Toc5450_WPSOffice_Level3"/>
      <w:bookmarkStart w:id="902" w:name="_Toc13290"/>
      <w:bookmarkStart w:id="903" w:name="_Hlk77172794"/>
      <w:r>
        <w:rPr>
          <w:rFonts w:hint="eastAsia" w:ascii="宋体" w:hAnsi="宋体" w:cs="宋体"/>
          <w:color w:val="auto"/>
          <w:highlight w:val="none"/>
        </w:rPr>
        <w:t>设定竞价规则</w:t>
      </w:r>
      <w:bookmarkEnd w:id="901"/>
      <w:bookmarkEnd w:id="902"/>
      <w:r>
        <w:rPr>
          <w:rFonts w:hint="eastAsia" w:ascii="宋体" w:hAnsi="宋体" w:cs="宋体"/>
          <w:color w:val="auto"/>
          <w:highlight w:val="none"/>
        </w:rPr>
        <w:t xml:space="preserve"> </w:t>
      </w:r>
    </w:p>
    <w:bookmarkEnd w:id="903"/>
    <w:tbl>
      <w:tblPr>
        <w:tblStyle w:val="13"/>
        <w:tblW w:w="1409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771"/>
        <w:gridCol w:w="3073"/>
        <w:gridCol w:w="1740"/>
        <w:gridCol w:w="930"/>
        <w:gridCol w:w="55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77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73"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4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3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585"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地块编号</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LAND_CODE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自由文本，可以是数字和字母的组合；业务需要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地块名称</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LAND_NAME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73" w:type="dxa"/>
            <w:vAlign w:val="center"/>
          </w:tcPr>
          <w:p>
            <w:pPr>
              <w:jc w:val="center"/>
              <w:rPr>
                <w:rFonts w:ascii="宋体" w:hAnsi="宋体" w:cs="宋体"/>
                <w:color w:val="auto"/>
                <w:highlight w:val="none"/>
              </w:rPr>
            </w:pPr>
            <w:r>
              <w:rPr>
                <w:rFonts w:hint="eastAsia" w:ascii="宋体" w:hAnsi="宋体" w:cs="宋体"/>
                <w:color w:val="auto"/>
                <w:kern w:val="0"/>
                <w:highlight w:val="none"/>
              </w:rPr>
              <w:t>UNIFIED_DEAL_CODE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rPr>
              <w:t>参考附录B 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竞价开始时间</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START_TIME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竞价结束时间</w:t>
            </w:r>
          </w:p>
        </w:tc>
        <w:tc>
          <w:tcPr>
            <w:tcW w:w="307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END_TIME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询问期时长</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INQUIRY_PERIOD_LENGTH</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单位：分钟；</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竞价延时时段</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BIDDING_DELAY_PERIOD</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单位：秒；</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起始价</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STARTING_PRICE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单位：万元；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加价幅度</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BIDDING_STEP_VALUE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当</w:t>
            </w:r>
            <w:r>
              <w:rPr>
                <w:rFonts w:hint="eastAsia" w:ascii="宋体" w:hAnsi="宋体" w:cs="宋体"/>
                <w:color w:val="auto"/>
                <w:szCs w:val="21"/>
                <w:highlight w:val="none"/>
                <w:lang w:bidi="en-US"/>
              </w:rPr>
              <w:t>步长类型选择</w:t>
            </w:r>
            <w:r>
              <w:rPr>
                <w:rFonts w:hint="eastAsia" w:ascii="宋体" w:hAnsi="宋体" w:cs="宋体"/>
                <w:color w:val="auto"/>
                <w:szCs w:val="21"/>
                <w:highlight w:val="none"/>
                <w:lang w:val="en-US" w:eastAsia="zh-CN" w:bidi="en-US"/>
              </w:rPr>
              <w:t>为</w:t>
            </w:r>
            <w:r>
              <w:rPr>
                <w:rFonts w:hint="eastAsia" w:ascii="宋体" w:hAnsi="宋体" w:cs="宋体"/>
                <w:color w:val="auto"/>
                <w:szCs w:val="21"/>
                <w:highlight w:val="none"/>
                <w:lang w:bidi="en-US"/>
              </w:rPr>
              <w:t>可变步长</w:t>
            </w:r>
            <w:r>
              <w:rPr>
                <w:rFonts w:hint="eastAsia" w:ascii="宋体" w:hAnsi="宋体" w:cs="宋体"/>
                <w:color w:val="auto"/>
                <w:szCs w:val="21"/>
                <w:highlight w:val="none"/>
                <w:lang w:val="en-US" w:eastAsia="zh-CN" w:bidi="en-US"/>
              </w:rPr>
              <w:t>时</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必填</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货币单位</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BIDDING_UNIT</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参考3.3.</w:t>
            </w:r>
            <w:r>
              <w:rPr>
                <w:rFonts w:hint="eastAsia" w:ascii="宋体" w:hAnsi="宋体" w:cs="宋体"/>
                <w:color w:val="auto"/>
                <w:szCs w:val="21"/>
                <w:highlight w:val="none"/>
                <w:lang w:val="en-US" w:eastAsia="zh-CN" w:bidi="en-US"/>
              </w:rPr>
              <w:t>3</w:t>
            </w:r>
            <w:r>
              <w:rPr>
                <w:rFonts w:hint="eastAsia" w:ascii="宋体" w:hAnsi="宋体" w:cs="宋体"/>
                <w:color w:val="auto"/>
                <w:szCs w:val="21"/>
                <w:highlight w:val="none"/>
                <w:lang w:bidi="en-US"/>
              </w:rPr>
              <w:t>竞价货币单位</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加价类型</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STEP_TYPE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参考3.3.</w:t>
            </w:r>
            <w:r>
              <w:rPr>
                <w:rFonts w:hint="eastAsia" w:ascii="宋体" w:hAnsi="宋体" w:cs="宋体"/>
                <w:color w:val="auto"/>
                <w:szCs w:val="21"/>
                <w:highlight w:val="none"/>
                <w:lang w:val="en-US" w:eastAsia="zh-CN" w:bidi="en-US"/>
              </w:rPr>
              <w:t>2</w:t>
            </w:r>
            <w:r>
              <w:rPr>
                <w:rFonts w:hint="eastAsia" w:ascii="宋体" w:hAnsi="宋体" w:cs="宋体"/>
                <w:color w:val="auto"/>
                <w:szCs w:val="21"/>
                <w:highlight w:val="none"/>
                <w:lang w:bidi="en-US"/>
              </w:rPr>
              <w:t>竞价步长类型</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是否允许起始报价</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IS_ALLOWING_STARTING_PRICE_BIDDING</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参考3.3.</w:t>
            </w:r>
            <w:r>
              <w:rPr>
                <w:rFonts w:hint="eastAsia" w:ascii="宋体" w:hAnsi="宋体" w:cs="宋体"/>
                <w:color w:val="auto"/>
                <w:szCs w:val="21"/>
                <w:highlight w:val="none"/>
                <w:lang w:val="en-US" w:eastAsia="zh-CN" w:bidi="en-US"/>
              </w:rPr>
              <w:t>5</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其他描述</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OTHER_INSTRUCTION</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bidi="en-US"/>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是否存在熔断价</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IS_EXISTING_CIRCUIT_BREAKER_PRICE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参考3.3.</w:t>
            </w:r>
            <w:r>
              <w:rPr>
                <w:rFonts w:hint="eastAsia" w:ascii="宋体" w:hAnsi="宋体" w:cs="宋体"/>
                <w:color w:val="auto"/>
                <w:szCs w:val="21"/>
                <w:highlight w:val="none"/>
                <w:lang w:val="en-US" w:eastAsia="zh-CN" w:bidi="en-US"/>
              </w:rPr>
              <w:t>5</w:t>
            </w:r>
            <w:r>
              <w:rPr>
                <w:rFonts w:hint="eastAsia" w:ascii="宋体" w:hAnsi="宋体" w:cs="宋体"/>
                <w:color w:val="auto"/>
                <w:szCs w:val="21"/>
                <w:highlight w:val="none"/>
                <w:lang w:bidi="en-US"/>
              </w:rPr>
              <w:t>是否代码</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熔断价</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CIRCUIT_BREAKER_PRICE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“是否存在熔断价”为“是”时</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必填</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熔断类型</w:t>
            </w:r>
          </w:p>
        </w:tc>
        <w:tc>
          <w:tcPr>
            <w:tcW w:w="307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CIRCUIT_BREAKER_TYPE</w:t>
            </w:r>
          </w:p>
        </w:tc>
        <w:tc>
          <w:tcPr>
            <w:tcW w:w="1740"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585" w:type="dxa"/>
            <w:vAlign w:val="center"/>
          </w:tcPr>
          <w:p>
            <w:pPr>
              <w:jc w:val="left"/>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bidi="en-US"/>
              </w:rPr>
              <w:t>参考3.3.</w:t>
            </w:r>
            <w:r>
              <w:rPr>
                <w:rFonts w:hint="eastAsia" w:ascii="宋体" w:hAnsi="宋体" w:cs="宋体"/>
                <w:color w:val="auto"/>
                <w:szCs w:val="21"/>
                <w:highlight w:val="none"/>
                <w:lang w:val="en-US" w:eastAsia="zh-CN" w:bidi="en-US"/>
              </w:rPr>
              <w:t>4</w:t>
            </w:r>
            <w:r>
              <w:rPr>
                <w:rFonts w:hint="eastAsia" w:ascii="宋体" w:hAnsi="宋体" w:cs="宋体"/>
                <w:color w:val="auto"/>
                <w:szCs w:val="21"/>
                <w:highlight w:val="none"/>
                <w:lang w:bidi="en-US"/>
              </w:rPr>
              <w:t>熔断类型；“是否存在熔断价”为“是”时</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必填</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 xml:space="preserve"> FROM_TRADE_PLAT_CODE</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77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74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585"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rPr>
          <w:rFonts w:ascii="宋体" w:hAnsi="宋体" w:cs="宋体"/>
          <w:color w:val="auto"/>
          <w:highlight w:val="none"/>
        </w:rPr>
      </w:pPr>
    </w:p>
    <w:p>
      <w:pPr>
        <w:pStyle w:val="3"/>
        <w:spacing w:line="240" w:lineRule="auto"/>
        <w:ind w:left="283" w:hanging="283"/>
        <w:rPr>
          <w:rFonts w:ascii="宋体" w:hAnsi="宋体" w:cs="宋体"/>
          <w:color w:val="auto"/>
          <w:highlight w:val="none"/>
        </w:rPr>
      </w:pPr>
      <w:bookmarkStart w:id="904" w:name="_Toc2055"/>
      <w:bookmarkStart w:id="905" w:name="_Toc8853_WPSOffice_Level2"/>
      <w:bookmarkStart w:id="906" w:name="_Toc28227_WPSOffice_Level2"/>
      <w:bookmarkStart w:id="907" w:name="_Toc9183"/>
      <w:r>
        <w:rPr>
          <w:rFonts w:hint="eastAsia" w:ascii="宋体" w:hAnsi="宋体" w:cs="宋体"/>
          <w:color w:val="auto"/>
          <w:highlight w:val="none"/>
        </w:rPr>
        <w:t>代码集</w:t>
      </w:r>
      <w:bookmarkEnd w:id="904"/>
      <w:bookmarkEnd w:id="905"/>
      <w:bookmarkEnd w:id="906"/>
      <w:bookmarkEnd w:id="907"/>
    </w:p>
    <w:p>
      <w:pPr>
        <w:pStyle w:val="4"/>
        <w:numPr>
          <w:ilvl w:val="2"/>
          <w:numId w:val="1"/>
        </w:numPr>
        <w:spacing w:line="240" w:lineRule="auto"/>
        <w:rPr>
          <w:rFonts w:ascii="宋体" w:hAnsi="宋体" w:cs="宋体"/>
          <w:color w:val="auto"/>
          <w:highlight w:val="none"/>
        </w:rPr>
      </w:pPr>
      <w:bookmarkStart w:id="908" w:name="_Toc3663_WPSOffice_Level3"/>
      <w:bookmarkStart w:id="909" w:name="_Toc26455"/>
      <w:r>
        <w:rPr>
          <w:rFonts w:hint="eastAsia" w:ascii="宋体" w:hAnsi="宋体" w:cs="宋体"/>
          <w:color w:val="auto"/>
          <w:highlight w:val="none"/>
        </w:rPr>
        <w:t>招拍挂类型</w:t>
      </w:r>
      <w:bookmarkEnd w:id="908"/>
      <w:bookmarkEnd w:id="909"/>
    </w:p>
    <w:p>
      <w:pPr>
        <w:ind w:firstLine="420" w:firstLineChars="200"/>
        <w:rPr>
          <w:rFonts w:ascii="宋体" w:hAnsi="宋体" w:cs="宋体"/>
          <w:color w:val="auto"/>
          <w:highlight w:val="none"/>
        </w:rPr>
      </w:pPr>
      <w:r>
        <w:rPr>
          <w:rFonts w:hint="eastAsia" w:ascii="宋体" w:hAnsi="宋体" w:cs="宋体"/>
          <w:color w:val="auto"/>
          <w:highlight w:val="none"/>
        </w:rPr>
        <w:t>招拍挂类型代码见下表。</w:t>
      </w:r>
    </w:p>
    <w:p>
      <w:pPr>
        <w:jc w:val="center"/>
        <w:rPr>
          <w:rFonts w:ascii="宋体" w:hAnsi="宋体" w:cs="宋体"/>
          <w:b/>
          <w:color w:val="auto"/>
          <w:highlight w:val="none"/>
        </w:rPr>
      </w:pPr>
      <w:r>
        <w:rPr>
          <w:rFonts w:hint="eastAsia" w:ascii="宋体" w:hAnsi="宋体" w:cs="宋体"/>
          <w:b/>
          <w:color w:val="auto"/>
          <w:highlight w:val="none"/>
        </w:rPr>
        <w:t>招拍挂类型代码表</w:t>
      </w:r>
    </w:p>
    <w:tbl>
      <w:tblPr>
        <w:tblStyle w:val="13"/>
        <w:tblW w:w="95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12"/>
        <w:gridCol w:w="5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4412"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5108"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412"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w:t>
            </w:r>
          </w:p>
        </w:tc>
        <w:tc>
          <w:tcPr>
            <w:tcW w:w="5108" w:type="dxa"/>
            <w:vAlign w:val="center"/>
          </w:tcPr>
          <w:p>
            <w:pPr>
              <w:jc w:val="center"/>
              <w:rPr>
                <w:rFonts w:ascii="宋体" w:hAnsi="宋体" w:cs="宋体"/>
                <w:color w:val="auto"/>
                <w:highlight w:val="none"/>
              </w:rPr>
            </w:pPr>
            <w:r>
              <w:rPr>
                <w:rFonts w:hint="eastAsia" w:ascii="宋体" w:hAnsi="宋体" w:cs="宋体"/>
                <w:color w:val="auto"/>
                <w:highlight w:val="none"/>
              </w:rPr>
              <w:t>招标出让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412"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5108" w:type="dxa"/>
            <w:vAlign w:val="center"/>
          </w:tcPr>
          <w:p>
            <w:pPr>
              <w:jc w:val="center"/>
              <w:rPr>
                <w:rFonts w:ascii="宋体" w:hAnsi="宋体" w:cs="宋体"/>
                <w:color w:val="auto"/>
                <w:highlight w:val="none"/>
              </w:rPr>
            </w:pPr>
            <w:r>
              <w:rPr>
                <w:rFonts w:hint="eastAsia" w:ascii="宋体" w:hAnsi="宋体" w:cs="宋体"/>
                <w:color w:val="auto"/>
                <w:highlight w:val="none"/>
              </w:rPr>
              <w:t>挂牌出让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412"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2</w:t>
            </w:r>
          </w:p>
        </w:tc>
        <w:tc>
          <w:tcPr>
            <w:tcW w:w="5108" w:type="dxa"/>
            <w:vAlign w:val="center"/>
          </w:tcPr>
          <w:p>
            <w:pPr>
              <w:jc w:val="center"/>
              <w:rPr>
                <w:rFonts w:ascii="宋体" w:hAnsi="宋体" w:cs="宋体"/>
                <w:color w:val="auto"/>
                <w:highlight w:val="none"/>
              </w:rPr>
            </w:pPr>
            <w:r>
              <w:rPr>
                <w:rFonts w:hint="eastAsia" w:ascii="宋体" w:hAnsi="宋体" w:cs="宋体"/>
                <w:color w:val="auto"/>
                <w:highlight w:val="none"/>
              </w:rPr>
              <w:t>拍卖出让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412"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3</w:t>
            </w:r>
          </w:p>
        </w:tc>
        <w:tc>
          <w:tcPr>
            <w:tcW w:w="5108" w:type="dxa"/>
            <w:vAlign w:val="center"/>
          </w:tcPr>
          <w:p>
            <w:pPr>
              <w:jc w:val="center"/>
              <w:rPr>
                <w:rFonts w:ascii="宋体" w:hAnsi="宋体" w:cs="宋体"/>
                <w:color w:val="auto"/>
                <w:highlight w:val="none"/>
              </w:rPr>
            </w:pPr>
            <w:r>
              <w:rPr>
                <w:rFonts w:hint="eastAsia" w:ascii="宋体" w:hAnsi="宋体" w:cs="宋体"/>
                <w:color w:val="auto"/>
                <w:highlight w:val="none"/>
              </w:rPr>
              <w:t>网上挂牌出让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412"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4</w:t>
            </w:r>
          </w:p>
        </w:tc>
        <w:tc>
          <w:tcPr>
            <w:tcW w:w="5108" w:type="dxa"/>
            <w:vAlign w:val="center"/>
          </w:tcPr>
          <w:p>
            <w:pPr>
              <w:jc w:val="center"/>
              <w:rPr>
                <w:rFonts w:ascii="宋体" w:hAnsi="宋体" w:cs="宋体"/>
                <w:color w:val="auto"/>
                <w:highlight w:val="none"/>
              </w:rPr>
            </w:pPr>
            <w:r>
              <w:rPr>
                <w:rFonts w:hint="eastAsia" w:ascii="宋体" w:hAnsi="宋体" w:cs="宋体"/>
                <w:color w:val="auto"/>
                <w:highlight w:val="none"/>
              </w:rPr>
              <w:t>网上拍卖出让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4412"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9</w:t>
            </w:r>
          </w:p>
        </w:tc>
        <w:tc>
          <w:tcPr>
            <w:tcW w:w="5108" w:type="dxa"/>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2"/>
          <w:numId w:val="1"/>
        </w:numPr>
        <w:spacing w:line="240" w:lineRule="auto"/>
        <w:rPr>
          <w:rFonts w:ascii="宋体" w:hAnsi="宋体" w:cs="宋体"/>
          <w:color w:val="auto"/>
          <w:highlight w:val="none"/>
        </w:rPr>
      </w:pPr>
      <w:bookmarkStart w:id="910" w:name="_Toc24183"/>
      <w:bookmarkStart w:id="911" w:name="_Toc31670_WPSOffice_Level3"/>
      <w:r>
        <w:rPr>
          <w:rFonts w:hint="eastAsia" w:ascii="宋体" w:hAnsi="宋体" w:cs="宋体"/>
          <w:color w:val="auto"/>
          <w:highlight w:val="none"/>
        </w:rPr>
        <w:t>竞价步长类型</w:t>
      </w:r>
      <w:bookmarkEnd w:id="910"/>
      <w:bookmarkEnd w:id="911"/>
    </w:p>
    <w:p>
      <w:pPr>
        <w:ind w:firstLine="420" w:firstLineChars="200"/>
        <w:rPr>
          <w:rFonts w:ascii="宋体" w:hAnsi="宋体" w:cs="宋体"/>
          <w:color w:val="auto"/>
          <w:highlight w:val="none"/>
        </w:rPr>
      </w:pPr>
      <w:r>
        <w:rPr>
          <w:rFonts w:hint="eastAsia" w:ascii="宋体" w:hAnsi="宋体" w:cs="宋体"/>
          <w:color w:val="auto"/>
          <w:highlight w:val="none"/>
        </w:rPr>
        <w:t>竞价步长类型代码见下表。</w:t>
      </w:r>
    </w:p>
    <w:p>
      <w:pPr>
        <w:jc w:val="center"/>
        <w:rPr>
          <w:rFonts w:ascii="宋体" w:hAnsi="宋体" w:cs="宋体"/>
          <w:b/>
          <w:color w:val="auto"/>
          <w:highlight w:val="none"/>
        </w:rPr>
      </w:pPr>
      <w:r>
        <w:rPr>
          <w:rFonts w:hint="eastAsia" w:ascii="宋体" w:hAnsi="宋体" w:cs="宋体"/>
          <w:b/>
          <w:color w:val="auto"/>
          <w:highlight w:val="none"/>
        </w:rPr>
        <w:t>竞价步长类型</w:t>
      </w:r>
    </w:p>
    <w:tbl>
      <w:tblPr>
        <w:tblStyle w:val="13"/>
        <w:tblW w:w="9575" w:type="dxa"/>
        <w:jc w:val="center"/>
        <w:tblLayout w:type="fixed"/>
        <w:tblCellMar>
          <w:top w:w="0" w:type="dxa"/>
          <w:left w:w="108" w:type="dxa"/>
          <w:bottom w:w="0" w:type="dxa"/>
          <w:right w:w="108" w:type="dxa"/>
        </w:tblCellMar>
      </w:tblPr>
      <w:tblGrid>
        <w:gridCol w:w="4479"/>
        <w:gridCol w:w="5096"/>
      </w:tblGrid>
      <w:tr>
        <w:tblPrEx>
          <w:tblCellMar>
            <w:top w:w="0" w:type="dxa"/>
            <w:left w:w="108" w:type="dxa"/>
            <w:bottom w:w="0" w:type="dxa"/>
            <w:right w:w="108" w:type="dxa"/>
          </w:tblCellMar>
        </w:tblPrEx>
        <w:trPr>
          <w:trHeight w:val="567" w:hRule="atLeast"/>
          <w:tblHeader/>
          <w:jc w:val="center"/>
        </w:trPr>
        <w:tc>
          <w:tcPr>
            <w:tcW w:w="4479"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5096"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r>
      <w:tr>
        <w:tblPrEx>
          <w:tblCellMar>
            <w:top w:w="0" w:type="dxa"/>
            <w:left w:w="108" w:type="dxa"/>
            <w:bottom w:w="0" w:type="dxa"/>
            <w:right w:w="108" w:type="dxa"/>
          </w:tblCellMar>
        </w:tblPrEx>
        <w:trPr>
          <w:trHeight w:val="567" w:hRule="atLeast"/>
          <w:jc w:val="center"/>
        </w:trPr>
        <w:tc>
          <w:tcPr>
            <w:tcW w:w="4479"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1</w:t>
            </w:r>
          </w:p>
        </w:tc>
        <w:tc>
          <w:tcPr>
            <w:tcW w:w="5096"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可变步长</w:t>
            </w:r>
          </w:p>
        </w:tc>
      </w:tr>
      <w:tr>
        <w:tblPrEx>
          <w:tblCellMar>
            <w:top w:w="0" w:type="dxa"/>
            <w:left w:w="108" w:type="dxa"/>
            <w:bottom w:w="0" w:type="dxa"/>
            <w:right w:w="108" w:type="dxa"/>
          </w:tblCellMar>
        </w:tblPrEx>
        <w:trPr>
          <w:trHeight w:val="567" w:hRule="atLeast"/>
          <w:jc w:val="center"/>
        </w:trPr>
        <w:tc>
          <w:tcPr>
            <w:tcW w:w="447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2</w:t>
            </w:r>
          </w:p>
        </w:tc>
        <w:tc>
          <w:tcPr>
            <w:tcW w:w="509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highlight w:val="none"/>
              </w:rPr>
              <w:t>固定步长</w:t>
            </w:r>
          </w:p>
        </w:tc>
      </w:tr>
    </w:tbl>
    <w:p>
      <w:pPr>
        <w:pStyle w:val="4"/>
        <w:numPr>
          <w:ilvl w:val="2"/>
          <w:numId w:val="1"/>
        </w:numPr>
        <w:spacing w:line="240" w:lineRule="auto"/>
        <w:rPr>
          <w:rFonts w:ascii="宋体" w:hAnsi="宋体" w:cs="宋体"/>
          <w:color w:val="auto"/>
          <w:highlight w:val="none"/>
        </w:rPr>
      </w:pPr>
      <w:bookmarkStart w:id="912" w:name="_Toc8733"/>
      <w:bookmarkStart w:id="913" w:name="_Toc24522_WPSOffice_Level3"/>
      <w:r>
        <w:rPr>
          <w:rFonts w:hint="eastAsia" w:ascii="宋体" w:hAnsi="宋体" w:cs="宋体"/>
          <w:color w:val="auto"/>
          <w:highlight w:val="none"/>
        </w:rPr>
        <w:t>竞价货币单位</w:t>
      </w:r>
      <w:bookmarkEnd w:id="912"/>
      <w:bookmarkEnd w:id="913"/>
    </w:p>
    <w:p>
      <w:pPr>
        <w:ind w:firstLine="420" w:firstLineChars="200"/>
        <w:rPr>
          <w:rFonts w:ascii="宋体" w:hAnsi="宋体" w:cs="宋体"/>
          <w:color w:val="auto"/>
          <w:highlight w:val="none"/>
        </w:rPr>
      </w:pPr>
      <w:r>
        <w:rPr>
          <w:rFonts w:hint="eastAsia" w:ascii="宋体" w:hAnsi="宋体" w:cs="宋体"/>
          <w:color w:val="auto"/>
          <w:highlight w:val="none"/>
        </w:rPr>
        <w:t>竞价货币单位代码见下表。</w:t>
      </w:r>
    </w:p>
    <w:p>
      <w:pPr>
        <w:jc w:val="center"/>
        <w:rPr>
          <w:rFonts w:ascii="宋体" w:hAnsi="宋体" w:cs="宋体"/>
          <w:b/>
          <w:color w:val="auto"/>
          <w:highlight w:val="none"/>
        </w:rPr>
      </w:pPr>
      <w:r>
        <w:rPr>
          <w:rFonts w:hint="eastAsia" w:ascii="宋体" w:hAnsi="宋体" w:cs="宋体"/>
          <w:b/>
          <w:color w:val="auto"/>
          <w:highlight w:val="none"/>
        </w:rPr>
        <w:t>竞价货币单位</w:t>
      </w:r>
    </w:p>
    <w:tbl>
      <w:tblPr>
        <w:tblStyle w:val="13"/>
        <w:tblW w:w="6425" w:type="dxa"/>
        <w:jc w:val="center"/>
        <w:tblLayout w:type="fixed"/>
        <w:tblCellMar>
          <w:top w:w="0" w:type="dxa"/>
          <w:left w:w="108" w:type="dxa"/>
          <w:bottom w:w="0" w:type="dxa"/>
          <w:right w:w="108" w:type="dxa"/>
        </w:tblCellMar>
      </w:tblPr>
      <w:tblGrid>
        <w:gridCol w:w="2455"/>
        <w:gridCol w:w="3970"/>
      </w:tblGrid>
      <w:tr>
        <w:tblPrEx>
          <w:tblCellMar>
            <w:top w:w="0" w:type="dxa"/>
            <w:left w:w="108" w:type="dxa"/>
            <w:bottom w:w="0" w:type="dxa"/>
            <w:right w:w="108" w:type="dxa"/>
          </w:tblCellMar>
        </w:tblPrEx>
        <w:trPr>
          <w:trHeight w:val="567" w:hRule="atLeast"/>
          <w:tblHeader/>
          <w:jc w:val="center"/>
        </w:trPr>
        <w:tc>
          <w:tcPr>
            <w:tcW w:w="2455"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97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r>
      <w:tr>
        <w:tblPrEx>
          <w:tblCellMar>
            <w:top w:w="0" w:type="dxa"/>
            <w:left w:w="108" w:type="dxa"/>
            <w:bottom w:w="0" w:type="dxa"/>
            <w:right w:w="108" w:type="dxa"/>
          </w:tblCellMar>
        </w:tblPrEx>
        <w:trPr>
          <w:trHeight w:val="567" w:hRule="atLeast"/>
          <w:jc w:val="center"/>
        </w:trPr>
        <w:tc>
          <w:tcPr>
            <w:tcW w:w="2455"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1</w:t>
            </w:r>
          </w:p>
        </w:tc>
        <w:tc>
          <w:tcPr>
            <w:tcW w:w="397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元</w:t>
            </w:r>
          </w:p>
        </w:tc>
      </w:tr>
      <w:tr>
        <w:tblPrEx>
          <w:tblCellMar>
            <w:top w:w="0" w:type="dxa"/>
            <w:left w:w="108" w:type="dxa"/>
            <w:bottom w:w="0" w:type="dxa"/>
            <w:right w:w="108" w:type="dxa"/>
          </w:tblCellMar>
        </w:tblPrEx>
        <w:trPr>
          <w:trHeight w:val="567" w:hRule="atLeast"/>
          <w:jc w:val="center"/>
        </w:trPr>
        <w:tc>
          <w:tcPr>
            <w:tcW w:w="245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2</w:t>
            </w:r>
          </w:p>
        </w:tc>
        <w:tc>
          <w:tcPr>
            <w:tcW w:w="397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highlight w:val="none"/>
              </w:rPr>
              <w:t>万元</w:t>
            </w:r>
          </w:p>
        </w:tc>
      </w:tr>
    </w:tbl>
    <w:p>
      <w:pPr>
        <w:pStyle w:val="4"/>
        <w:numPr>
          <w:ilvl w:val="2"/>
          <w:numId w:val="1"/>
        </w:numPr>
        <w:spacing w:line="240" w:lineRule="auto"/>
        <w:rPr>
          <w:rFonts w:ascii="宋体" w:hAnsi="宋体" w:cs="宋体"/>
          <w:color w:val="auto"/>
          <w:highlight w:val="none"/>
        </w:rPr>
      </w:pPr>
      <w:bookmarkStart w:id="914" w:name="_Toc10657"/>
      <w:bookmarkStart w:id="915" w:name="_Toc16644_WPSOffice_Level3"/>
      <w:r>
        <w:rPr>
          <w:rFonts w:hint="eastAsia" w:ascii="宋体" w:hAnsi="宋体" w:cs="宋体"/>
          <w:color w:val="auto"/>
          <w:highlight w:val="none"/>
        </w:rPr>
        <w:t>熔断类型</w:t>
      </w:r>
      <w:bookmarkEnd w:id="914"/>
      <w:bookmarkEnd w:id="915"/>
    </w:p>
    <w:p>
      <w:pPr>
        <w:ind w:firstLine="420" w:firstLineChars="200"/>
        <w:rPr>
          <w:rFonts w:ascii="宋体" w:hAnsi="宋体" w:cs="宋体"/>
          <w:color w:val="auto"/>
          <w:highlight w:val="none"/>
        </w:rPr>
      </w:pPr>
      <w:r>
        <w:rPr>
          <w:rFonts w:hint="eastAsia" w:ascii="宋体" w:hAnsi="宋体" w:cs="宋体"/>
          <w:color w:val="auto"/>
          <w:highlight w:val="none"/>
        </w:rPr>
        <w:t>熔断类型代码见下表。</w:t>
      </w:r>
    </w:p>
    <w:p>
      <w:pPr>
        <w:jc w:val="center"/>
        <w:rPr>
          <w:rFonts w:ascii="宋体" w:hAnsi="宋体" w:cs="宋体"/>
          <w:b/>
          <w:color w:val="auto"/>
          <w:highlight w:val="none"/>
        </w:rPr>
      </w:pPr>
      <w:r>
        <w:rPr>
          <w:rFonts w:hint="eastAsia" w:ascii="宋体" w:hAnsi="宋体" w:cs="宋体"/>
          <w:b/>
          <w:color w:val="auto"/>
          <w:highlight w:val="none"/>
        </w:rPr>
        <w:t>熔断类型类型</w:t>
      </w:r>
    </w:p>
    <w:tbl>
      <w:tblPr>
        <w:tblStyle w:val="13"/>
        <w:tblW w:w="6346" w:type="dxa"/>
        <w:jc w:val="center"/>
        <w:tblLayout w:type="fixed"/>
        <w:tblCellMar>
          <w:top w:w="0" w:type="dxa"/>
          <w:left w:w="108" w:type="dxa"/>
          <w:bottom w:w="0" w:type="dxa"/>
          <w:right w:w="108" w:type="dxa"/>
        </w:tblCellMar>
      </w:tblPr>
      <w:tblGrid>
        <w:gridCol w:w="2380"/>
        <w:gridCol w:w="3966"/>
      </w:tblGrid>
      <w:tr>
        <w:tblPrEx>
          <w:tblCellMar>
            <w:top w:w="0" w:type="dxa"/>
            <w:left w:w="108" w:type="dxa"/>
            <w:bottom w:w="0" w:type="dxa"/>
            <w:right w:w="108" w:type="dxa"/>
          </w:tblCellMar>
        </w:tblPrEx>
        <w:trPr>
          <w:trHeight w:val="567" w:hRule="atLeast"/>
          <w:tblHeader/>
          <w:jc w:val="center"/>
        </w:trPr>
        <w:tc>
          <w:tcPr>
            <w:tcW w:w="238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966"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r>
      <w:tr>
        <w:tblPrEx>
          <w:tblCellMar>
            <w:top w:w="0" w:type="dxa"/>
            <w:left w:w="108" w:type="dxa"/>
            <w:bottom w:w="0" w:type="dxa"/>
            <w:right w:w="108" w:type="dxa"/>
          </w:tblCellMar>
        </w:tblPrEx>
        <w:trPr>
          <w:trHeight w:val="567" w:hRule="atLeast"/>
          <w:jc w:val="center"/>
        </w:trPr>
        <w:tc>
          <w:tcPr>
            <w:tcW w:w="238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0</w:t>
            </w:r>
          </w:p>
        </w:tc>
        <w:tc>
          <w:tcPr>
            <w:tcW w:w="3966"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流标</w:t>
            </w:r>
          </w:p>
        </w:tc>
      </w:tr>
      <w:tr>
        <w:tblPrEx>
          <w:tblCellMar>
            <w:top w:w="0" w:type="dxa"/>
            <w:left w:w="108" w:type="dxa"/>
            <w:bottom w:w="0" w:type="dxa"/>
            <w:right w:w="108" w:type="dxa"/>
          </w:tblCellMar>
        </w:tblPrEx>
        <w:trPr>
          <w:trHeight w:val="567" w:hRule="atLeast"/>
          <w:jc w:val="center"/>
        </w:trPr>
        <w:tc>
          <w:tcPr>
            <w:tcW w:w="238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1</w:t>
            </w:r>
          </w:p>
        </w:tc>
        <w:tc>
          <w:tcPr>
            <w:tcW w:w="396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highlight w:val="none"/>
              </w:rPr>
              <w:t>新指标竞价</w:t>
            </w:r>
          </w:p>
        </w:tc>
      </w:tr>
    </w:tbl>
    <w:p>
      <w:pPr>
        <w:pStyle w:val="4"/>
        <w:numPr>
          <w:ilvl w:val="2"/>
          <w:numId w:val="1"/>
        </w:numPr>
        <w:spacing w:line="240" w:lineRule="auto"/>
        <w:rPr>
          <w:rFonts w:ascii="宋体" w:hAnsi="宋体" w:cs="宋体"/>
          <w:color w:val="auto"/>
          <w:highlight w:val="none"/>
        </w:rPr>
      </w:pPr>
      <w:bookmarkStart w:id="916" w:name="_Toc25321_WPSOffice_Level1"/>
      <w:bookmarkStart w:id="917" w:name="_Toc1990"/>
      <w:bookmarkStart w:id="918" w:name="_Toc224"/>
      <w:bookmarkStart w:id="919" w:name="_Toc28850_WPSOffice_Level1"/>
      <w:r>
        <w:rPr>
          <w:rFonts w:hint="eastAsia" w:ascii="宋体" w:hAnsi="宋体" w:cs="宋体"/>
          <w:color w:val="auto"/>
          <w:highlight w:val="none"/>
        </w:rPr>
        <w:t>是否代码</w:t>
      </w:r>
    </w:p>
    <w:p>
      <w:pPr>
        <w:ind w:firstLine="420" w:firstLineChars="200"/>
        <w:rPr>
          <w:rFonts w:ascii="宋体" w:hAnsi="宋体" w:cs="宋体"/>
          <w:color w:val="auto"/>
          <w:highlight w:val="none"/>
        </w:rPr>
      </w:pPr>
      <w:r>
        <w:rPr>
          <w:rFonts w:hint="eastAsia" w:ascii="宋体" w:hAnsi="宋体" w:cs="宋体"/>
          <w:color w:val="auto"/>
          <w:highlight w:val="none"/>
        </w:rPr>
        <w:t>是否代码见下表</w:t>
      </w:r>
    </w:p>
    <w:tbl>
      <w:tblPr>
        <w:tblStyle w:val="13"/>
        <w:tblW w:w="63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40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tblHeader/>
          <w:jc w:val="center"/>
        </w:trPr>
        <w:tc>
          <w:tcPr>
            <w:tcW w:w="2376"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4011"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7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401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jc w:val="center"/>
        </w:trPr>
        <w:tc>
          <w:tcPr>
            <w:tcW w:w="237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401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否</w:t>
            </w:r>
          </w:p>
        </w:tc>
      </w:tr>
    </w:tbl>
    <w:p>
      <w:pPr>
        <w:pStyle w:val="4"/>
        <w:numPr>
          <w:ilvl w:val="0"/>
          <w:numId w:val="0"/>
        </w:numPr>
        <w:spacing w:line="240" w:lineRule="auto"/>
        <w:rPr>
          <w:rFonts w:ascii="宋体" w:hAnsi="宋体" w:cs="宋体"/>
          <w:color w:val="auto"/>
          <w:highlight w:val="none"/>
        </w:rPr>
      </w:pPr>
      <w:r>
        <w:rPr>
          <w:rFonts w:hint="eastAsia" w:ascii="宋体" w:hAnsi="宋体" w:cs="宋体"/>
          <w:color w:val="auto"/>
          <w:highlight w:val="none"/>
        </w:rPr>
        <w:t>3.3.</w:t>
      </w:r>
      <w:r>
        <w:rPr>
          <w:rFonts w:hint="eastAsia" w:ascii="宋体" w:hAnsi="宋体" w:cs="宋体"/>
          <w:color w:val="auto"/>
          <w:highlight w:val="none"/>
          <w:lang w:val="en-US" w:eastAsia="zh-CN"/>
        </w:rPr>
        <w:t>6</w:t>
      </w:r>
      <w:r>
        <w:rPr>
          <w:rFonts w:hint="eastAsia" w:ascii="宋体" w:hAnsi="宋体" w:cs="宋体"/>
          <w:color w:val="auto"/>
          <w:highlight w:val="none"/>
        </w:rPr>
        <w:t>保证金缴纳状态</w:t>
      </w:r>
    </w:p>
    <w:tbl>
      <w:tblPr>
        <w:tblStyle w:val="13"/>
        <w:tblW w:w="5778" w:type="dxa"/>
        <w:jc w:val="center"/>
        <w:tblLayout w:type="fixed"/>
        <w:tblCellMar>
          <w:top w:w="0" w:type="dxa"/>
          <w:left w:w="108" w:type="dxa"/>
          <w:bottom w:w="0" w:type="dxa"/>
          <w:right w:w="108" w:type="dxa"/>
        </w:tblCellMar>
      </w:tblPr>
      <w:tblGrid>
        <w:gridCol w:w="2518"/>
        <w:gridCol w:w="3260"/>
      </w:tblGrid>
      <w:tr>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缴纳</w:t>
            </w:r>
          </w:p>
        </w:tc>
      </w:tr>
      <w:tr>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未缴纳</w:t>
            </w:r>
          </w:p>
        </w:tc>
      </w:tr>
    </w:tbl>
    <w:p>
      <w:pPr>
        <w:pStyle w:val="2"/>
        <w:numPr>
          <w:ilvl w:val="0"/>
          <w:numId w:val="4"/>
        </w:numPr>
        <w:spacing w:line="240" w:lineRule="auto"/>
        <w:rPr>
          <w:rFonts w:ascii="宋体" w:hAnsi="宋体" w:cs="宋体"/>
          <w:color w:val="auto"/>
          <w:highlight w:val="none"/>
        </w:rPr>
      </w:pPr>
      <w:bookmarkStart w:id="920" w:name="_Toc30738"/>
      <w:r>
        <w:rPr>
          <w:rFonts w:hint="eastAsia" w:ascii="宋体" w:hAnsi="宋体" w:cs="宋体"/>
          <w:color w:val="auto"/>
          <w:highlight w:val="none"/>
        </w:rPr>
        <w:t>矿权交易</w:t>
      </w:r>
      <w:bookmarkEnd w:id="916"/>
      <w:bookmarkEnd w:id="917"/>
      <w:bookmarkEnd w:id="918"/>
      <w:bookmarkEnd w:id="919"/>
      <w:bookmarkEnd w:id="920"/>
      <w:bookmarkStart w:id="921" w:name="_Toc15167_WPSOffice_Level2"/>
      <w:bookmarkStart w:id="922" w:name="_Toc735"/>
      <w:bookmarkStart w:id="923" w:name="_Toc12262_WPSOffice_Level2"/>
    </w:p>
    <w:p>
      <w:pPr>
        <w:pStyle w:val="3"/>
        <w:numPr>
          <w:ilvl w:val="1"/>
          <w:numId w:val="4"/>
        </w:numPr>
        <w:ind w:left="283" w:hanging="283"/>
        <w:rPr>
          <w:rFonts w:ascii="宋体" w:hAnsi="宋体" w:cs="宋体"/>
          <w:color w:val="auto"/>
          <w:highlight w:val="none"/>
        </w:rPr>
      </w:pPr>
      <w:bookmarkStart w:id="924" w:name="_Toc21299"/>
      <w:r>
        <w:rPr>
          <w:rFonts w:hint="eastAsia" w:ascii="宋体" w:hAnsi="宋体" w:cs="宋体"/>
          <w:color w:val="auto"/>
          <w:highlight w:val="none"/>
        </w:rPr>
        <w:t>新增矿区</w:t>
      </w:r>
      <w:bookmarkEnd w:id="924"/>
    </w:p>
    <w:tbl>
      <w:tblPr>
        <w:tblStyle w:val="13"/>
        <w:tblW w:w="14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7"/>
        <w:gridCol w:w="3093"/>
        <w:gridCol w:w="1791"/>
        <w:gridCol w:w="964"/>
        <w:gridCol w:w="5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647"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名称</w:t>
            </w:r>
          </w:p>
        </w:tc>
        <w:tc>
          <w:tcPr>
            <w:tcW w:w="3093"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英文名称</w:t>
            </w:r>
          </w:p>
        </w:tc>
        <w:tc>
          <w:tcPr>
            <w:tcW w:w="1791"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数据类型及格式</w:t>
            </w:r>
          </w:p>
        </w:tc>
        <w:tc>
          <w:tcPr>
            <w:tcW w:w="964"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必填项</w:t>
            </w:r>
          </w:p>
        </w:tc>
        <w:tc>
          <w:tcPr>
            <w:tcW w:w="5669" w:type="dxa"/>
            <w:shd w:val="clear" w:color="auto" w:fill="A4A4A4" w:themeFill="background1" w:themeFillShade="A5"/>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矿区编号</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MINING_AREA_NO</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自由文本；业务需要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项目名称</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MINING_AREA_NAME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统一交易标识码</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kern w:val="0"/>
                <w:highlight w:val="none"/>
              </w:rPr>
              <w:t>UNIFIED_DEAL_CODE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C40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参考附录B</w:t>
            </w:r>
            <w:r>
              <w:rPr>
                <w:rFonts w:hint="eastAsia" w:ascii="宋体" w:hAnsi="宋体" w:cs="宋体"/>
                <w:color w:val="000000"/>
                <w:szCs w:val="21"/>
                <w:highlight w:val="none"/>
                <w:lang w:val="en-US" w:eastAsia="zh-CN" w:bidi="en-US"/>
              </w:rPr>
              <w:t xml:space="preserve"> </w:t>
            </w:r>
            <w:r>
              <w:rPr>
                <w:rFonts w:hint="eastAsia" w:ascii="宋体" w:hAnsi="宋体" w:cs="宋体"/>
                <w:color w:val="000000"/>
                <w:szCs w:val="21"/>
                <w:highlight w:val="none"/>
                <w:lang w:eastAsia="zh-CN" w:bidi="en-US"/>
              </w:rPr>
              <w:t>统一交易标识码编码规则</w:t>
            </w:r>
            <w:r>
              <w:rPr>
                <w:rFonts w:hint="eastAsia" w:ascii="宋体" w:hAnsi="宋体" w:cs="宋体"/>
                <w:color w:val="000000"/>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矿权类别</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MINING_AREA_TYPE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.2矿区类别</w:t>
            </w:r>
            <w:r>
              <w:rPr>
                <w:rFonts w:hint="eastAsia" w:ascii="宋体" w:hAnsi="宋体" w:cs="宋体"/>
                <w:color w:val="000000"/>
                <w:kern w:val="0"/>
                <w:szCs w:val="21"/>
                <w:highlight w:val="none"/>
              </w:rPr>
              <w:t>，填入对应代码；</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交易方式</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TRADE_TYPE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.3竞价交易方式</w:t>
            </w:r>
            <w:r>
              <w:rPr>
                <w:rFonts w:hint="eastAsia" w:ascii="宋体" w:hAnsi="宋体" w:cs="宋体"/>
                <w:color w:val="000000"/>
                <w:kern w:val="0"/>
                <w:szCs w:val="21"/>
                <w:highlight w:val="none"/>
              </w:rPr>
              <w:t>，填入对应代码；</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矿区位置</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MINING_ARA_LOCATION</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C..200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交易类别</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JIAOYITYPE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rPr>
              <w:t>指“出让”或“转让”；</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拟出让年限</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SERVICE_AGE_LIMIT</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矿区类别</w:t>
            </w:r>
            <w:r>
              <w:rPr>
                <w:rFonts w:hint="eastAsia" w:ascii="宋体" w:hAnsi="宋体" w:cs="宋体"/>
                <w:color w:val="000000"/>
                <w:szCs w:val="21"/>
                <w:highlight w:val="none"/>
                <w:lang w:val="en-US" w:eastAsia="zh-CN" w:bidi="en-US"/>
              </w:rPr>
              <w:t>为“</w:t>
            </w:r>
            <w:r>
              <w:rPr>
                <w:rFonts w:hint="eastAsia" w:ascii="宋体" w:hAnsi="宋体" w:cs="宋体"/>
                <w:color w:val="000000"/>
                <w:szCs w:val="21"/>
                <w:highlight w:val="none"/>
                <w:lang w:bidi="en-US"/>
              </w:rPr>
              <w:t>采矿权</w:t>
            </w:r>
            <w:r>
              <w:rPr>
                <w:rFonts w:hint="eastAsia" w:ascii="宋体" w:hAnsi="宋体" w:cs="宋体"/>
                <w:color w:val="000000"/>
                <w:szCs w:val="21"/>
                <w:highlight w:val="none"/>
                <w:lang w:eastAsia="zh-CN" w:bidi="en-US"/>
              </w:rPr>
              <w:t>”</w:t>
            </w:r>
            <w:r>
              <w:rPr>
                <w:rFonts w:hint="eastAsia" w:ascii="宋体" w:hAnsi="宋体" w:cs="宋体"/>
                <w:color w:val="000000"/>
                <w:szCs w:val="21"/>
                <w:highlight w:val="none"/>
                <w:lang w:bidi="en-US"/>
              </w:rPr>
              <w:t>时，必填；业务需要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矿区面积（平方公里）</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MINING_AREA_AREAS</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N..18,2</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矿区类别</w:t>
            </w:r>
            <w:r>
              <w:rPr>
                <w:rFonts w:hint="eastAsia" w:ascii="宋体" w:hAnsi="宋体" w:cs="宋体"/>
                <w:color w:val="000000"/>
                <w:szCs w:val="21"/>
                <w:highlight w:val="none"/>
                <w:lang w:val="en-US" w:eastAsia="zh-CN" w:bidi="en-US"/>
              </w:rPr>
              <w:t>为“</w:t>
            </w:r>
            <w:r>
              <w:rPr>
                <w:rFonts w:hint="eastAsia" w:ascii="宋体" w:hAnsi="宋体" w:cs="宋体"/>
                <w:color w:val="000000"/>
                <w:szCs w:val="21"/>
                <w:highlight w:val="none"/>
                <w:lang w:bidi="en-US"/>
              </w:rPr>
              <w:t>采矿权</w:t>
            </w:r>
            <w:r>
              <w:rPr>
                <w:rFonts w:hint="eastAsia" w:ascii="宋体" w:hAnsi="宋体" w:cs="宋体"/>
                <w:color w:val="000000"/>
                <w:szCs w:val="21"/>
                <w:highlight w:val="none"/>
                <w:lang w:eastAsia="zh-CN" w:bidi="en-US"/>
              </w:rPr>
              <w:t>”</w:t>
            </w:r>
            <w:r>
              <w:rPr>
                <w:rFonts w:hint="eastAsia" w:ascii="宋体" w:hAnsi="宋体" w:cs="宋体"/>
                <w:color w:val="000000"/>
                <w:szCs w:val="21"/>
                <w:highlight w:val="none"/>
                <w:lang w:bidi="en-US"/>
              </w:rPr>
              <w:t>时，必填；业务需要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矿种</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MINING_MINERALS</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C..200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矿区类别</w:t>
            </w:r>
            <w:r>
              <w:rPr>
                <w:rFonts w:hint="eastAsia" w:ascii="宋体" w:hAnsi="宋体" w:cs="宋体"/>
                <w:color w:val="000000"/>
                <w:szCs w:val="21"/>
                <w:highlight w:val="none"/>
                <w:lang w:val="en-US" w:eastAsia="zh-CN" w:bidi="en-US"/>
              </w:rPr>
              <w:t>为“</w:t>
            </w:r>
            <w:r>
              <w:rPr>
                <w:rFonts w:hint="eastAsia" w:ascii="宋体" w:hAnsi="宋体" w:cs="宋体"/>
                <w:color w:val="000000"/>
                <w:szCs w:val="21"/>
                <w:highlight w:val="none"/>
                <w:lang w:bidi="en-US"/>
              </w:rPr>
              <w:t>采矿权</w:t>
            </w:r>
            <w:r>
              <w:rPr>
                <w:rFonts w:hint="eastAsia" w:ascii="宋体" w:hAnsi="宋体" w:cs="宋体"/>
                <w:color w:val="000000"/>
                <w:szCs w:val="21"/>
                <w:highlight w:val="none"/>
                <w:lang w:eastAsia="zh-CN" w:bidi="en-US"/>
              </w:rPr>
              <w:t>”</w:t>
            </w:r>
            <w:r>
              <w:rPr>
                <w:rFonts w:hint="eastAsia" w:ascii="宋体" w:hAnsi="宋体" w:cs="宋体"/>
                <w:color w:val="000000"/>
                <w:szCs w:val="21"/>
                <w:highlight w:val="none"/>
                <w:lang w:bidi="en-US"/>
              </w:rPr>
              <w:t>时，必填；参考4.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w:t>
            </w:r>
            <w:r>
              <w:rPr>
                <w:rFonts w:hint="eastAsia" w:ascii="宋体" w:hAnsi="宋体" w:cs="宋体"/>
                <w:color w:val="000000"/>
                <w:szCs w:val="21"/>
                <w:highlight w:val="none"/>
                <w:lang w:val="en-US" w:eastAsia="zh-CN" w:bidi="en-US"/>
              </w:rPr>
              <w:t>6</w:t>
            </w:r>
            <w:r>
              <w:rPr>
                <w:rFonts w:hint="eastAsia" w:ascii="宋体" w:hAnsi="宋体" w:cs="宋体"/>
                <w:color w:val="000000"/>
                <w:szCs w:val="21"/>
                <w:highlight w:val="none"/>
                <w:lang w:bidi="en-US"/>
              </w:rPr>
              <w:t>矿产种类代码；国标2.0数据规范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ascii="宋体" w:hAnsi="宋体" w:cs="宋体"/>
                <w:color w:val="000000"/>
                <w:szCs w:val="21"/>
                <w:highlight w:val="none"/>
              </w:rPr>
              <w:t>委托</w:t>
            </w:r>
            <w:r>
              <w:rPr>
                <w:rFonts w:hint="eastAsia" w:ascii="宋体" w:hAnsi="宋体" w:cs="宋体"/>
                <w:color w:val="000000"/>
                <w:szCs w:val="21"/>
                <w:highlight w:val="none"/>
              </w:rPr>
              <w:t>人</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CLIENT_NAME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C..200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自由文本；业务需要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委托机关及文号</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ENTRUSTING_ORGAN_AND_DOCUMENT_NO</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C..200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strike w:val="0"/>
                <w:dstrike w:val="0"/>
                <w:color w:val="000000"/>
                <w:szCs w:val="21"/>
                <w:highlight w:val="none"/>
              </w:rPr>
            </w:pPr>
            <w:r>
              <w:rPr>
                <w:rFonts w:hint="eastAsia" w:ascii="宋体" w:hAnsi="宋体" w:cs="宋体"/>
                <w:strike w:val="0"/>
                <w:dstrike w:val="0"/>
                <w:color w:val="000000"/>
                <w:szCs w:val="21"/>
                <w:highlight w:val="none"/>
              </w:rPr>
              <w:t>开采标高</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MINNG_GIGHT</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2647" w:type="dxa"/>
            <w:shd w:val="clear" w:color="auto" w:fill="FFFFFF"/>
            <w:vAlign w:val="center"/>
          </w:tcPr>
          <w:p>
            <w:pPr>
              <w:jc w:val="center"/>
              <w:rPr>
                <w:rFonts w:hint="eastAsia" w:ascii="宋体" w:hAnsi="宋体" w:cs="宋体"/>
                <w:strike w:val="0"/>
                <w:dstrike w:val="0"/>
                <w:color w:val="000000"/>
                <w:szCs w:val="21"/>
                <w:highlight w:val="none"/>
              </w:rPr>
            </w:pPr>
            <w:r>
              <w:rPr>
                <w:rFonts w:hint="eastAsia" w:ascii="宋体" w:hAnsi="宋体" w:cs="宋体"/>
                <w:strike w:val="0"/>
                <w:dstrike w:val="0"/>
                <w:color w:val="000000"/>
                <w:szCs w:val="21"/>
                <w:highlight w:val="none"/>
                <w:lang w:val="en-US" w:eastAsia="zh-CN"/>
              </w:rPr>
              <w:t>开采标高开始</w:t>
            </w:r>
          </w:p>
        </w:tc>
        <w:tc>
          <w:tcPr>
            <w:tcW w:w="3093" w:type="dxa"/>
            <w:shd w:val="clear" w:color="auto" w:fill="FFFFFF"/>
            <w:vAlign w:val="center"/>
          </w:tcPr>
          <w:p>
            <w:pPr>
              <w:jc w:val="center"/>
              <w:rPr>
                <w:rFonts w:hint="eastAsia" w:ascii="宋体" w:hAnsi="宋体" w:cs="宋体"/>
                <w:color w:val="000000"/>
                <w:kern w:val="0"/>
                <w:highlight w:val="none"/>
              </w:rPr>
            </w:pPr>
            <w:r>
              <w:rPr>
                <w:rFonts w:hint="eastAsia" w:ascii="宋体" w:hAnsi="宋体" w:cs="宋体"/>
                <w:color w:val="000000"/>
                <w:kern w:val="0"/>
                <w:highlight w:val="none"/>
              </w:rPr>
              <w:t>MINNG_GIGHT</w:t>
            </w:r>
            <w:r>
              <w:rPr>
                <w:rFonts w:hint="eastAsia" w:ascii="宋体" w:hAnsi="宋体" w:cs="宋体"/>
                <w:color w:val="000000"/>
                <w:kern w:val="0"/>
                <w:highlight w:val="none"/>
                <w:lang w:val="en-US" w:eastAsia="zh-CN"/>
              </w:rPr>
              <w:t>_FROM</w:t>
            </w:r>
          </w:p>
        </w:tc>
        <w:tc>
          <w:tcPr>
            <w:tcW w:w="1791" w:type="dxa"/>
            <w:shd w:val="clear" w:color="auto" w:fill="FFFFFF"/>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hint="eastAsia" w:ascii="宋体" w:hAnsi="宋体" w:cs="宋体"/>
                <w:color w:val="000000"/>
                <w:szCs w:val="21"/>
                <w:highlight w:val="none"/>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hint="eastAsia" w:ascii="宋体" w:hAnsi="宋体" w:cs="宋体"/>
                <w:strike w:val="0"/>
                <w:dstrike w:val="0"/>
                <w:color w:val="000000"/>
                <w:szCs w:val="21"/>
                <w:highlight w:val="none"/>
              </w:rPr>
            </w:pPr>
            <w:r>
              <w:rPr>
                <w:rFonts w:hint="eastAsia" w:ascii="宋体" w:hAnsi="宋体" w:cs="宋体"/>
                <w:strike w:val="0"/>
                <w:dstrike w:val="0"/>
                <w:color w:val="000000"/>
                <w:szCs w:val="21"/>
                <w:highlight w:val="none"/>
                <w:lang w:val="en-US" w:eastAsia="zh-CN"/>
              </w:rPr>
              <w:t>开采标高结束</w:t>
            </w:r>
          </w:p>
        </w:tc>
        <w:tc>
          <w:tcPr>
            <w:tcW w:w="3093" w:type="dxa"/>
            <w:shd w:val="clear" w:color="auto" w:fill="FFFFFF"/>
            <w:vAlign w:val="center"/>
          </w:tcPr>
          <w:p>
            <w:pPr>
              <w:jc w:val="center"/>
              <w:rPr>
                <w:rFonts w:hint="eastAsia" w:ascii="宋体" w:hAnsi="宋体" w:cs="宋体"/>
                <w:color w:val="000000"/>
                <w:kern w:val="0"/>
                <w:highlight w:val="none"/>
              </w:rPr>
            </w:pPr>
            <w:r>
              <w:rPr>
                <w:rFonts w:hint="eastAsia" w:ascii="宋体" w:hAnsi="宋体" w:cs="宋体"/>
                <w:color w:val="000000"/>
                <w:kern w:val="0"/>
                <w:highlight w:val="none"/>
              </w:rPr>
              <w:t>MINNG_GIGHT</w:t>
            </w:r>
            <w:r>
              <w:rPr>
                <w:rFonts w:hint="eastAsia" w:ascii="宋体" w:hAnsi="宋体" w:cs="宋体"/>
                <w:color w:val="000000"/>
                <w:kern w:val="0"/>
                <w:highlight w:val="none"/>
                <w:lang w:val="en-US" w:eastAsia="zh-CN"/>
              </w:rPr>
              <w:t>_TO</w:t>
            </w:r>
          </w:p>
        </w:tc>
        <w:tc>
          <w:tcPr>
            <w:tcW w:w="1791" w:type="dxa"/>
            <w:shd w:val="clear" w:color="auto" w:fill="FFFFFF"/>
            <w:vAlign w:val="center"/>
          </w:tcPr>
          <w:p>
            <w:pPr>
              <w:widowControl/>
              <w:jc w:val="center"/>
              <w:rPr>
                <w:rFonts w:hint="eastAsia"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hint="eastAsia"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hint="eastAsia" w:ascii="宋体" w:hAnsi="宋体" w:cs="宋体"/>
                <w:color w:val="000000"/>
                <w:szCs w:val="21"/>
                <w:highlight w:val="none"/>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开采方式</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MINING_MODE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矿区类别</w:t>
            </w:r>
            <w:r>
              <w:rPr>
                <w:rFonts w:hint="eastAsia" w:ascii="宋体" w:hAnsi="宋体" w:cs="宋体"/>
                <w:color w:val="000000"/>
                <w:szCs w:val="21"/>
                <w:highlight w:val="none"/>
                <w:lang w:val="en-US" w:eastAsia="zh-CN" w:bidi="en-US"/>
              </w:rPr>
              <w:t>为</w:t>
            </w:r>
            <w:r>
              <w:rPr>
                <w:rFonts w:hint="eastAsia" w:ascii="宋体" w:hAnsi="宋体" w:cs="宋体"/>
                <w:color w:val="000000"/>
                <w:szCs w:val="21"/>
                <w:highlight w:val="none"/>
                <w:lang w:bidi="en-US"/>
              </w:rPr>
              <w:t>采矿权时，必填；参考4.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w:t>
            </w:r>
            <w:r>
              <w:rPr>
                <w:rFonts w:hint="eastAsia" w:ascii="宋体" w:hAnsi="宋体" w:cs="宋体"/>
                <w:color w:val="000000"/>
                <w:szCs w:val="21"/>
                <w:highlight w:val="none"/>
                <w:lang w:val="en-US" w:eastAsia="zh-CN" w:bidi="en-US"/>
              </w:rPr>
              <w:t>4</w:t>
            </w:r>
            <w:r>
              <w:rPr>
                <w:rFonts w:hint="eastAsia" w:ascii="宋体" w:hAnsi="宋体" w:cs="宋体"/>
                <w:color w:val="000000"/>
                <w:szCs w:val="21"/>
                <w:highlight w:val="none"/>
                <w:lang w:bidi="en-US"/>
              </w:rPr>
              <w:t>开采方式；业务需要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资源储量</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ZITYUAN_RESERVES</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公告发布时间</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NOTICE_START_TIME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公告结束时间</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NOTICE_END_TIME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 xml:space="preserve">报名开始时间 </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BAOMINGSTARTDATE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 xml:space="preserve">报名截止时间 </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BAOMINGENDDATE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挂牌/拍卖开始时间</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LIST_START_TIME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挂牌/拍卖截止时间</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LIST_END_TIME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竞买保证金（万元）</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MARGIN</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N..18,2</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保证金缴纳截止时间</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MARGIN_PAY_END_TIME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竞价类别</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JINGJIA_TYPE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rPr>
              <w:t>指“线上”或“线下”；</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保证金缴纳方式</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JIAONAFANGSHI</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rPr>
              <w:t>指“线上”或“线下”；</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起始价（万元）</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LIST_PRICE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N..18,2</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竞价增价幅度（万元）</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PRICE_INCREASE_RANGE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N..18,2</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项目审核辖区（行政监督部门）</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REGION_CODE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highlight w:val="none"/>
              </w:rPr>
              <w:t>C6</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kern w:val="0"/>
                <w:highlight w:val="none"/>
              </w:rPr>
              <w:t>采用GB/T 2260-2007《中华人民共和国行政区划代码》；</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询问期时长（分钟）</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INQUIRY_PERIOD_LENGTH</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单位：分钟；业</w:t>
            </w:r>
            <w:r>
              <w:rPr>
                <w:rFonts w:hint="eastAsia" w:ascii="宋体" w:hAnsi="宋体" w:cs="宋体"/>
                <w:color w:val="000000"/>
                <w:szCs w:val="21"/>
                <w:highlight w:val="none"/>
                <w:lang w:bidi="en-US"/>
              </w:rPr>
              <w:t>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是否设有底价</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IS_SETLOWPRICE</w:t>
            </w:r>
          </w:p>
        </w:tc>
        <w:tc>
          <w:tcPr>
            <w:tcW w:w="1791" w:type="dxa"/>
            <w:shd w:val="clear" w:color="auto" w:fill="FFFFFF"/>
            <w:vAlign w:val="center"/>
          </w:tcPr>
          <w:p>
            <w:pPr>
              <w:widowControl/>
              <w:jc w:val="center"/>
              <w:rPr>
                <w:rFonts w:hint="eastAsia" w:ascii="宋体" w:hAnsi="宋体" w:eastAsia="宋体" w:cs="宋体"/>
                <w:color w:val="000000"/>
                <w:kern w:val="0"/>
                <w:szCs w:val="21"/>
                <w:highlight w:val="none"/>
                <w:lang w:eastAsia="zh-CN"/>
              </w:rPr>
            </w:pPr>
            <w:r>
              <w:rPr>
                <w:rFonts w:hint="eastAsia" w:ascii="宋体" w:hAnsi="宋体" w:cs="宋体"/>
                <w:color w:val="000000"/>
                <w:kern w:val="0"/>
                <w:szCs w:val="21"/>
                <w:highlight w:val="none"/>
              </w:rPr>
              <w:t>C</w:t>
            </w:r>
            <w:r>
              <w:rPr>
                <w:rFonts w:hint="eastAsia" w:ascii="宋体" w:hAnsi="宋体" w:cs="宋体"/>
                <w:color w:val="000000"/>
                <w:kern w:val="0"/>
                <w:szCs w:val="21"/>
                <w:highlight w:val="none"/>
                <w:lang w:val="en-US" w:eastAsia="zh-CN"/>
              </w:rPr>
              <w:t>1</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rPr>
              <w:t>参考4.13.1是否代码；</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竞价方式</w:t>
            </w:r>
          </w:p>
        </w:tc>
        <w:tc>
          <w:tcPr>
            <w:tcW w:w="3093" w:type="dxa"/>
            <w:shd w:val="clear" w:color="auto" w:fill="FFFFFF"/>
            <w:vAlign w:val="center"/>
          </w:tcPr>
          <w:p>
            <w:pPr>
              <w:tabs>
                <w:tab w:val="center" w:pos="1498"/>
                <w:tab w:val="right" w:pos="2877"/>
              </w:tabs>
              <w:jc w:val="left"/>
              <w:rPr>
                <w:rFonts w:ascii="宋体" w:hAnsi="宋体" w:cs="宋体"/>
                <w:color w:val="000000"/>
                <w:kern w:val="0"/>
                <w:highlight w:val="none"/>
              </w:rPr>
            </w:pPr>
            <w:r>
              <w:rPr>
                <w:rFonts w:hint="eastAsia" w:ascii="宋体" w:hAnsi="宋体" w:cs="宋体"/>
                <w:color w:val="000000"/>
                <w:kern w:val="0"/>
                <w:highlight w:val="none"/>
                <w:lang w:eastAsia="zh-CN"/>
              </w:rPr>
              <w:tab/>
            </w:r>
            <w:r>
              <w:rPr>
                <w:rFonts w:hint="eastAsia" w:ascii="宋体" w:hAnsi="宋体" w:cs="宋体"/>
                <w:color w:val="000000"/>
                <w:kern w:val="0"/>
                <w:highlight w:val="none"/>
              </w:rPr>
              <w:t>JINGJIA_</w:t>
            </w:r>
            <w:r>
              <w:rPr>
                <w:rFonts w:hint="eastAsia" w:ascii="宋体" w:hAnsi="宋体" w:cs="宋体"/>
                <w:color w:val="000000"/>
                <w:kern w:val="0"/>
                <w:highlight w:val="none"/>
                <w:lang w:val="en-US" w:eastAsia="zh-CN"/>
              </w:rPr>
              <w:t>FANGSHI</w:t>
            </w:r>
            <w:r>
              <w:rPr>
                <w:rFonts w:hint="eastAsia" w:ascii="宋体" w:hAnsi="宋体" w:cs="宋体"/>
                <w:color w:val="000000"/>
                <w:kern w:val="0"/>
                <w:highlight w:val="none"/>
                <w:lang w:val="en-US" w:eastAsia="zh-CN"/>
              </w:rPr>
              <w:tab/>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C40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竞价单位</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JINGJIA_DANWEI</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C40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rPr>
              <w:t>单位：万元；</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允许起始价报价</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IS_ALLOWSTARTPRICE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w:t>
            </w:r>
            <w:r>
              <w:rPr>
                <w:rFonts w:hint="eastAsia" w:ascii="宋体" w:hAnsi="宋体" w:cs="宋体"/>
                <w:color w:val="000000"/>
                <w:kern w:val="0"/>
                <w:szCs w:val="21"/>
                <w:highlight w:val="none"/>
                <w:lang w:val="en-US" w:eastAsia="zh-CN"/>
              </w:rPr>
              <w:t>1</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rPr>
              <w:t>参考4.13.1是否代码；</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延时竞价进入限制</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YANSHI_LIMIT</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w:t>
            </w:r>
            <w:r>
              <w:rPr>
                <w:rFonts w:hint="eastAsia" w:ascii="宋体" w:hAnsi="宋体" w:cs="宋体"/>
                <w:color w:val="000000"/>
                <w:kern w:val="0"/>
                <w:szCs w:val="21"/>
                <w:highlight w:val="none"/>
                <w:lang w:val="en-US" w:eastAsia="zh-CN"/>
              </w:rPr>
              <w:t>1</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rPr>
              <w:t>参考4.13.1是否代码；</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竞价延时阶段（秒）</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BIDDING_DELAY_PERIOD</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单位：秒；</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备注</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REMARK</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C..2000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联系人</w:t>
            </w:r>
          </w:p>
        </w:tc>
        <w:tc>
          <w:tcPr>
            <w:tcW w:w="309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CONTACTOR_NAME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联系电话</w:t>
            </w:r>
          </w:p>
        </w:tc>
        <w:tc>
          <w:tcPr>
            <w:tcW w:w="309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CONTACT_TEL</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C11</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矿区坐标</w:t>
            </w:r>
          </w:p>
        </w:tc>
        <w:tc>
          <w:tcPr>
            <w:tcW w:w="3093" w:type="dxa"/>
            <w:shd w:val="clear" w:color="auto" w:fill="FFFFFF"/>
            <w:vAlign w:val="center"/>
          </w:tcPr>
          <w:p>
            <w:pPr>
              <w:jc w:val="center"/>
              <w:rPr>
                <w:rFonts w:ascii="宋体" w:hAnsi="宋体" w:cs="宋体"/>
                <w:color w:val="000000"/>
                <w:kern w:val="0"/>
                <w:highlight w:val="none"/>
              </w:rPr>
            </w:pPr>
            <w:r>
              <w:rPr>
                <w:rFonts w:hint="eastAsia" w:ascii="宋体" w:hAnsi="宋体" w:cs="宋体"/>
                <w:color w:val="000000"/>
                <w:kern w:val="0"/>
                <w:highlight w:val="none"/>
              </w:rPr>
              <w:t>COORDINATE_SEQUENCE</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C..2000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用于表示项目区域坐标数据，坐标单位为度分秒。格式如下：</w:t>
            </w:r>
          </w:p>
          <w:p>
            <w:pPr>
              <w:rPr>
                <w:rFonts w:ascii="宋体" w:hAnsi="宋体" w:cs="宋体"/>
                <w:color w:val="000000"/>
                <w:szCs w:val="21"/>
                <w:highlight w:val="none"/>
                <w:lang w:bidi="en-US"/>
              </w:rPr>
            </w:pPr>
            <w:r>
              <w:rPr>
                <w:rFonts w:hint="eastAsia" w:ascii="宋体" w:hAnsi="宋体" w:cs="宋体"/>
                <w:color w:val="000000"/>
                <w:szCs w:val="21"/>
                <w:highlight w:val="none"/>
                <w:lang w:bidi="en-US"/>
              </w:rPr>
              <w:t>n，1N，X11，Y11，X12，Y12……，X1N，Y1N，0，0，0，2N，X21，Y21，X22，Y22……..X2N，Y2N，-1，0，0……nN，Xn1，Yn1，Xn2，Yn2……，XnN，YnN，-1，0，0</w:t>
            </w:r>
          </w:p>
          <w:p>
            <w:pPr>
              <w:rPr>
                <w:rFonts w:ascii="宋体" w:hAnsi="宋体" w:cs="宋体"/>
                <w:color w:val="000000"/>
                <w:szCs w:val="21"/>
                <w:highlight w:val="none"/>
                <w:lang w:bidi="en-US"/>
              </w:rPr>
            </w:pPr>
            <w:r>
              <w:rPr>
                <w:rFonts w:hint="eastAsia" w:ascii="宋体" w:hAnsi="宋体" w:cs="宋体"/>
                <w:color w:val="000000"/>
                <w:szCs w:val="21"/>
                <w:highlight w:val="none"/>
                <w:lang w:bidi="en-US"/>
              </w:rPr>
              <w:t>其中 n 表示区域个数，xN表示某区域拐点个数，[0，0，0]表示主区域，[-1，0，0]表示挖空区域。国标2.0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出让人</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CHURANG_DANWEI</w:t>
            </w:r>
          </w:p>
        </w:tc>
        <w:tc>
          <w:tcPr>
            <w:tcW w:w="1791" w:type="dxa"/>
            <w:shd w:val="clear" w:color="auto" w:fill="FFFFFF"/>
            <w:vAlign w:val="center"/>
          </w:tcPr>
          <w:p>
            <w:pPr>
              <w:widowControl/>
              <w:jc w:val="center"/>
              <w:rPr>
                <w:rFonts w:ascii="宋体" w:hAnsi="宋体" w:cs="宋体"/>
                <w:color w:val="000000"/>
                <w:kern w:val="0"/>
                <w:sz w:val="20"/>
                <w:szCs w:val="20"/>
                <w:highlight w:val="none"/>
                <w:lang w:bidi="ar"/>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出让人地址</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CHURANG_ADDRESS</w:t>
            </w:r>
          </w:p>
        </w:tc>
        <w:tc>
          <w:tcPr>
            <w:tcW w:w="1791" w:type="dxa"/>
            <w:shd w:val="clear" w:color="auto" w:fill="FFFFFF"/>
            <w:vAlign w:val="center"/>
          </w:tcPr>
          <w:p>
            <w:pPr>
              <w:widowControl/>
              <w:jc w:val="center"/>
              <w:rPr>
                <w:rFonts w:ascii="宋体" w:hAnsi="宋体" w:cs="宋体"/>
                <w:color w:val="000000"/>
                <w:kern w:val="0"/>
                <w:sz w:val="20"/>
                <w:szCs w:val="20"/>
                <w:highlight w:val="none"/>
                <w:lang w:bidi="ar"/>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拟出让年限</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LEND_AGE_LIMIT</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 w:val="20"/>
                <w:szCs w:val="20"/>
                <w:highlight w:val="none"/>
                <w:lang w:bidi="ar"/>
              </w:rPr>
              <w:t>N..5,2</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单位：年；</w:t>
            </w:r>
            <w:r>
              <w:rPr>
                <w:rFonts w:hint="eastAsia" w:ascii="宋体" w:hAnsi="宋体" w:cs="宋体"/>
                <w:color w:val="000000"/>
                <w:szCs w:val="21"/>
                <w:highlight w:val="none"/>
                <w:lang w:bidi="en-US"/>
              </w:rPr>
              <w:t>国标2.0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矿种</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PROSPECTION_MINERALS</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C..200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矿区类别</w:t>
            </w:r>
            <w:r>
              <w:rPr>
                <w:rFonts w:hint="eastAsia" w:ascii="宋体" w:hAnsi="宋体" w:cs="宋体"/>
                <w:color w:val="000000"/>
                <w:szCs w:val="21"/>
                <w:highlight w:val="none"/>
                <w:lang w:val="en-US" w:eastAsia="zh-CN" w:bidi="en-US"/>
              </w:rPr>
              <w:t>为“</w:t>
            </w:r>
            <w:r>
              <w:rPr>
                <w:rFonts w:hint="eastAsia" w:ascii="宋体" w:hAnsi="宋体" w:cs="宋体"/>
                <w:color w:val="000000"/>
                <w:szCs w:val="21"/>
                <w:highlight w:val="none"/>
                <w:lang w:bidi="en-US"/>
              </w:rPr>
              <w:t>探矿权</w:t>
            </w:r>
            <w:r>
              <w:rPr>
                <w:rFonts w:hint="eastAsia" w:ascii="宋体" w:hAnsi="宋体" w:cs="宋体"/>
                <w:color w:val="000000"/>
                <w:szCs w:val="21"/>
                <w:highlight w:val="none"/>
                <w:lang w:eastAsia="zh-CN" w:bidi="en-US"/>
              </w:rPr>
              <w:t>”</w:t>
            </w:r>
            <w:r>
              <w:rPr>
                <w:rFonts w:hint="eastAsia" w:ascii="宋体" w:hAnsi="宋体" w:cs="宋体"/>
                <w:color w:val="000000"/>
                <w:szCs w:val="21"/>
                <w:highlight w:val="none"/>
                <w:lang w:bidi="en-US"/>
              </w:rPr>
              <w:t>时，必填；参考4.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w:t>
            </w:r>
            <w:r>
              <w:rPr>
                <w:rFonts w:hint="eastAsia" w:ascii="宋体" w:hAnsi="宋体" w:cs="宋体"/>
                <w:color w:val="000000"/>
                <w:szCs w:val="21"/>
                <w:highlight w:val="none"/>
                <w:lang w:val="en-US" w:eastAsia="zh-CN" w:bidi="en-US"/>
              </w:rPr>
              <w:t>6</w:t>
            </w:r>
            <w:r>
              <w:rPr>
                <w:rFonts w:hint="eastAsia" w:ascii="宋体" w:hAnsi="宋体" w:cs="宋体"/>
                <w:color w:val="000000"/>
                <w:szCs w:val="21"/>
                <w:highlight w:val="none"/>
                <w:lang w:bidi="en-US"/>
              </w:rPr>
              <w:t>矿产种类代码</w:t>
            </w:r>
            <w:r>
              <w:rPr>
                <w:rFonts w:hint="eastAsia" w:ascii="宋体" w:hAnsi="宋体" w:cs="宋体"/>
                <w:color w:val="000000"/>
                <w:kern w:val="0"/>
                <w:szCs w:val="21"/>
                <w:highlight w:val="none"/>
              </w:rPr>
              <w:t>，填入对应代码；</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竞买资格及要求</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LIMIT</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矿产资源开发利用和保护控制的要求</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MINING_KUANGCHANKAIFALIMIT</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土地复垦和项目地质环境保护控制性要求</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MINING_TUDIKAIFALIMIT</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其他事项</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QITA_REMARK</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风险提示</w:t>
            </w:r>
          </w:p>
        </w:tc>
        <w:tc>
          <w:tcPr>
            <w:tcW w:w="3093"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LISK_REMARK</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来源交易系统</w:t>
            </w:r>
          </w:p>
        </w:tc>
        <w:tc>
          <w:tcPr>
            <w:tcW w:w="3093"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 xml:space="preserve"> FROM_TRADE_PLAT_CODE</w:t>
            </w:r>
          </w:p>
        </w:tc>
        <w:tc>
          <w:tcPr>
            <w:tcW w:w="1791"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C8</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hint="eastAsia" w:ascii="宋体" w:hAnsi="宋体" w:eastAsia="宋体" w:cs="宋体"/>
                <w:color w:val="000000"/>
                <w:szCs w:val="21"/>
                <w:highlight w:val="none"/>
                <w:lang w:eastAsia="zh-CN" w:bidi="en-US"/>
              </w:rPr>
            </w:pPr>
            <w:r>
              <w:rPr>
                <w:rFonts w:hint="eastAsia" w:ascii="宋体" w:hAnsi="宋体" w:cs="宋体"/>
                <w:color w:val="000000"/>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7"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数据时间戳</w:t>
            </w:r>
          </w:p>
        </w:tc>
        <w:tc>
          <w:tcPr>
            <w:tcW w:w="3093"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DATA_TIMESTAMP</w:t>
            </w:r>
          </w:p>
        </w:tc>
        <w:tc>
          <w:tcPr>
            <w:tcW w:w="1791"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69"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kern w:val="0"/>
                <w:szCs w:val="21"/>
                <w:highlight w:val="none"/>
              </w:rPr>
              <w:t>采用组合码，编码长度为14位数时间戳</w:t>
            </w:r>
            <w:r>
              <w:rPr>
                <w:rFonts w:hint="eastAsia" w:ascii="宋体" w:hAnsi="宋体" w:cs="宋体"/>
                <w:color w:val="000000"/>
                <w:szCs w:val="21"/>
                <w:highlight w:val="none"/>
              </w:rPr>
              <w:t>；</w:t>
            </w:r>
            <w:r>
              <w:rPr>
                <w:rFonts w:hint="eastAsia" w:ascii="宋体" w:hAnsi="宋体" w:cs="宋体"/>
                <w:color w:val="000000"/>
                <w:szCs w:val="21"/>
                <w:highlight w:val="none"/>
                <w:lang w:bidi="en-US"/>
              </w:rPr>
              <w:t>国标2.0</w:t>
            </w:r>
          </w:p>
        </w:tc>
      </w:tr>
      <w:bookmarkEnd w:id="921"/>
      <w:bookmarkEnd w:id="922"/>
      <w:bookmarkEnd w:id="923"/>
    </w:tbl>
    <w:p>
      <w:pPr>
        <w:pStyle w:val="3"/>
        <w:numPr>
          <w:ilvl w:val="0"/>
          <w:numId w:val="0"/>
        </w:numPr>
        <w:rPr>
          <w:color w:val="auto"/>
          <w:highlight w:val="none"/>
        </w:rPr>
      </w:pPr>
      <w:bookmarkStart w:id="925" w:name="_Toc16737_WPSOffice_Level2"/>
      <w:bookmarkStart w:id="926" w:name="_Toc18199"/>
      <w:bookmarkStart w:id="927" w:name="_Toc19851_WPSOffice_Level2"/>
      <w:bookmarkStart w:id="928" w:name="_Toc20871"/>
      <w:bookmarkStart w:id="929" w:name="_Toc18712"/>
      <w:r>
        <w:rPr>
          <w:rFonts w:hint="eastAsia" w:ascii="宋体" w:hAnsi="宋体" w:cs="宋体"/>
          <w:color w:val="auto"/>
          <w:highlight w:val="none"/>
        </w:rPr>
        <w:t>4.2 交易公告</w:t>
      </w:r>
      <w:bookmarkEnd w:id="925"/>
      <w:bookmarkEnd w:id="926"/>
      <w:bookmarkEnd w:id="927"/>
      <w:bookmarkEnd w:id="928"/>
      <w:bookmarkEnd w:id="929"/>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43"/>
        <w:gridCol w:w="3087"/>
        <w:gridCol w:w="1789"/>
        <w:gridCol w:w="964"/>
        <w:gridCol w:w="568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43"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087"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89"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64"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8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矿区编号</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MINING_AREA_NO</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项目名称</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MINING_AREA_NAME</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rPr>
              <w:t>UNIFIED_DEAL_CODE</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bidi="en-US"/>
              </w:rPr>
              <w:t>参考附录B 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NOTICE_NAME</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NOTICE_START_TIME</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保证金递交截止时间</w:t>
            </w:r>
          </w:p>
        </w:tc>
        <w:tc>
          <w:tcPr>
            <w:tcW w:w="3087" w:type="dxa"/>
            <w:vAlign w:val="center"/>
          </w:tcPr>
          <w:p>
            <w:pPr>
              <w:jc w:val="center"/>
              <w:rPr>
                <w:rFonts w:hint="eastAsia" w:ascii="宋体" w:hAnsi="宋体" w:cs="宋体"/>
                <w:color w:val="auto"/>
                <w:szCs w:val="21"/>
                <w:highlight w:val="none"/>
                <w:lang w:bidi="en-US"/>
              </w:rPr>
            </w:pPr>
            <w:r>
              <w:rPr>
                <w:rFonts w:hint="eastAsia" w:ascii="宋体" w:hAnsi="宋体" w:cs="宋体"/>
                <w:color w:val="auto"/>
                <w:kern w:val="0"/>
                <w:highlight w:val="none"/>
              </w:rPr>
              <w:t>MARGIN_PAY_END_TIME</w:t>
            </w:r>
          </w:p>
        </w:tc>
        <w:tc>
          <w:tcPr>
            <w:tcW w:w="1789"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95"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公告截止日期</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NOTICE_END_TIME</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报名开始时间</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BAOMINGSTARTDATE</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报名截止时间</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BAOMINGENDDATE</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与转让相关的其他条件</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OTHER_CONDITION</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受让方资格条件</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ZIGE_CONDTION</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重要信息及其他披露内容</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IMPPRMANT_CONTENT</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r>
              <w:rPr>
                <w:rFonts w:hint="eastAsia" w:ascii="宋体" w:hAnsi="宋体" w:cs="宋体"/>
                <w:color w:val="auto"/>
                <w:szCs w:val="21"/>
                <w:highlight w:val="none"/>
                <w:lang w:eastAsia="zh-CN" w:bidi="en-US"/>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NOTICE_CONTENT</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公告源URL</w:t>
            </w:r>
          </w:p>
        </w:tc>
        <w:tc>
          <w:tcPr>
            <w:tcW w:w="3087" w:type="dxa"/>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lang w:bidi="en-US"/>
              </w:rPr>
              <w:t>URL</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kern w:val="0"/>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9"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0"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ascii="宋体" w:hAnsi="宋体" w:cs="宋体"/>
          <w:color w:val="auto"/>
          <w:highlight w:val="none"/>
        </w:rPr>
      </w:pPr>
      <w:bookmarkStart w:id="930" w:name="_Toc31017_WPSOffice_Level2"/>
      <w:bookmarkStart w:id="931" w:name="_Toc1251"/>
      <w:bookmarkStart w:id="932" w:name="_Toc24393"/>
      <w:bookmarkStart w:id="933" w:name="_Toc30278"/>
      <w:bookmarkStart w:id="934" w:name="_Toc31102_WPSOffice_Level2"/>
      <w:r>
        <w:rPr>
          <w:rFonts w:hint="eastAsia" w:ascii="宋体" w:hAnsi="宋体" w:cs="宋体"/>
          <w:color w:val="auto"/>
          <w:highlight w:val="none"/>
        </w:rPr>
        <w:t>4.3 变更公告</w:t>
      </w:r>
      <w:bookmarkEnd w:id="930"/>
      <w:bookmarkEnd w:id="931"/>
      <w:bookmarkEnd w:id="932"/>
      <w:bookmarkEnd w:id="933"/>
      <w:bookmarkEnd w:id="934"/>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1"/>
        <w:gridCol w:w="3089"/>
        <w:gridCol w:w="1786"/>
        <w:gridCol w:w="961"/>
        <w:gridCol w:w="5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641"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名称</w:t>
            </w:r>
          </w:p>
        </w:tc>
        <w:tc>
          <w:tcPr>
            <w:tcW w:w="3089"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英文名称</w:t>
            </w:r>
          </w:p>
        </w:tc>
        <w:tc>
          <w:tcPr>
            <w:tcW w:w="1786"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数据类型及格式</w:t>
            </w:r>
          </w:p>
        </w:tc>
        <w:tc>
          <w:tcPr>
            <w:tcW w:w="961"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必填项</w:t>
            </w:r>
          </w:p>
        </w:tc>
        <w:tc>
          <w:tcPr>
            <w:tcW w:w="5686"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矿区编号</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MINING_AREA_NO</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矿区名称</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MINING_AREA_NAME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统一交易标识码</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bidi="en-US"/>
              </w:rPr>
              <w:t>参考附录B 统一交易标识码编码规则</w:t>
            </w:r>
            <w:r>
              <w:rPr>
                <w:rFonts w:hint="eastAsia" w:ascii="宋体" w:hAnsi="宋体" w:cs="宋体"/>
                <w:color w:val="auto"/>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网站显示公告标题</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CHANGE_NOTICE_NAME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原公告发布时间</w:t>
            </w:r>
          </w:p>
        </w:tc>
        <w:tc>
          <w:tcPr>
            <w:tcW w:w="3089" w:type="dxa"/>
            <w:vAlign w:val="center"/>
          </w:tcPr>
          <w:p>
            <w:pPr>
              <w:jc w:val="center"/>
              <w:rPr>
                <w:rFonts w:hint="default"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OLD_GONGGAO_REALFROM</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原公告结束时间</w:t>
            </w:r>
          </w:p>
        </w:tc>
        <w:tc>
          <w:tcPr>
            <w:tcW w:w="3089" w:type="dxa"/>
            <w:vAlign w:val="center"/>
          </w:tcPr>
          <w:p>
            <w:pPr>
              <w:jc w:val="center"/>
              <w:rPr>
                <w:rFonts w:hint="default" w:ascii="宋体" w:hAnsi="宋体" w:cs="宋体"/>
                <w:color w:val="auto"/>
                <w:kern w:val="0"/>
                <w:szCs w:val="21"/>
                <w:highlight w:val="none"/>
                <w:lang w:val="en-US"/>
              </w:rPr>
            </w:pPr>
            <w:r>
              <w:rPr>
                <w:rFonts w:hint="eastAsia" w:ascii="宋体" w:hAnsi="宋体" w:cs="宋体"/>
                <w:color w:val="auto"/>
                <w:kern w:val="0"/>
                <w:szCs w:val="21"/>
                <w:highlight w:val="none"/>
                <w:lang w:val="en-US" w:eastAsia="zh-CN"/>
              </w:rPr>
              <w:t>OLD_GONGGAO_REALTO</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原报名开始时间</w:t>
            </w:r>
          </w:p>
        </w:tc>
        <w:tc>
          <w:tcPr>
            <w:tcW w:w="3089" w:type="dxa"/>
            <w:vAlign w:val="center"/>
          </w:tcPr>
          <w:p>
            <w:pPr>
              <w:jc w:val="center"/>
              <w:rPr>
                <w:rFonts w:hint="default"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OLD_BAOMING_FROM</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default" w:ascii="宋体" w:hAnsi="宋体" w:eastAsia="宋体" w:cs="宋体"/>
                <w:color w:val="auto"/>
                <w:szCs w:val="21"/>
                <w:highlight w:val="none"/>
                <w:lang w:val="en-US" w:eastAsia="zh-CN" w:bidi="en-US"/>
              </w:rPr>
            </w:pPr>
            <w:r>
              <w:rPr>
                <w:rFonts w:hint="eastAsia" w:ascii="宋体" w:hAnsi="宋体" w:cs="宋体"/>
                <w:color w:val="auto"/>
                <w:szCs w:val="21"/>
                <w:highlight w:val="none"/>
                <w:lang w:bidi="en-US"/>
              </w:rPr>
              <w:t>原报名截止时间</w:t>
            </w:r>
            <w:r>
              <w:rPr>
                <w:rFonts w:hint="eastAsia" w:ascii="宋体" w:hAnsi="宋体" w:cs="宋体"/>
                <w:color w:val="auto"/>
                <w:szCs w:val="21"/>
                <w:highlight w:val="none"/>
                <w:lang w:val="en-US" w:eastAsia="zh-CN" w:bidi="en-US"/>
              </w:rPr>
              <w:t xml:space="preserve">     </w:t>
            </w:r>
          </w:p>
        </w:tc>
        <w:tc>
          <w:tcPr>
            <w:tcW w:w="3089" w:type="dxa"/>
            <w:vAlign w:val="center"/>
          </w:tcPr>
          <w:p>
            <w:pPr>
              <w:jc w:val="center"/>
              <w:rPr>
                <w:rFonts w:hint="default" w:ascii="宋体" w:hAnsi="宋体" w:cs="宋体"/>
                <w:color w:val="auto"/>
                <w:kern w:val="0"/>
                <w:szCs w:val="21"/>
                <w:highlight w:val="none"/>
                <w:lang w:val="en-US"/>
              </w:rPr>
            </w:pPr>
            <w:r>
              <w:rPr>
                <w:rFonts w:hint="eastAsia" w:ascii="宋体" w:hAnsi="宋体" w:cs="宋体"/>
                <w:color w:val="auto"/>
                <w:kern w:val="0"/>
                <w:szCs w:val="21"/>
                <w:highlight w:val="none"/>
                <w:lang w:val="en-US" w:eastAsia="zh-CN"/>
              </w:rPr>
              <w:t>OLD_BAOMING_TO</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原保证金缴纳截止时间</w:t>
            </w:r>
          </w:p>
        </w:tc>
        <w:tc>
          <w:tcPr>
            <w:tcW w:w="3089" w:type="dxa"/>
            <w:vAlign w:val="center"/>
          </w:tcPr>
          <w:p>
            <w:pPr>
              <w:jc w:val="center"/>
              <w:rPr>
                <w:rFonts w:hint="default"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OLD_BZJENDDATE</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原挂牌开始时间</w:t>
            </w:r>
          </w:p>
        </w:tc>
        <w:tc>
          <w:tcPr>
            <w:tcW w:w="3089" w:type="dxa"/>
            <w:vAlign w:val="center"/>
          </w:tcPr>
          <w:p>
            <w:pPr>
              <w:jc w:val="center"/>
              <w:rPr>
                <w:rFonts w:hint="default"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OLD_GUAPAIDATEFROM</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原挂牌截止时间</w:t>
            </w:r>
          </w:p>
        </w:tc>
        <w:tc>
          <w:tcPr>
            <w:tcW w:w="3089" w:type="dxa"/>
            <w:vAlign w:val="center"/>
          </w:tcPr>
          <w:p>
            <w:pPr>
              <w:jc w:val="center"/>
              <w:rPr>
                <w:rFonts w:hint="default" w:ascii="宋体" w:hAnsi="宋体" w:cs="宋体"/>
                <w:color w:val="auto"/>
                <w:kern w:val="0"/>
                <w:szCs w:val="21"/>
                <w:highlight w:val="none"/>
                <w:lang w:val="en-US"/>
              </w:rPr>
            </w:pPr>
            <w:r>
              <w:rPr>
                <w:rFonts w:hint="eastAsia" w:ascii="宋体" w:hAnsi="宋体" w:cs="宋体"/>
                <w:color w:val="auto"/>
                <w:kern w:val="0"/>
                <w:szCs w:val="21"/>
                <w:highlight w:val="none"/>
                <w:lang w:val="en-US" w:eastAsia="zh-CN"/>
              </w:rPr>
              <w:t>OLD_GUAPAIDATETO</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bidi="en-US"/>
              </w:rPr>
            </w:pPr>
            <w:r>
              <w:rPr>
                <w:rFonts w:hint="eastAsia" w:ascii="宋体" w:hAnsi="宋体" w:cs="宋体"/>
                <w:color w:val="auto"/>
                <w:szCs w:val="21"/>
                <w:highlight w:val="none"/>
                <w:lang w:val="en-US" w:eastAsia="zh-CN" w:bidi="en-US"/>
              </w:rPr>
              <w:t>新</w:t>
            </w:r>
            <w:r>
              <w:rPr>
                <w:rFonts w:hint="eastAsia" w:ascii="宋体" w:hAnsi="宋体" w:cs="宋体"/>
                <w:color w:val="auto"/>
                <w:szCs w:val="21"/>
                <w:highlight w:val="none"/>
                <w:lang w:bidi="en-US"/>
              </w:rPr>
              <w:t>公告发布开始时间</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CHANGE_NOTICE_START_TIME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bidi="en-US"/>
              </w:rPr>
            </w:pPr>
            <w:r>
              <w:rPr>
                <w:rFonts w:hint="eastAsia" w:ascii="宋体" w:hAnsi="宋体" w:cs="宋体"/>
                <w:color w:val="auto"/>
                <w:szCs w:val="21"/>
                <w:highlight w:val="none"/>
                <w:lang w:val="en-US" w:eastAsia="zh-CN" w:bidi="en-US"/>
              </w:rPr>
              <w:t>新</w:t>
            </w:r>
            <w:r>
              <w:rPr>
                <w:rFonts w:hint="eastAsia" w:ascii="宋体" w:hAnsi="宋体" w:cs="宋体"/>
                <w:color w:val="auto"/>
                <w:szCs w:val="21"/>
                <w:highlight w:val="none"/>
                <w:lang w:bidi="en-US"/>
              </w:rPr>
              <w:t>公告发布截止时间</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CHANGE_NOTICE_END_TIME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新报名开始时间</w:t>
            </w:r>
          </w:p>
        </w:tc>
        <w:tc>
          <w:tcPr>
            <w:tcW w:w="3089"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NEW_BAOMING_FROM</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新报名截止时间</w:t>
            </w:r>
          </w:p>
        </w:tc>
        <w:tc>
          <w:tcPr>
            <w:tcW w:w="3089" w:type="dxa"/>
            <w:vAlign w:val="center"/>
          </w:tcPr>
          <w:p>
            <w:pPr>
              <w:jc w:val="center"/>
              <w:rPr>
                <w:rFonts w:hint="default" w:ascii="宋体" w:hAnsi="宋体" w:cs="宋体"/>
                <w:color w:val="auto"/>
                <w:kern w:val="0"/>
                <w:szCs w:val="21"/>
                <w:highlight w:val="none"/>
                <w:lang w:val="en-US"/>
              </w:rPr>
            </w:pPr>
            <w:r>
              <w:rPr>
                <w:rFonts w:hint="eastAsia" w:ascii="宋体" w:hAnsi="宋体" w:cs="宋体"/>
                <w:color w:val="auto"/>
                <w:kern w:val="0"/>
                <w:szCs w:val="21"/>
                <w:highlight w:val="none"/>
                <w:lang w:val="en-US" w:eastAsia="zh-CN"/>
              </w:rPr>
              <w:t>NEW_BAOMING_TO</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新保证金缴纳截止时间</w:t>
            </w:r>
          </w:p>
        </w:tc>
        <w:tc>
          <w:tcPr>
            <w:tcW w:w="3089"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NEW_BZJENDDATE</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新挂牌开始时间</w:t>
            </w:r>
          </w:p>
        </w:tc>
        <w:tc>
          <w:tcPr>
            <w:tcW w:w="3089"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NEW_GUAPAIDATEFROM</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hint="eastAsia" w:ascii="宋体" w:hAnsi="宋体" w:cs="宋体"/>
                <w:color w:val="auto"/>
                <w:szCs w:val="21"/>
                <w:highlight w:val="none"/>
                <w:lang w:val="en-US" w:eastAsia="zh-CN" w:bidi="en-US"/>
              </w:rPr>
            </w:pPr>
            <w:r>
              <w:rPr>
                <w:rFonts w:hint="eastAsia" w:ascii="宋体" w:hAnsi="宋体" w:cs="宋体"/>
                <w:color w:val="auto"/>
                <w:szCs w:val="21"/>
                <w:highlight w:val="none"/>
                <w:lang w:bidi="en-US"/>
              </w:rPr>
              <w:t>新挂牌截止时间</w:t>
            </w:r>
          </w:p>
        </w:tc>
        <w:tc>
          <w:tcPr>
            <w:tcW w:w="3089"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NEW_GUAPAIDATETO</w:t>
            </w:r>
          </w:p>
        </w:tc>
        <w:tc>
          <w:tcPr>
            <w:tcW w:w="1786"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CHANGE_NOTICE_CONTENT</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bookmarkStart w:id="935" w:name="_Toc10636"/>
            <w:bookmarkStart w:id="936" w:name="_Toc9710_WPSOffice_Level2"/>
            <w:bookmarkStart w:id="937" w:name="_Toc32501_WPSOffice_Level2"/>
            <w:bookmarkStart w:id="938" w:name="_Toc8669"/>
            <w:r>
              <w:rPr>
                <w:rFonts w:hint="eastAsia" w:ascii="宋体" w:hAnsi="宋体" w:cs="宋体"/>
                <w:color w:val="auto"/>
                <w:szCs w:val="21"/>
                <w:highlight w:val="none"/>
              </w:rPr>
              <w:t>来源交易系统</w:t>
            </w:r>
          </w:p>
        </w:tc>
        <w:tc>
          <w:tcPr>
            <w:tcW w:w="30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ascii="宋体" w:hAnsi="宋体" w:cs="宋体"/>
          <w:color w:val="auto"/>
          <w:highlight w:val="none"/>
        </w:rPr>
      </w:pPr>
      <w:bookmarkStart w:id="939" w:name="_Toc14360"/>
      <w:r>
        <w:rPr>
          <w:rFonts w:hint="eastAsia" w:ascii="宋体" w:hAnsi="宋体" w:cs="宋体"/>
          <w:color w:val="auto"/>
          <w:highlight w:val="none"/>
        </w:rPr>
        <w:t>4.4 挂牌底价</w:t>
      </w:r>
      <w:bookmarkEnd w:id="935"/>
      <w:bookmarkEnd w:id="936"/>
      <w:bookmarkEnd w:id="937"/>
      <w:bookmarkEnd w:id="938"/>
      <w:bookmarkEnd w:id="939"/>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41"/>
        <w:gridCol w:w="3089"/>
        <w:gridCol w:w="1786"/>
        <w:gridCol w:w="961"/>
        <w:gridCol w:w="568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41"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89"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86"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61"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86" w:type="dxa"/>
            <w:shd w:val="clear" w:color="auto" w:fill="A4A4A4"/>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bidi="en-US"/>
              </w:rPr>
              <w:t>参考附录B 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挂牌开始时间</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GUAPAIKAISHIDATE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挂牌截止时间</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GUAPAIENDDATE</w:t>
            </w:r>
          </w:p>
        </w:tc>
        <w:tc>
          <w:tcPr>
            <w:tcW w:w="1786"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yyyyMMddHHmmss</w:t>
            </w:r>
          </w:p>
        </w:tc>
        <w:tc>
          <w:tcPr>
            <w:tcW w:w="961" w:type="dxa"/>
            <w:vAlign w:val="center"/>
          </w:tcPr>
          <w:p>
            <w:pPr>
              <w:widowControl/>
              <w:jc w:val="center"/>
              <w:rPr>
                <w:rFonts w:ascii="宋体" w:hAnsi="宋体" w:cs="宋体"/>
                <w:color w:val="auto"/>
                <w:highlight w:val="none"/>
              </w:rPr>
            </w:pPr>
            <w:r>
              <w:rPr>
                <w:rFonts w:hint="eastAsia" w:ascii="宋体" w:hAnsi="宋体" w:cs="宋体"/>
                <w:color w:val="auto"/>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底价</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DIJIA</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N..20,6</w:t>
            </w:r>
          </w:p>
        </w:tc>
        <w:tc>
          <w:tcPr>
            <w:tcW w:w="961"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大写</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CAPITAL</w:t>
            </w:r>
          </w:p>
        </w:tc>
        <w:tc>
          <w:tcPr>
            <w:tcW w:w="1786"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61" w:type="dxa"/>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否</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val="en-US" w:eastAsia="zh-CN"/>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提交人</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COMMIT_PEOPLE</w:t>
            </w:r>
          </w:p>
        </w:tc>
        <w:tc>
          <w:tcPr>
            <w:tcW w:w="1786"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61" w:type="dxa"/>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否</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审核辖区</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SHENHE_XIAQU</w:t>
            </w:r>
          </w:p>
        </w:tc>
        <w:tc>
          <w:tcPr>
            <w:tcW w:w="1786"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C..50</w:t>
            </w:r>
          </w:p>
        </w:tc>
        <w:tc>
          <w:tcPr>
            <w:tcW w:w="961" w:type="dxa"/>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否</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提交时间</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TIJIAOTIME</w:t>
            </w:r>
          </w:p>
        </w:tc>
        <w:tc>
          <w:tcPr>
            <w:tcW w:w="1786" w:type="dxa"/>
            <w:vAlign w:val="center"/>
          </w:tcPr>
          <w:p>
            <w:pPr>
              <w:widowControl/>
              <w:jc w:val="center"/>
              <w:rPr>
                <w:rFonts w:ascii="宋体" w:hAnsi="宋体" w:cs="宋体"/>
                <w:color w:val="auto"/>
                <w:szCs w:val="21"/>
                <w:highlight w:val="none"/>
              </w:rPr>
            </w:pPr>
            <w:r>
              <w:rPr>
                <w:rFonts w:hint="eastAsia" w:ascii="宋体" w:hAnsi="宋体" w:cs="宋体"/>
                <w:color w:val="auto"/>
                <w:kern w:val="0"/>
                <w:szCs w:val="21"/>
                <w:highlight w:val="none"/>
              </w:rPr>
              <w:t>yyyyMMddHHmmss</w:t>
            </w:r>
          </w:p>
        </w:tc>
        <w:tc>
          <w:tcPr>
            <w:tcW w:w="961" w:type="dxa"/>
            <w:vAlign w:val="center"/>
          </w:tcPr>
          <w:p>
            <w:pPr>
              <w:widowControl/>
              <w:jc w:val="center"/>
              <w:rPr>
                <w:rFonts w:ascii="宋体" w:hAnsi="宋体" w:cs="宋体"/>
                <w:color w:val="auto"/>
                <w:highlight w:val="none"/>
              </w:rPr>
            </w:pPr>
            <w:r>
              <w:rPr>
                <w:rFonts w:hint="eastAsia" w:ascii="宋体" w:hAnsi="宋体" w:cs="宋体"/>
                <w:color w:val="auto"/>
                <w:szCs w:val="21"/>
                <w:highlight w:val="none"/>
              </w:rPr>
              <w:t>否</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bookmarkStart w:id="940" w:name="_Toc20357"/>
            <w:bookmarkStart w:id="941" w:name="_Toc4857_WPSOffice_Level2"/>
            <w:bookmarkStart w:id="942" w:name="_Toc20793"/>
            <w:bookmarkStart w:id="943" w:name="_Toc794_WPSOffice_Level2"/>
            <w:r>
              <w:rPr>
                <w:rFonts w:hint="eastAsia" w:ascii="宋体" w:hAnsi="宋体" w:cs="宋体"/>
                <w:color w:val="auto"/>
                <w:szCs w:val="21"/>
                <w:highlight w:val="none"/>
              </w:rPr>
              <w:t>来源交易系统</w:t>
            </w:r>
          </w:p>
        </w:tc>
        <w:tc>
          <w:tcPr>
            <w:tcW w:w="30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9"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hint="eastAsia" w:ascii="宋体" w:hAnsi="宋体" w:cs="宋体"/>
          <w:color w:val="auto"/>
          <w:highlight w:val="none"/>
        </w:rPr>
      </w:pPr>
      <w:bookmarkStart w:id="944" w:name="_Toc29879"/>
      <w:r>
        <w:rPr>
          <w:rFonts w:hint="eastAsia" w:ascii="宋体" w:hAnsi="宋体" w:cs="宋体"/>
          <w:color w:val="auto"/>
          <w:highlight w:val="none"/>
        </w:rPr>
        <w:t>4.5 矿区报名查看</w:t>
      </w:r>
      <w:bookmarkEnd w:id="940"/>
      <w:bookmarkEnd w:id="941"/>
      <w:bookmarkEnd w:id="942"/>
      <w:bookmarkEnd w:id="943"/>
      <w:bookmarkEnd w:id="944"/>
    </w:p>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41"/>
        <w:gridCol w:w="3086"/>
        <w:gridCol w:w="1786"/>
        <w:gridCol w:w="964"/>
        <w:gridCol w:w="568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4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86"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86"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64"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86"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矿区编号</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MINING_AREA_NO</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矿区名称</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MINING_AREA_NAME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bidi="en-US"/>
              </w:rPr>
              <w:t>参考附录B 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报名开始时间</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BAOMINGSTARTDATE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报名截止时间</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BAOMINGENDDATE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保证金截止时间</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BAOZHENGJIN_JIEZHITIME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rPr>
              <w:t>竞买</w:t>
            </w:r>
            <w:r>
              <w:rPr>
                <w:rFonts w:hint="eastAsia" w:ascii="宋体" w:hAnsi="宋体" w:cs="宋体"/>
                <w:color w:val="auto"/>
                <w:szCs w:val="21"/>
                <w:highlight w:val="none"/>
                <w:lang w:val="en-US" w:eastAsia="zh-CN"/>
              </w:rPr>
              <w:t>人</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JINGMAI_NAME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联系人</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CONTACTOR_NAME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联系电话</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CONTACT_TEL</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C11</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报名日期</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ENROLL_TIME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保证金缴纳状态</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BZJSTATUS</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C1</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参考4.</w:t>
            </w:r>
            <w:r>
              <w:rPr>
                <w:rFonts w:hint="eastAsia" w:ascii="宋体" w:hAnsi="宋体" w:cs="宋体"/>
                <w:color w:val="auto"/>
                <w:szCs w:val="21"/>
                <w:highlight w:val="none"/>
                <w:lang w:val="en-US" w:eastAsia="zh-CN" w:bidi="en-US"/>
              </w:rPr>
              <w:t>13</w:t>
            </w:r>
            <w:r>
              <w:rPr>
                <w:rFonts w:hint="eastAsia" w:ascii="宋体" w:hAnsi="宋体" w:cs="宋体"/>
                <w:color w:val="auto"/>
                <w:szCs w:val="21"/>
                <w:highlight w:val="none"/>
                <w:lang w:bidi="en-US"/>
              </w:rPr>
              <w:t>.</w:t>
            </w:r>
            <w:r>
              <w:rPr>
                <w:rFonts w:hint="eastAsia" w:ascii="宋体" w:hAnsi="宋体" w:cs="宋体"/>
                <w:color w:val="auto"/>
                <w:szCs w:val="21"/>
                <w:highlight w:val="none"/>
                <w:lang w:val="en-US" w:eastAsia="zh-CN" w:bidi="en-US"/>
              </w:rPr>
              <w:t>7</w:t>
            </w:r>
            <w:r>
              <w:rPr>
                <w:rFonts w:hint="eastAsia" w:ascii="宋体" w:hAnsi="宋体" w:cs="宋体"/>
                <w:color w:val="auto"/>
                <w:szCs w:val="21"/>
                <w:highlight w:val="none"/>
                <w:lang w:bidi="en-US"/>
              </w:rPr>
              <w:t>保证金缴纳状态；业务需要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bookmarkStart w:id="945" w:name="_Toc11062_WPSOffice_Level2"/>
            <w:bookmarkStart w:id="946" w:name="_Toc26025"/>
            <w:bookmarkStart w:id="947" w:name="_Toc31636"/>
            <w:bookmarkStart w:id="948" w:name="_Toc8001_WPSOffice_Level2"/>
            <w:r>
              <w:rPr>
                <w:rFonts w:hint="eastAsia" w:ascii="宋体" w:hAnsi="宋体" w:cs="宋体"/>
                <w:color w:val="auto"/>
                <w:szCs w:val="21"/>
                <w:highlight w:val="none"/>
              </w:rPr>
              <w:t>来源交易系统</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 xml:space="preserve">参考附录B </w:t>
            </w:r>
            <w:r>
              <w:rPr>
                <w:rFonts w:hint="eastAsia" w:ascii="宋体" w:hAnsi="宋体" w:cs="宋体"/>
                <w:color w:val="auto"/>
                <w:szCs w:val="21"/>
                <w:highlight w:val="none"/>
                <w:lang w:val="en-US" w:eastAsia="zh-CN"/>
              </w:rPr>
              <w:t>8 来源</w:t>
            </w:r>
            <w:r>
              <w:rPr>
                <w:rFonts w:hint="eastAsia" w:ascii="宋体" w:hAnsi="宋体" w:cs="宋体"/>
                <w:color w:val="auto"/>
                <w:szCs w:val="21"/>
                <w:highlight w:val="none"/>
              </w:rPr>
              <w:t>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ascii="宋体" w:hAnsi="宋体" w:cs="宋体"/>
          <w:color w:val="auto"/>
          <w:highlight w:val="none"/>
        </w:rPr>
      </w:pPr>
      <w:bookmarkStart w:id="949" w:name="_Toc10250"/>
      <w:r>
        <w:rPr>
          <w:rFonts w:hint="eastAsia" w:ascii="宋体" w:hAnsi="宋体" w:cs="宋体"/>
          <w:color w:val="auto"/>
          <w:highlight w:val="none"/>
        </w:rPr>
        <w:t>4.6 竞得候选人通知书</w:t>
      </w:r>
      <w:bookmarkEnd w:id="945"/>
      <w:bookmarkEnd w:id="946"/>
      <w:bookmarkEnd w:id="947"/>
      <w:bookmarkEnd w:id="948"/>
      <w:bookmarkEnd w:id="949"/>
    </w:p>
    <w:tbl>
      <w:tblPr>
        <w:tblStyle w:val="13"/>
        <w:tblW w:w="141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1"/>
        <w:gridCol w:w="3086"/>
        <w:gridCol w:w="1786"/>
        <w:gridCol w:w="964"/>
        <w:gridCol w:w="5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641"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名称</w:t>
            </w:r>
          </w:p>
        </w:tc>
        <w:tc>
          <w:tcPr>
            <w:tcW w:w="3086"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英文名称</w:t>
            </w:r>
          </w:p>
        </w:tc>
        <w:tc>
          <w:tcPr>
            <w:tcW w:w="1786"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数据类型及格式</w:t>
            </w:r>
          </w:p>
        </w:tc>
        <w:tc>
          <w:tcPr>
            <w:tcW w:w="964"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必填项</w:t>
            </w:r>
          </w:p>
        </w:tc>
        <w:tc>
          <w:tcPr>
            <w:tcW w:w="5686" w:type="dxa"/>
            <w:shd w:val="clear" w:color="auto" w:fill="A4A4A4" w:themeFill="background1" w:themeFillShade="A5"/>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widowControl/>
              <w:jc w:val="center"/>
              <w:rPr>
                <w:rFonts w:ascii="宋体" w:hAnsi="宋体" w:cs="宋体"/>
                <w:color w:val="000000"/>
                <w:kern w:val="0"/>
                <w:highlight w:val="none"/>
              </w:rPr>
            </w:pPr>
            <w:r>
              <w:rPr>
                <w:rFonts w:hint="eastAsia" w:ascii="宋体" w:hAnsi="宋体" w:cs="宋体"/>
                <w:color w:val="000000"/>
                <w:szCs w:val="21"/>
                <w:highlight w:val="none"/>
              </w:rPr>
              <w:t>矿区编号</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MINING_AREA_NO</w:t>
            </w:r>
          </w:p>
        </w:tc>
        <w:tc>
          <w:tcPr>
            <w:tcW w:w="1786" w:type="dxa"/>
            <w:shd w:val="clear" w:color="auto" w:fill="FFFFFF"/>
            <w:vAlign w:val="center"/>
          </w:tcPr>
          <w:p>
            <w:pPr>
              <w:widowControl/>
              <w:jc w:val="center"/>
              <w:rPr>
                <w:rFonts w:ascii="宋体" w:hAnsi="宋体" w:cs="宋体"/>
                <w:color w:val="000000"/>
                <w:kern w:val="0"/>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widowControl/>
              <w:jc w:val="center"/>
              <w:rPr>
                <w:rFonts w:ascii="宋体" w:hAnsi="宋体" w:cs="宋体"/>
                <w:color w:val="000000"/>
                <w:kern w:val="0"/>
                <w:highlight w:val="none"/>
              </w:rPr>
            </w:pPr>
            <w:r>
              <w:rPr>
                <w:rFonts w:hint="eastAsia" w:ascii="宋体" w:hAnsi="宋体" w:cs="宋体"/>
                <w:color w:val="000000"/>
                <w:szCs w:val="21"/>
                <w:highlight w:val="none"/>
              </w:rPr>
              <w:t>是</w:t>
            </w:r>
          </w:p>
        </w:tc>
        <w:tc>
          <w:tcPr>
            <w:tcW w:w="5686" w:type="dxa"/>
            <w:shd w:val="clear" w:color="auto" w:fill="FFFFFF"/>
            <w:vAlign w:val="center"/>
          </w:tcPr>
          <w:p>
            <w:pPr>
              <w:rPr>
                <w:rFonts w:ascii="宋体" w:hAnsi="宋体" w:cs="宋体"/>
                <w:color w:val="000000"/>
                <w:kern w:val="0"/>
                <w:szCs w:val="21"/>
                <w:highlight w:val="none"/>
              </w:rPr>
            </w:pPr>
            <w:r>
              <w:rPr>
                <w:rFonts w:hint="eastAsia" w:ascii="宋体" w:hAnsi="宋体" w:cs="宋体"/>
                <w:color w:val="000000"/>
                <w:szCs w:val="21"/>
                <w:highlight w:val="none"/>
                <w:lang w:bidi="en-US"/>
              </w:rPr>
              <w:t>自由文本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矿区名称</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MINING_AREA_NAME</w:t>
            </w:r>
          </w:p>
        </w:tc>
        <w:tc>
          <w:tcPr>
            <w:tcW w:w="1786" w:type="dxa"/>
            <w:shd w:val="clear" w:color="auto" w:fill="FFFFFF"/>
            <w:vAlign w:val="center"/>
          </w:tcPr>
          <w:p>
            <w:pPr>
              <w:widowControl/>
              <w:jc w:val="center"/>
              <w:rPr>
                <w:rFonts w:ascii="宋体" w:hAnsi="宋体" w:cs="宋体"/>
                <w:color w:val="000000"/>
                <w:kern w:val="0"/>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widowControl/>
              <w:jc w:val="center"/>
              <w:rPr>
                <w:rFonts w:ascii="宋体" w:hAnsi="宋体" w:cs="宋体"/>
                <w:color w:val="000000"/>
                <w:kern w:val="0"/>
                <w:highlight w:val="none"/>
              </w:rPr>
            </w:pPr>
            <w:r>
              <w:rPr>
                <w:rFonts w:hint="eastAsia" w:ascii="宋体" w:hAnsi="宋体" w:cs="宋体"/>
                <w:color w:val="000000"/>
                <w:szCs w:val="21"/>
                <w:highlight w:val="none"/>
              </w:rPr>
              <w:t>是</w:t>
            </w:r>
          </w:p>
        </w:tc>
        <w:tc>
          <w:tcPr>
            <w:tcW w:w="5686" w:type="dxa"/>
            <w:shd w:val="clear" w:color="auto" w:fill="FFFFFF"/>
            <w:vAlign w:val="center"/>
          </w:tcPr>
          <w:p>
            <w:pPr>
              <w:rPr>
                <w:rFonts w:ascii="宋体" w:hAnsi="宋体" w:cs="宋体"/>
                <w:color w:val="000000"/>
                <w:kern w:val="0"/>
                <w:szCs w:val="21"/>
                <w:highlight w:val="none"/>
              </w:rPr>
            </w:pPr>
            <w:r>
              <w:rPr>
                <w:rFonts w:hint="eastAsia" w:ascii="宋体" w:hAnsi="宋体" w:cs="宋体"/>
                <w:color w:val="000000"/>
                <w:szCs w:val="21"/>
                <w:highlight w:val="none"/>
                <w:lang w:bidi="en-US"/>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统一交易标识码</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UNIFIED_DEAL_CODE</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C40</w:t>
            </w:r>
          </w:p>
        </w:tc>
        <w:tc>
          <w:tcPr>
            <w:tcW w:w="964"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86" w:type="dxa"/>
            <w:shd w:val="clear" w:color="auto" w:fill="FFFFFF"/>
            <w:vAlign w:val="center"/>
          </w:tcPr>
          <w:p>
            <w:pPr>
              <w:widowControl/>
              <w:rPr>
                <w:rFonts w:ascii="宋体" w:hAnsi="宋体" w:cs="宋体"/>
                <w:color w:val="000000"/>
                <w:kern w:val="0"/>
                <w:szCs w:val="21"/>
                <w:highlight w:val="none"/>
              </w:rPr>
            </w:pPr>
            <w:r>
              <w:rPr>
                <w:rFonts w:hint="eastAsia" w:ascii="宋体" w:hAnsi="宋体" w:cs="宋体"/>
                <w:color w:val="000000"/>
                <w:szCs w:val="21"/>
                <w:highlight w:val="none"/>
                <w:lang w:bidi="en-US"/>
              </w:rPr>
              <w:t>参考附录B 3</w:t>
            </w:r>
            <w:r>
              <w:rPr>
                <w:rFonts w:hint="eastAsia" w:ascii="宋体" w:hAnsi="宋体" w:cs="宋体"/>
                <w:color w:val="000000"/>
                <w:szCs w:val="21"/>
                <w:highlight w:val="none"/>
                <w:lang w:eastAsia="zh-CN" w:bidi="en-US"/>
              </w:rPr>
              <w:t>统一交易标识码编码规则</w:t>
            </w:r>
            <w:r>
              <w:rPr>
                <w:rFonts w:hint="eastAsia" w:ascii="宋体" w:hAnsi="宋体" w:cs="宋体"/>
                <w:color w:val="000000"/>
                <w:szCs w:val="21"/>
                <w:highlight w:val="none"/>
                <w:lang w:bidi="en-US"/>
              </w:rPr>
              <w:t>；国家2.0数据规范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起始价</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QISHIPRICE</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N..20,6</w:t>
            </w:r>
          </w:p>
        </w:tc>
        <w:tc>
          <w:tcPr>
            <w:tcW w:w="964"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86" w:type="dxa"/>
            <w:shd w:val="clear" w:color="auto" w:fill="FFFFFF"/>
            <w:vAlign w:val="center"/>
          </w:tcPr>
          <w:p>
            <w:pPr>
              <w:widowControl/>
              <w:rPr>
                <w:rFonts w:ascii="宋体" w:hAnsi="宋体" w:cs="宋体"/>
                <w:color w:val="000000"/>
                <w:kern w:val="0"/>
                <w:szCs w:val="21"/>
                <w:highlight w:val="none"/>
              </w:rPr>
            </w:pPr>
            <w:r>
              <w:rPr>
                <w:rFonts w:hint="eastAsia" w:ascii="宋体" w:hAnsi="宋体" w:cs="宋体"/>
                <w:color w:val="000000"/>
                <w:szCs w:val="21"/>
                <w:highlight w:val="none"/>
                <w:lang w:bidi="en-US"/>
              </w:rPr>
              <w:t>单位</w:t>
            </w:r>
            <w:r>
              <w:rPr>
                <w:rFonts w:hint="eastAsia" w:ascii="宋体" w:hAnsi="宋体" w:cs="宋体"/>
                <w:color w:val="000000"/>
                <w:szCs w:val="21"/>
                <w:highlight w:val="none"/>
                <w:lang w:eastAsia="zh-CN" w:bidi="en-US"/>
              </w:rPr>
              <w:t>：</w:t>
            </w:r>
            <w:r>
              <w:rPr>
                <w:rFonts w:hint="eastAsia" w:ascii="宋体" w:hAnsi="宋体" w:cs="宋体"/>
                <w:color w:val="000000"/>
                <w:szCs w:val="21"/>
                <w:highlight w:val="none"/>
                <w:lang w:bidi="en-US"/>
              </w:rPr>
              <w:t>万元；业务需要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szCs w:val="21"/>
                <w:highlight w:val="none"/>
              </w:rPr>
              <w:t>交易方式</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JIAOYITYPE</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highlight w:val="none"/>
              </w:rPr>
              <w:t>C1</w:t>
            </w:r>
          </w:p>
        </w:tc>
        <w:tc>
          <w:tcPr>
            <w:tcW w:w="964"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highlight w:val="none"/>
              </w:rPr>
              <w:t>是</w:t>
            </w:r>
          </w:p>
        </w:tc>
        <w:tc>
          <w:tcPr>
            <w:tcW w:w="5686" w:type="dxa"/>
            <w:shd w:val="clear" w:color="auto" w:fill="FFFFFF"/>
            <w:vAlign w:val="center"/>
          </w:tcPr>
          <w:p>
            <w:pPr>
              <w:widowControl/>
              <w:rPr>
                <w:rFonts w:ascii="宋体" w:hAnsi="宋体" w:cs="宋体"/>
                <w:color w:val="000000"/>
                <w:szCs w:val="21"/>
                <w:highlight w:val="none"/>
                <w:lang w:bidi="en-US"/>
              </w:rPr>
            </w:pPr>
            <w:r>
              <w:rPr>
                <w:rFonts w:hint="eastAsia" w:ascii="宋体" w:hAnsi="宋体" w:cs="宋体"/>
                <w:color w:val="000000"/>
                <w:szCs w:val="21"/>
                <w:highlight w:val="none"/>
                <w:lang w:bidi="en-US"/>
              </w:rPr>
              <w:t>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.3竞价交易方式</w:t>
            </w:r>
            <w:r>
              <w:rPr>
                <w:rFonts w:hint="eastAsia" w:ascii="宋体" w:hAnsi="宋体" w:cs="宋体"/>
                <w:color w:val="000000"/>
                <w:kern w:val="0"/>
                <w:szCs w:val="21"/>
                <w:highlight w:val="none"/>
              </w:rPr>
              <w:t>，填入对应代码；</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成交价格</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CHENGJIAOPRICE</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N..20,6</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86"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底价</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DIJIA</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N..20,6</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86"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成交单位</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CHENGJIA_DANWEI</w:t>
            </w:r>
          </w:p>
        </w:tc>
        <w:tc>
          <w:tcPr>
            <w:tcW w:w="1786" w:type="dxa"/>
            <w:shd w:val="clear" w:color="auto" w:fill="FFFFFF"/>
            <w:vAlign w:val="center"/>
          </w:tcPr>
          <w:p>
            <w:pPr>
              <w:widowControl/>
              <w:jc w:val="center"/>
              <w:rPr>
                <w:rFonts w:ascii="宋体" w:hAnsi="宋体" w:cs="宋体"/>
                <w:color w:val="00000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86"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自由文本；</w:t>
            </w: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ind w:firstLine="630" w:firstLineChars="300"/>
              <w:rPr>
                <w:rFonts w:ascii="宋体" w:hAnsi="宋体" w:cs="宋体"/>
                <w:color w:val="000000"/>
                <w:szCs w:val="21"/>
                <w:highlight w:val="none"/>
              </w:rPr>
            </w:pPr>
            <w:r>
              <w:rPr>
                <w:rFonts w:hint="eastAsia" w:ascii="宋体" w:hAnsi="宋体" w:cs="宋体"/>
                <w:color w:val="000000"/>
                <w:szCs w:val="21"/>
                <w:highlight w:val="none"/>
              </w:rPr>
              <w:t>成交单位联系人</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LIANXIREN</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86"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自由文本；业务需要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成交联系电话</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PHONE</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C11</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86"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ascii="宋体" w:hAnsi="宋体" w:cs="宋体"/>
                <w:color w:val="000000"/>
                <w:szCs w:val="21"/>
                <w:highlight w:val="none"/>
              </w:rPr>
            </w:pPr>
            <w:bookmarkStart w:id="950" w:name="_Toc21881_WPSOffice_Level2"/>
            <w:bookmarkStart w:id="951" w:name="_Toc24738"/>
            <w:bookmarkStart w:id="952" w:name="_Toc24850_WPSOffice_Level2"/>
            <w:bookmarkStart w:id="953" w:name="_Toc22726"/>
            <w:r>
              <w:rPr>
                <w:rFonts w:hint="eastAsia" w:ascii="宋体" w:hAnsi="宋体" w:cs="宋体"/>
                <w:color w:val="000000"/>
                <w:szCs w:val="21"/>
                <w:highlight w:val="none"/>
              </w:rPr>
              <w:t>来源交易系统</w:t>
            </w:r>
          </w:p>
        </w:tc>
        <w:tc>
          <w:tcPr>
            <w:tcW w:w="308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FROM_TRADE_PLAT_CODE</w:t>
            </w:r>
          </w:p>
        </w:tc>
        <w:tc>
          <w:tcPr>
            <w:tcW w:w="1786"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C8</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86"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 xml:space="preserve">参考附录B </w:t>
            </w:r>
            <w:r>
              <w:rPr>
                <w:rFonts w:hint="eastAsia" w:ascii="宋体" w:hAnsi="宋体" w:cs="宋体"/>
                <w:color w:val="000000"/>
                <w:szCs w:val="21"/>
                <w:highlight w:val="none"/>
                <w:lang w:val="en-US" w:eastAsia="zh-CN"/>
              </w:rPr>
              <w:t>来源</w:t>
            </w:r>
            <w:r>
              <w:rPr>
                <w:rFonts w:hint="eastAsia" w:ascii="宋体" w:hAnsi="宋体" w:cs="宋体"/>
                <w:color w:val="000000"/>
                <w:szCs w:val="21"/>
                <w:highlight w:val="none"/>
              </w:rPr>
              <w:t>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41"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数据时间戳</w:t>
            </w:r>
          </w:p>
        </w:tc>
        <w:tc>
          <w:tcPr>
            <w:tcW w:w="3086"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DATA_TIMESTAMP</w:t>
            </w:r>
          </w:p>
        </w:tc>
        <w:tc>
          <w:tcPr>
            <w:tcW w:w="1786"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yyyyMMddHHmmss</w:t>
            </w:r>
          </w:p>
        </w:tc>
        <w:tc>
          <w:tcPr>
            <w:tcW w:w="964"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86"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kern w:val="0"/>
                <w:szCs w:val="21"/>
                <w:highlight w:val="none"/>
              </w:rPr>
              <w:t>采用组合码，编码长度为14位数时间戳</w:t>
            </w:r>
            <w:r>
              <w:rPr>
                <w:rFonts w:hint="eastAsia" w:ascii="宋体" w:hAnsi="宋体" w:cs="宋体"/>
                <w:color w:val="000000"/>
                <w:szCs w:val="21"/>
                <w:highlight w:val="none"/>
              </w:rPr>
              <w:t>；</w:t>
            </w:r>
            <w:r>
              <w:rPr>
                <w:rFonts w:hint="eastAsia" w:ascii="宋体" w:hAnsi="宋体" w:cs="宋体"/>
                <w:color w:val="000000"/>
                <w:szCs w:val="21"/>
                <w:highlight w:val="none"/>
                <w:lang w:bidi="en-US"/>
              </w:rPr>
              <w:t>国标2.0</w:t>
            </w:r>
          </w:p>
        </w:tc>
      </w:tr>
    </w:tbl>
    <w:p>
      <w:pPr>
        <w:pStyle w:val="3"/>
        <w:numPr>
          <w:ilvl w:val="0"/>
          <w:numId w:val="0"/>
        </w:numPr>
        <w:spacing w:line="240" w:lineRule="auto"/>
        <w:rPr>
          <w:rFonts w:ascii="宋体" w:hAnsi="宋体" w:cs="宋体"/>
          <w:color w:val="auto"/>
          <w:highlight w:val="none"/>
        </w:rPr>
      </w:pPr>
      <w:bookmarkStart w:id="954" w:name="_Toc17456"/>
      <w:r>
        <w:rPr>
          <w:rFonts w:hint="eastAsia" w:ascii="宋体" w:hAnsi="宋体" w:cs="宋体"/>
          <w:color w:val="auto"/>
          <w:highlight w:val="none"/>
        </w:rPr>
        <w:t>4.7 流拍流挂公告</w:t>
      </w:r>
      <w:bookmarkEnd w:id="950"/>
      <w:bookmarkEnd w:id="951"/>
      <w:bookmarkEnd w:id="952"/>
      <w:bookmarkEnd w:id="953"/>
      <w:bookmarkEnd w:id="954"/>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41"/>
        <w:gridCol w:w="3086"/>
        <w:gridCol w:w="1786"/>
        <w:gridCol w:w="964"/>
        <w:gridCol w:w="568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41"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86"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86"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64"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86" w:type="dxa"/>
            <w:shd w:val="clear" w:color="auto" w:fill="A4A4A4"/>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矿区编号</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MINING_AREA_NO</w:t>
            </w:r>
          </w:p>
        </w:tc>
        <w:tc>
          <w:tcPr>
            <w:tcW w:w="1786"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4"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矿区名称</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MINING_AREA_NAME</w:t>
            </w:r>
          </w:p>
        </w:tc>
        <w:tc>
          <w:tcPr>
            <w:tcW w:w="1786"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4"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kern w:val="0"/>
                <w:szCs w:val="21"/>
                <w:highlight w:val="none"/>
              </w:rPr>
            </w:pPr>
            <w:r>
              <w:rPr>
                <w:rFonts w:hint="eastAsia" w:ascii="宋体" w:hAnsi="宋体" w:cs="宋体"/>
                <w:color w:val="auto"/>
                <w:szCs w:val="21"/>
                <w:highlight w:val="none"/>
                <w:lang w:bidi="en-US"/>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参考附录B</w:t>
            </w:r>
            <w:r>
              <w:rPr>
                <w:rFonts w:hint="eastAsia" w:ascii="宋体" w:hAnsi="宋体" w:cs="宋体"/>
                <w:color w:val="auto"/>
                <w:szCs w:val="21"/>
                <w:highlight w:val="none"/>
                <w:lang w:val="en-US" w:eastAsia="zh-CN" w:bidi="en-US"/>
              </w:rPr>
              <w:t xml:space="preserve"> </w:t>
            </w:r>
            <w:r>
              <w:rPr>
                <w:rFonts w:hint="eastAsia" w:ascii="宋体" w:hAnsi="宋体" w:cs="宋体"/>
                <w:color w:val="auto"/>
                <w:szCs w:val="21"/>
                <w:highlight w:val="none"/>
                <w:lang w:bidi="en-US"/>
              </w:rPr>
              <w:t>3</w:t>
            </w:r>
            <w:r>
              <w:rPr>
                <w:rFonts w:hint="eastAsia" w:ascii="宋体" w:hAnsi="宋体" w:cs="宋体"/>
                <w:color w:val="auto"/>
                <w:szCs w:val="21"/>
                <w:highlight w:val="none"/>
                <w:lang w:eastAsia="zh-CN" w:bidi="en-US"/>
              </w:rPr>
              <w:t>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GONGGAOTITLE</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64"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GONGGAOFROM</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GONGGAOTO</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086"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bookmarkStart w:id="955" w:name="_Toc30406"/>
            <w:bookmarkStart w:id="956" w:name="_Toc17787_WPSOffice_Level2"/>
            <w:bookmarkStart w:id="957" w:name="_Toc23487"/>
            <w:bookmarkStart w:id="958" w:name="_Toc11705_WPSOffice_Level2"/>
            <w:r>
              <w:rPr>
                <w:rFonts w:hint="eastAsia" w:ascii="宋体" w:hAnsi="宋体" w:cs="宋体"/>
                <w:color w:val="auto"/>
                <w:szCs w:val="21"/>
                <w:highlight w:val="none"/>
              </w:rPr>
              <w:t>来源交易系统</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 xml:space="preserve">参考附录B </w:t>
            </w:r>
            <w:r>
              <w:rPr>
                <w:rFonts w:hint="eastAsia" w:ascii="宋体" w:hAnsi="宋体" w:cs="宋体"/>
                <w:color w:val="auto"/>
                <w:szCs w:val="21"/>
                <w:highlight w:val="none"/>
                <w:lang w:val="en-US" w:eastAsia="zh-CN"/>
              </w:rPr>
              <w:t>8来源</w:t>
            </w:r>
            <w:r>
              <w:rPr>
                <w:rFonts w:hint="eastAsia" w:ascii="宋体" w:hAnsi="宋体" w:cs="宋体"/>
                <w:color w:val="auto"/>
                <w:szCs w:val="21"/>
                <w:highlight w:val="none"/>
              </w:rPr>
              <w:t>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4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8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6"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6"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ascii="宋体" w:hAnsi="宋体" w:cs="宋体"/>
          <w:color w:val="auto"/>
          <w:highlight w:val="none"/>
        </w:rPr>
      </w:pPr>
      <w:bookmarkStart w:id="959" w:name="_Toc14419"/>
      <w:r>
        <w:rPr>
          <w:rFonts w:hint="eastAsia" w:ascii="宋体" w:hAnsi="宋体" w:cs="宋体"/>
          <w:color w:val="auto"/>
          <w:highlight w:val="none"/>
        </w:rPr>
        <w:t>4.8 中止公告</w:t>
      </w:r>
      <w:bookmarkEnd w:id="955"/>
      <w:bookmarkEnd w:id="956"/>
      <w:bookmarkEnd w:id="957"/>
      <w:bookmarkEnd w:id="958"/>
      <w:bookmarkEnd w:id="959"/>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30"/>
        <w:gridCol w:w="3100"/>
        <w:gridCol w:w="1785"/>
        <w:gridCol w:w="963"/>
        <w:gridCol w:w="56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shd w:val="clear" w:color="auto" w:fill="A4A4A4"/>
            <w:vAlign w:val="center"/>
          </w:tcPr>
          <w:p>
            <w:pPr>
              <w:widowControl/>
              <w:jc w:val="center"/>
              <w:rPr>
                <w:rFonts w:ascii="宋体" w:hAnsi="宋体" w:cs="宋体"/>
                <w:color w:val="auto"/>
                <w:szCs w:val="21"/>
                <w:highlight w:val="none"/>
              </w:rPr>
            </w:pPr>
            <w:r>
              <w:rPr>
                <w:rFonts w:hint="eastAsia" w:ascii="宋体" w:hAnsi="宋体" w:cs="宋体"/>
                <w:color w:val="auto"/>
                <w:kern w:val="0"/>
                <w:highlight w:val="none"/>
              </w:rPr>
              <w:t>名称</w:t>
            </w:r>
          </w:p>
        </w:tc>
        <w:tc>
          <w:tcPr>
            <w:tcW w:w="3100" w:type="dxa"/>
            <w:shd w:val="clear" w:color="auto" w:fill="A4A4A4"/>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highlight w:val="none"/>
              </w:rPr>
              <w:t>英文名称</w:t>
            </w:r>
          </w:p>
        </w:tc>
        <w:tc>
          <w:tcPr>
            <w:tcW w:w="1785" w:type="dxa"/>
            <w:shd w:val="clear" w:color="auto" w:fill="A4A4A4"/>
            <w:vAlign w:val="center"/>
          </w:tcPr>
          <w:p>
            <w:pPr>
              <w:widowControl/>
              <w:jc w:val="center"/>
              <w:rPr>
                <w:rFonts w:ascii="宋体" w:hAnsi="宋体" w:cs="宋体"/>
                <w:color w:val="auto"/>
                <w:kern w:val="0"/>
                <w:szCs w:val="21"/>
                <w:highlight w:val="none"/>
              </w:rPr>
            </w:pPr>
            <w:r>
              <w:rPr>
                <w:rFonts w:hint="eastAsia" w:ascii="宋体" w:hAnsi="宋体" w:cs="宋体"/>
                <w:color w:val="auto"/>
                <w:kern w:val="0"/>
                <w:highlight w:val="none"/>
              </w:rPr>
              <w:t>数据类型及格式</w:t>
            </w:r>
          </w:p>
        </w:tc>
        <w:tc>
          <w:tcPr>
            <w:tcW w:w="963" w:type="dxa"/>
            <w:shd w:val="clear" w:color="auto" w:fill="A4A4A4"/>
            <w:vAlign w:val="center"/>
          </w:tcPr>
          <w:p>
            <w:pPr>
              <w:widowControl/>
              <w:jc w:val="center"/>
              <w:rPr>
                <w:rFonts w:ascii="宋体" w:hAnsi="宋体" w:cs="宋体"/>
                <w:color w:val="auto"/>
                <w:szCs w:val="21"/>
                <w:highlight w:val="none"/>
              </w:rPr>
            </w:pPr>
            <w:r>
              <w:rPr>
                <w:rFonts w:hint="eastAsia" w:ascii="宋体" w:hAnsi="宋体" w:cs="宋体"/>
                <w:color w:val="auto"/>
                <w:kern w:val="0"/>
                <w:highlight w:val="none"/>
              </w:rPr>
              <w:t>必填项</w:t>
            </w:r>
          </w:p>
        </w:tc>
        <w:tc>
          <w:tcPr>
            <w:tcW w:w="5685" w:type="dxa"/>
            <w:shd w:val="clear" w:color="auto" w:fill="A4A4A4"/>
            <w:vAlign w:val="center"/>
          </w:tcPr>
          <w:p>
            <w:pPr>
              <w:widowControl/>
              <w:ind w:left="630" w:leftChars="100" w:hanging="420" w:hangingChars="200"/>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矿区编号</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MINING_AREA_NO</w:t>
            </w:r>
          </w:p>
        </w:tc>
        <w:tc>
          <w:tcPr>
            <w:tcW w:w="178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矿区名称</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MINING_AREA_NAME</w:t>
            </w:r>
          </w:p>
        </w:tc>
        <w:tc>
          <w:tcPr>
            <w:tcW w:w="178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eastAsia="zh-CN" w:bidi="en-US"/>
              </w:rPr>
              <w:t>参考附录B 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中止公告标题</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GONGGAOTITLE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lang w:val="en-US" w:eastAsia="zh-CN"/>
              </w:rPr>
              <w:t>原</w:t>
            </w:r>
            <w:r>
              <w:rPr>
                <w:rFonts w:hint="eastAsia" w:ascii="宋体" w:hAnsi="宋体" w:cs="宋体"/>
                <w:color w:val="auto"/>
                <w:szCs w:val="21"/>
                <w:highlight w:val="none"/>
              </w:rPr>
              <w:t>公告开始时间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GONGGAOFROM</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原</w:t>
            </w:r>
            <w:r>
              <w:rPr>
                <w:rFonts w:hint="eastAsia" w:ascii="宋体" w:hAnsi="宋体" w:cs="宋体"/>
                <w:color w:val="auto"/>
                <w:szCs w:val="21"/>
                <w:highlight w:val="none"/>
              </w:rPr>
              <w:t>公告截止时间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GONGGAOTO</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原报名开始时间</w:t>
            </w:r>
          </w:p>
        </w:tc>
        <w:tc>
          <w:tcPr>
            <w:tcW w:w="3100"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FORMER_BAOMINGSTART</w:t>
            </w:r>
          </w:p>
        </w:tc>
        <w:tc>
          <w:tcPr>
            <w:tcW w:w="1785"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原报名截止时间</w:t>
            </w:r>
          </w:p>
        </w:tc>
        <w:tc>
          <w:tcPr>
            <w:tcW w:w="3100"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FORMER_BAOMINGEND</w:t>
            </w:r>
          </w:p>
        </w:tc>
        <w:tc>
          <w:tcPr>
            <w:tcW w:w="1785"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原挂牌开始时间</w:t>
            </w:r>
          </w:p>
        </w:tc>
        <w:tc>
          <w:tcPr>
            <w:tcW w:w="3100"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FORMER_GUAPAISTART</w:t>
            </w:r>
          </w:p>
        </w:tc>
        <w:tc>
          <w:tcPr>
            <w:tcW w:w="1785"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原挂牌截止时间</w:t>
            </w:r>
          </w:p>
        </w:tc>
        <w:tc>
          <w:tcPr>
            <w:tcW w:w="3100"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FORMERLAND_GUAPAIEND</w:t>
            </w:r>
          </w:p>
        </w:tc>
        <w:tc>
          <w:tcPr>
            <w:tcW w:w="1785"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hint="eastAsia" w:ascii="宋体" w:hAnsi="宋体" w:cs="宋体"/>
                <w:color w:val="auto"/>
                <w:szCs w:val="21"/>
                <w:highlight w:val="none"/>
                <w:lang w:val="en-US" w:eastAsia="zh-CN"/>
              </w:rPr>
            </w:pPr>
            <w:r>
              <w:rPr>
                <w:rFonts w:hint="eastAsia" w:ascii="宋体" w:hAnsi="宋体" w:cs="宋体"/>
                <w:color w:val="auto"/>
                <w:szCs w:val="21"/>
                <w:highlight w:val="none"/>
              </w:rPr>
              <w:t>原保证金截止时间</w:t>
            </w:r>
          </w:p>
        </w:tc>
        <w:tc>
          <w:tcPr>
            <w:tcW w:w="3100" w:type="dxa"/>
            <w:vAlign w:val="center"/>
          </w:tcPr>
          <w:p>
            <w:pPr>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FORMER_BZJEND</w:t>
            </w:r>
          </w:p>
        </w:tc>
        <w:tc>
          <w:tcPr>
            <w:tcW w:w="1785" w:type="dxa"/>
            <w:vAlign w:val="center"/>
          </w:tcPr>
          <w:p>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hint="eastAsia"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GONGGAOCONTENT</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bookmarkStart w:id="960" w:name="_Toc20321"/>
            <w:bookmarkStart w:id="961" w:name="_Toc1813"/>
            <w:bookmarkStart w:id="962" w:name="_Toc25961_WPSOffice_Level2"/>
            <w:bookmarkStart w:id="963" w:name="_Toc32579_WPSOffice_Level2"/>
            <w:r>
              <w:rPr>
                <w:rFonts w:hint="eastAsia" w:ascii="宋体" w:hAnsi="宋体" w:cs="宋体"/>
                <w:color w:val="auto"/>
                <w:szCs w:val="21"/>
                <w:highlight w:val="none"/>
              </w:rPr>
              <w:t>来源交易系统</w:t>
            </w:r>
          </w:p>
        </w:tc>
        <w:tc>
          <w:tcPr>
            <w:tcW w:w="31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ascii="宋体" w:hAnsi="宋体" w:cs="宋体"/>
          <w:color w:val="auto"/>
          <w:highlight w:val="none"/>
        </w:rPr>
      </w:pPr>
      <w:bookmarkStart w:id="964" w:name="_Toc343"/>
      <w:r>
        <w:rPr>
          <w:rFonts w:hint="eastAsia" w:ascii="宋体" w:hAnsi="宋体" w:cs="宋体"/>
          <w:color w:val="auto"/>
          <w:highlight w:val="none"/>
        </w:rPr>
        <w:t>4.9 恢复公告</w:t>
      </w:r>
      <w:bookmarkEnd w:id="960"/>
      <w:bookmarkEnd w:id="961"/>
      <w:bookmarkEnd w:id="962"/>
      <w:bookmarkEnd w:id="963"/>
      <w:bookmarkEnd w:id="964"/>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33"/>
        <w:gridCol w:w="3097"/>
        <w:gridCol w:w="1785"/>
        <w:gridCol w:w="963"/>
        <w:gridCol w:w="56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blHeader/>
          <w:jc w:val="center"/>
        </w:trPr>
        <w:tc>
          <w:tcPr>
            <w:tcW w:w="2633" w:type="dxa"/>
            <w:shd w:val="clear" w:color="auto" w:fill="A4A4A4"/>
            <w:vAlign w:val="center"/>
          </w:tcPr>
          <w:p>
            <w:pPr>
              <w:widowControl/>
              <w:jc w:val="center"/>
              <w:rPr>
                <w:rFonts w:ascii="宋体" w:hAnsi="宋体" w:cs="宋体"/>
                <w:color w:val="auto"/>
                <w:szCs w:val="21"/>
                <w:highlight w:val="none"/>
              </w:rPr>
            </w:pPr>
            <w:r>
              <w:rPr>
                <w:rFonts w:hint="eastAsia" w:ascii="宋体" w:hAnsi="宋体" w:cs="宋体"/>
                <w:color w:val="auto"/>
                <w:kern w:val="0"/>
                <w:highlight w:val="none"/>
              </w:rPr>
              <w:t>名称</w:t>
            </w:r>
          </w:p>
        </w:tc>
        <w:tc>
          <w:tcPr>
            <w:tcW w:w="3097" w:type="dxa"/>
            <w:shd w:val="clear" w:color="auto" w:fill="A4A4A4"/>
            <w:vAlign w:val="center"/>
          </w:tcPr>
          <w:p>
            <w:pPr>
              <w:widowControl/>
              <w:jc w:val="center"/>
              <w:rPr>
                <w:rFonts w:ascii="宋体" w:hAnsi="宋体" w:cs="宋体"/>
                <w:color w:val="auto"/>
                <w:szCs w:val="21"/>
                <w:highlight w:val="none"/>
                <w:lang w:bidi="en-US"/>
              </w:rPr>
            </w:pPr>
            <w:r>
              <w:rPr>
                <w:rFonts w:hint="eastAsia" w:ascii="宋体" w:hAnsi="宋体" w:cs="宋体"/>
                <w:color w:val="auto"/>
                <w:kern w:val="0"/>
                <w:highlight w:val="none"/>
              </w:rPr>
              <w:t>英文名称</w:t>
            </w:r>
          </w:p>
        </w:tc>
        <w:tc>
          <w:tcPr>
            <w:tcW w:w="1785" w:type="dxa"/>
            <w:shd w:val="clear" w:color="auto" w:fill="A4A4A4"/>
            <w:vAlign w:val="center"/>
          </w:tcPr>
          <w:p>
            <w:pPr>
              <w:widowControl/>
              <w:jc w:val="center"/>
              <w:rPr>
                <w:rFonts w:ascii="宋体" w:hAnsi="宋体" w:cs="宋体"/>
                <w:color w:val="auto"/>
                <w:kern w:val="0"/>
                <w:szCs w:val="21"/>
                <w:highlight w:val="none"/>
              </w:rPr>
            </w:pPr>
            <w:r>
              <w:rPr>
                <w:rFonts w:hint="eastAsia" w:ascii="宋体" w:hAnsi="宋体" w:cs="宋体"/>
                <w:color w:val="auto"/>
                <w:kern w:val="0"/>
                <w:highlight w:val="none"/>
              </w:rPr>
              <w:t>数据类型及格式</w:t>
            </w:r>
          </w:p>
        </w:tc>
        <w:tc>
          <w:tcPr>
            <w:tcW w:w="963" w:type="dxa"/>
            <w:shd w:val="clear" w:color="auto" w:fill="A4A4A4"/>
            <w:vAlign w:val="center"/>
          </w:tcPr>
          <w:p>
            <w:pPr>
              <w:widowControl/>
              <w:jc w:val="center"/>
              <w:rPr>
                <w:rFonts w:ascii="宋体" w:hAnsi="宋体" w:cs="宋体"/>
                <w:color w:val="auto"/>
                <w:szCs w:val="21"/>
                <w:highlight w:val="none"/>
              </w:rPr>
            </w:pPr>
            <w:r>
              <w:rPr>
                <w:rFonts w:hint="eastAsia" w:ascii="宋体" w:hAnsi="宋体" w:cs="宋体"/>
                <w:color w:val="auto"/>
                <w:kern w:val="0"/>
                <w:highlight w:val="none"/>
              </w:rPr>
              <w:t>必填项</w:t>
            </w:r>
          </w:p>
        </w:tc>
        <w:tc>
          <w:tcPr>
            <w:tcW w:w="5685" w:type="dxa"/>
            <w:shd w:val="clear" w:color="auto" w:fill="A4A4A4"/>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矿区编号</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MINING_AREA_NO</w:t>
            </w:r>
          </w:p>
        </w:tc>
        <w:tc>
          <w:tcPr>
            <w:tcW w:w="178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3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矿区名称</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MINING_AREA_NAME</w:t>
            </w:r>
          </w:p>
        </w:tc>
        <w:tc>
          <w:tcPr>
            <w:tcW w:w="178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参考附录B</w:t>
            </w:r>
            <w:r>
              <w:rPr>
                <w:rFonts w:hint="eastAsia" w:ascii="宋体" w:hAnsi="宋体" w:cs="宋体"/>
                <w:color w:val="auto"/>
                <w:szCs w:val="21"/>
                <w:highlight w:val="none"/>
                <w:lang w:val="en-US" w:eastAsia="zh-CN" w:bidi="en-US"/>
              </w:rPr>
              <w:t xml:space="preserve"> </w:t>
            </w:r>
            <w:r>
              <w:rPr>
                <w:rFonts w:hint="eastAsia" w:ascii="宋体" w:hAnsi="宋体" w:cs="宋体"/>
                <w:color w:val="auto"/>
                <w:szCs w:val="21"/>
                <w:highlight w:val="none"/>
                <w:lang w:bidi="en-US"/>
              </w:rPr>
              <w:t>3</w:t>
            </w:r>
            <w:r>
              <w:rPr>
                <w:rFonts w:hint="eastAsia" w:ascii="宋体" w:hAnsi="宋体" w:cs="宋体"/>
                <w:color w:val="auto"/>
                <w:szCs w:val="21"/>
                <w:highlight w:val="none"/>
                <w:lang w:eastAsia="zh-CN" w:bidi="en-US"/>
              </w:rPr>
              <w:t>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GONGGAOTITLE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GONGGAOFROM</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GONGGAOTO</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GONGGAOCONTENT</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原公告开始时间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FORMER_HFGGFROM</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原公告截止时间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FORMER_HFGGTO</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原报名开始时间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FORMER_BAOMINGSTART</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原报名截止时间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FORMER_BAOMINGEND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原挂牌开始时间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FORMER_GUAPAISTART</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原挂牌截止时间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FORMERLAND_GUAPAIEND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原保证金截止时间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FORMER_BZJEND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报名开始时间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BAOMINGSTART</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报名截止时间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BAOMINGEND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挂牌开始时间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LAND_GUAPAISTART</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挂牌截止时间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LAND_GUAPAIEND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保证金截止时间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LAND_BZJEND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33" w:type="dxa"/>
            <w:vAlign w:val="center"/>
          </w:tcPr>
          <w:p>
            <w:pPr>
              <w:jc w:val="center"/>
              <w:rPr>
                <w:rFonts w:ascii="宋体" w:hAnsi="宋体" w:cs="宋体"/>
                <w:color w:val="auto"/>
                <w:szCs w:val="21"/>
                <w:highlight w:val="none"/>
              </w:rPr>
            </w:pPr>
            <w:bookmarkStart w:id="965" w:name="_Toc7302"/>
            <w:bookmarkStart w:id="966" w:name="_Toc32241_WPSOffice_Level2"/>
            <w:bookmarkStart w:id="967" w:name="_Toc7574_WPSOffice_Level2"/>
            <w:bookmarkStart w:id="968" w:name="_Toc9201"/>
            <w:r>
              <w:rPr>
                <w:rFonts w:hint="eastAsia" w:ascii="宋体" w:hAnsi="宋体" w:cs="宋体"/>
                <w:color w:val="auto"/>
                <w:szCs w:val="21"/>
                <w:highlight w:val="none"/>
              </w:rPr>
              <w:t>来源交易系统</w:t>
            </w:r>
          </w:p>
        </w:tc>
        <w:tc>
          <w:tcPr>
            <w:tcW w:w="30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ascii="宋体" w:hAnsi="宋体" w:cs="宋体"/>
          <w:color w:val="auto"/>
          <w:highlight w:val="none"/>
        </w:rPr>
      </w:pPr>
      <w:bookmarkStart w:id="969" w:name="_Toc30834"/>
      <w:r>
        <w:rPr>
          <w:rFonts w:hint="eastAsia" w:ascii="宋体" w:hAnsi="宋体" w:cs="宋体"/>
          <w:color w:val="auto"/>
          <w:highlight w:val="none"/>
        </w:rPr>
        <w:t>4.10 终止公告</w:t>
      </w:r>
      <w:bookmarkEnd w:id="965"/>
      <w:bookmarkEnd w:id="966"/>
      <w:bookmarkEnd w:id="967"/>
      <w:bookmarkEnd w:id="968"/>
      <w:bookmarkEnd w:id="969"/>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30"/>
        <w:gridCol w:w="3100"/>
        <w:gridCol w:w="1785"/>
        <w:gridCol w:w="963"/>
        <w:gridCol w:w="56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100"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85"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63" w:type="dxa"/>
            <w:shd w:val="clear" w:color="auto" w:fill="A4A4A4"/>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85" w:type="dxa"/>
            <w:shd w:val="clear" w:color="auto" w:fill="A4A4A4"/>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矿区编号</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MINING_AREA_NO</w:t>
            </w:r>
          </w:p>
        </w:tc>
        <w:tc>
          <w:tcPr>
            <w:tcW w:w="178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矿区名称</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MINING_AREA_NAME</w:t>
            </w:r>
          </w:p>
        </w:tc>
        <w:tc>
          <w:tcPr>
            <w:tcW w:w="178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63"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bidi="en-US"/>
              </w:rPr>
              <w:t>参考附录B 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30"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GONGGAOTITLE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63"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GONGGAOCONTENT</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bookmarkStart w:id="970" w:name="_Toc14668"/>
            <w:bookmarkStart w:id="971" w:name="_Toc7544_WPSOffice_Level2"/>
            <w:bookmarkStart w:id="972" w:name="_Toc13008_WPSOffice_Level2"/>
            <w:bookmarkStart w:id="973" w:name="_Toc15567"/>
            <w:r>
              <w:rPr>
                <w:rFonts w:hint="eastAsia" w:ascii="宋体" w:hAnsi="宋体" w:cs="宋体"/>
                <w:color w:val="auto"/>
                <w:szCs w:val="21"/>
                <w:highlight w:val="none"/>
              </w:rPr>
              <w:t>原公告开始时间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FORMER_HFGGFROM</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原公告截止时间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FORMER_HFGGTO</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原报名开始时间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FORMER_BAOMINGSTART</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3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原报名截止时间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FORMER_BAOMINGEND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原挂牌开始时间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FORMER_GUAPAISTART</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原挂牌截止时间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FORMERLAND_GUAPAIEND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30" w:type="dxa"/>
            <w:vAlign w:val="center"/>
          </w:tcPr>
          <w:p>
            <w:pPr>
              <w:tabs>
                <w:tab w:val="left" w:pos="452"/>
              </w:tabs>
              <w:jc w:val="center"/>
              <w:rPr>
                <w:rFonts w:ascii="宋体" w:hAnsi="宋体" w:cs="宋体"/>
                <w:color w:val="auto"/>
                <w:szCs w:val="21"/>
                <w:highlight w:val="none"/>
              </w:rPr>
            </w:pPr>
            <w:r>
              <w:rPr>
                <w:rFonts w:hint="eastAsia" w:ascii="宋体" w:hAnsi="宋体" w:cs="宋体"/>
                <w:color w:val="auto"/>
                <w:szCs w:val="21"/>
                <w:highlight w:val="none"/>
              </w:rPr>
              <w:t>原保证金截止时间</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FORMER_BZJEND</w:t>
            </w:r>
          </w:p>
        </w:tc>
        <w:tc>
          <w:tcPr>
            <w:tcW w:w="1785"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1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1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6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kern w:val="0"/>
                <w:szCs w:val="21"/>
                <w:highlight w:val="none"/>
              </w:rPr>
              <w:t>采用组合码，编码长度为14位数时间戳</w:t>
            </w:r>
            <w:r>
              <w:rPr>
                <w:rFonts w:hint="eastAsia" w:ascii="宋体" w:hAnsi="宋体" w:cs="宋体"/>
                <w:color w:val="auto"/>
                <w:szCs w:val="21"/>
                <w:highlight w:val="none"/>
              </w:rPr>
              <w:t>；</w:t>
            </w:r>
            <w:r>
              <w:rPr>
                <w:rFonts w:hint="eastAsia" w:ascii="宋体" w:hAnsi="宋体" w:cs="宋体"/>
                <w:color w:val="auto"/>
                <w:szCs w:val="21"/>
                <w:highlight w:val="none"/>
                <w:lang w:bidi="en-US"/>
              </w:rPr>
              <w:t>国标2.0</w:t>
            </w:r>
          </w:p>
        </w:tc>
      </w:tr>
    </w:tbl>
    <w:p>
      <w:pPr>
        <w:pStyle w:val="3"/>
        <w:numPr>
          <w:ilvl w:val="0"/>
          <w:numId w:val="0"/>
        </w:numPr>
        <w:spacing w:line="240" w:lineRule="auto"/>
        <w:rPr>
          <w:rFonts w:hint="eastAsia" w:ascii="宋体" w:hAnsi="宋体" w:cs="宋体"/>
          <w:color w:val="auto"/>
          <w:highlight w:val="none"/>
        </w:rPr>
      </w:pPr>
      <w:bookmarkStart w:id="974" w:name="_Toc5468"/>
      <w:r>
        <w:rPr>
          <w:rFonts w:hint="eastAsia" w:ascii="宋体" w:hAnsi="宋体" w:cs="宋体"/>
          <w:color w:val="auto"/>
          <w:highlight w:val="none"/>
        </w:rPr>
        <w:t>4.11 成交公示</w:t>
      </w:r>
      <w:bookmarkEnd w:id="970"/>
      <w:bookmarkEnd w:id="971"/>
      <w:bookmarkEnd w:id="972"/>
      <w:bookmarkEnd w:id="973"/>
      <w:bookmarkEnd w:id="974"/>
    </w:p>
    <w:p>
      <w:pPr>
        <w:rPr>
          <w:rFonts w:hint="eastAsia" w:ascii="宋体" w:hAnsi="宋体" w:cs="宋体"/>
          <w:color w:val="auto"/>
          <w:highlight w:val="none"/>
        </w:rPr>
      </w:pPr>
    </w:p>
    <w:p>
      <w:pPr>
        <w:rPr>
          <w:rFonts w:hint="eastAsia" w:ascii="宋体" w:hAnsi="宋体" w:cs="宋体"/>
          <w:color w:val="auto"/>
          <w:highlight w:val="none"/>
        </w:rPr>
      </w:pPr>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32"/>
        <w:gridCol w:w="3097"/>
        <w:gridCol w:w="1788"/>
        <w:gridCol w:w="961"/>
        <w:gridCol w:w="56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32"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97"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88"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6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85"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矿区编号</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MINING_AREA_NO</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项目名称</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MINING_AREA_NAME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统一交易标识码</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C40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eastAsia="zh-CN" w:bidi="en-US"/>
              </w:rPr>
              <w:t>参考附录B 统一交易标识码编码规则</w:t>
            </w:r>
            <w:r>
              <w:rPr>
                <w:rFonts w:hint="eastAsia" w:ascii="宋体" w:hAnsi="宋体" w:cs="宋体"/>
                <w:color w:val="auto"/>
                <w:szCs w:val="21"/>
                <w:highlight w:val="none"/>
                <w:lang w:bidi="en-US"/>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WIN_NOTICE_NAME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WIN_NOTICE_START_TIME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公告结束时间</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WIN_NOTICE_END_TIME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竞得单位</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WIN_BIDDER</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成交价格</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CHENGJIA_PRICE</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WIN_NOTICE_CONTENT</w:t>
            </w:r>
          </w:p>
        </w:tc>
        <w:tc>
          <w:tcPr>
            <w:tcW w:w="1788"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9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3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97"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DATA_TIMESTAMP</w:t>
            </w:r>
          </w:p>
        </w:tc>
        <w:tc>
          <w:tcPr>
            <w:tcW w:w="178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96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采用组合码，编码长度为14位数时间戳</w:t>
            </w:r>
          </w:p>
        </w:tc>
      </w:tr>
    </w:tbl>
    <w:p>
      <w:pPr>
        <w:pStyle w:val="3"/>
        <w:widowControl w:val="0"/>
        <w:numPr>
          <w:ilvl w:val="0"/>
          <w:numId w:val="0"/>
        </w:numPr>
        <w:spacing w:line="240" w:lineRule="auto"/>
        <w:jc w:val="both"/>
        <w:rPr>
          <w:rFonts w:hint="eastAsia" w:ascii="宋体" w:hAnsi="宋体" w:cs="宋体"/>
          <w:color w:val="auto"/>
          <w:highlight w:val="none"/>
        </w:rPr>
      </w:pPr>
      <w:bookmarkStart w:id="975" w:name="_Toc22906"/>
      <w:bookmarkStart w:id="976" w:name="_Toc13219_WPSOffice_Level2"/>
      <w:bookmarkStart w:id="977" w:name="_Toc7517_WPSOffice_Level2"/>
      <w:bookmarkStart w:id="978" w:name="_Toc29880"/>
      <w:bookmarkStart w:id="979" w:name="_Toc3544"/>
      <w:r>
        <w:rPr>
          <w:rFonts w:hint="eastAsia" w:ascii="宋体" w:hAnsi="宋体" w:cs="宋体"/>
          <w:color w:val="auto"/>
          <w:highlight w:val="none"/>
        </w:rPr>
        <w:t>4.12 电子竞价</w:t>
      </w:r>
      <w:bookmarkEnd w:id="975"/>
      <w:bookmarkEnd w:id="976"/>
      <w:bookmarkEnd w:id="977"/>
      <w:bookmarkEnd w:id="978"/>
      <w:bookmarkEnd w:id="979"/>
    </w:p>
    <w:p>
      <w:pPr>
        <w:rPr>
          <w:rFonts w:hint="eastAsia" w:ascii="宋体" w:hAnsi="宋体" w:cs="宋体"/>
          <w:color w:val="auto"/>
          <w:highlight w:val="none"/>
        </w:rPr>
      </w:pPr>
    </w:p>
    <w:p>
      <w:pPr>
        <w:rPr>
          <w:rFonts w:hint="eastAsia" w:ascii="宋体" w:hAnsi="宋体" w:cs="宋体"/>
          <w:color w:val="auto"/>
          <w:highlight w:val="none"/>
        </w:rPr>
      </w:pPr>
    </w:p>
    <w:p>
      <w:pPr>
        <w:pStyle w:val="4"/>
        <w:numPr>
          <w:ilvl w:val="0"/>
          <w:numId w:val="0"/>
        </w:numPr>
        <w:spacing w:line="240" w:lineRule="auto"/>
        <w:rPr>
          <w:rFonts w:hint="eastAsia" w:ascii="宋体" w:hAnsi="宋体" w:cs="宋体"/>
          <w:color w:val="auto"/>
          <w:highlight w:val="none"/>
        </w:rPr>
      </w:pPr>
      <w:bookmarkStart w:id="980" w:name="_Toc3854"/>
      <w:bookmarkStart w:id="981" w:name="_Toc92_WPSOffice_Level3"/>
      <w:bookmarkStart w:id="982" w:name="_Toc3285"/>
      <w:r>
        <w:rPr>
          <w:rFonts w:hint="eastAsia" w:ascii="宋体" w:hAnsi="宋体" w:cs="宋体"/>
          <w:color w:val="auto"/>
          <w:highlight w:val="none"/>
        </w:rPr>
        <w:t>4.12.1 设定竞价规则</w:t>
      </w:r>
      <w:bookmarkEnd w:id="980"/>
      <w:bookmarkEnd w:id="981"/>
      <w:bookmarkEnd w:id="982"/>
    </w:p>
    <w:tbl>
      <w:tblPr>
        <w:tblStyle w:val="13"/>
        <w:tblW w:w="14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842"/>
        <w:gridCol w:w="1799"/>
        <w:gridCol w:w="999"/>
        <w:gridCol w:w="5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2880"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名称</w:t>
            </w:r>
          </w:p>
        </w:tc>
        <w:tc>
          <w:tcPr>
            <w:tcW w:w="2842"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英文名称</w:t>
            </w:r>
          </w:p>
        </w:tc>
        <w:tc>
          <w:tcPr>
            <w:tcW w:w="1799"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数据类型及格式</w:t>
            </w:r>
          </w:p>
        </w:tc>
        <w:tc>
          <w:tcPr>
            <w:tcW w:w="999" w:type="dxa"/>
            <w:shd w:val="clear" w:color="auto" w:fill="A4A4A4" w:themeFill="background1" w:themeFillShade="A5"/>
            <w:vAlign w:val="center"/>
          </w:tcPr>
          <w:p>
            <w:pPr>
              <w:widowControl/>
              <w:jc w:val="center"/>
              <w:rPr>
                <w:rFonts w:ascii="宋体" w:hAnsi="宋体" w:cs="宋体"/>
                <w:color w:val="000000"/>
                <w:kern w:val="0"/>
                <w:highlight w:val="none"/>
              </w:rPr>
            </w:pPr>
            <w:r>
              <w:rPr>
                <w:rFonts w:hint="eastAsia" w:ascii="宋体" w:hAnsi="宋体" w:cs="宋体"/>
                <w:color w:val="000000"/>
                <w:kern w:val="0"/>
                <w:highlight w:val="none"/>
              </w:rPr>
              <w:t>必填项</w:t>
            </w:r>
          </w:p>
        </w:tc>
        <w:tc>
          <w:tcPr>
            <w:tcW w:w="5644" w:type="dxa"/>
            <w:shd w:val="clear" w:color="auto" w:fill="A4A4A4" w:themeFill="background1" w:themeFillShade="A5"/>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矿区编号</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MINING_AREA_NO</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自由文本；业务需要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矿区名称</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MINING_AREA_NAME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kern w:val="0"/>
                <w:szCs w:val="21"/>
                <w:highlight w:val="none"/>
              </w:rPr>
              <w:t>自由文本；国家2.0数据规范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预订竞价日期</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YUDING_STARTDATE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yyyyMMddHHmmss</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44" w:type="dxa"/>
            <w:shd w:val="clear" w:color="auto" w:fill="FFFFFF"/>
            <w:vAlign w:val="center"/>
          </w:tcPr>
          <w:p>
            <w:pPr>
              <w:rPr>
                <w:rFonts w:ascii="宋体" w:hAnsi="宋体" w:cs="宋体"/>
                <w:color w:val="000000"/>
                <w:kern w:val="0"/>
                <w:szCs w:val="21"/>
                <w:highlight w:val="none"/>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预订结束时间</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YUDING_ENDDATE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yyyyMMddHHmmss</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44" w:type="dxa"/>
            <w:shd w:val="clear" w:color="auto" w:fill="FFFFFF"/>
            <w:vAlign w:val="center"/>
          </w:tcPr>
          <w:p>
            <w:pPr>
              <w:rPr>
                <w:rFonts w:ascii="宋体" w:hAnsi="宋体" w:cs="宋体"/>
                <w:color w:val="000000"/>
                <w:kern w:val="0"/>
                <w:szCs w:val="21"/>
                <w:highlight w:val="none"/>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起始时间</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START_TIME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szCs w:val="21"/>
                <w:highlight w:val="none"/>
              </w:rPr>
              <w:t>yyyyMMddHHmmss</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44" w:type="dxa"/>
            <w:shd w:val="clear" w:color="auto" w:fill="FFFFFF"/>
            <w:vAlign w:val="center"/>
          </w:tcPr>
          <w:p>
            <w:pPr>
              <w:rPr>
                <w:rFonts w:ascii="宋体" w:hAnsi="宋体" w:cs="宋体"/>
                <w:color w:val="000000"/>
                <w:kern w:val="0"/>
                <w:szCs w:val="21"/>
                <w:highlight w:val="none"/>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询问期时长(</w:t>
            </w:r>
            <w:r>
              <w:rPr>
                <w:rFonts w:hint="eastAsia" w:ascii="宋体" w:hAnsi="宋体" w:cs="宋体"/>
                <w:color w:val="000000"/>
                <w:szCs w:val="21"/>
                <w:highlight w:val="none"/>
                <w:shd w:val="clear" w:color="auto" w:fill="FFFFFF"/>
              </w:rPr>
              <w:t>分钟</w:t>
            </w:r>
            <w:r>
              <w:rPr>
                <w:rFonts w:hint="eastAsia" w:ascii="宋体" w:hAnsi="宋体" w:cs="宋体"/>
                <w:color w:val="000000"/>
                <w:szCs w:val="21"/>
                <w:highlight w:val="none"/>
              </w:rPr>
              <w:t>)</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INQUIRY_PERIOD_LENGTH</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单位：分钟；</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竞价延时时段(秒)</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BIDDING_DELAY_PERIOD</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单位：秒；</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起始价（万元）</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STARTING_PRICE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N..18,2</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竞价步长值（万元）</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BIDDING_STEP_VALUE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N..18,2</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保留底价（万元）</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RECERVE_PRICE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N..18,2</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val="en-US" w:eastAsia="zh-CN" w:bidi="en-US"/>
              </w:rPr>
              <w:t>单位：万元；</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竞价单位</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BIDDING_UNIT</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w:t>
            </w:r>
            <w:r>
              <w:rPr>
                <w:rFonts w:hint="eastAsia" w:ascii="宋体" w:hAnsi="宋体" w:cs="宋体"/>
                <w:color w:val="000000"/>
                <w:szCs w:val="21"/>
                <w:highlight w:val="none"/>
                <w:lang w:val="en-US" w:eastAsia="zh-CN" w:bidi="en-US"/>
              </w:rPr>
              <w:t>5</w:t>
            </w:r>
            <w:r>
              <w:rPr>
                <w:rFonts w:hint="eastAsia" w:ascii="宋体" w:hAnsi="宋体" w:cs="宋体"/>
                <w:color w:val="000000"/>
                <w:szCs w:val="21"/>
                <w:highlight w:val="none"/>
                <w:lang w:bidi="en-US"/>
              </w:rPr>
              <w:t>竞价货币单位，</w:t>
            </w:r>
            <w:r>
              <w:rPr>
                <w:rFonts w:hint="eastAsia" w:ascii="宋体" w:hAnsi="宋体" w:cs="宋体"/>
                <w:color w:val="000000"/>
                <w:szCs w:val="21"/>
                <w:highlight w:val="none"/>
                <w:lang w:val="en-US" w:eastAsia="zh-CN" w:bidi="en-US"/>
              </w:rPr>
              <w:t>默认为</w:t>
            </w:r>
            <w:r>
              <w:rPr>
                <w:rFonts w:hint="eastAsia" w:ascii="宋体" w:hAnsi="宋体" w:cs="宋体"/>
                <w:color w:val="000000"/>
                <w:szCs w:val="21"/>
                <w:highlight w:val="none"/>
                <w:lang w:eastAsia="zh-CN" w:bidi="en-US"/>
              </w:rPr>
              <w:t>“</w:t>
            </w:r>
            <w:r>
              <w:rPr>
                <w:rFonts w:hint="eastAsia" w:ascii="宋体" w:hAnsi="宋体" w:cs="宋体"/>
                <w:color w:val="000000"/>
                <w:szCs w:val="21"/>
                <w:highlight w:val="none"/>
                <w:lang w:bidi="en-US"/>
              </w:rPr>
              <w:t>万元</w:t>
            </w:r>
            <w:r>
              <w:rPr>
                <w:rFonts w:hint="eastAsia" w:ascii="宋体" w:hAnsi="宋体" w:cs="宋体"/>
                <w:color w:val="000000"/>
                <w:szCs w:val="21"/>
                <w:highlight w:val="none"/>
                <w:lang w:eastAsia="zh-CN" w:bidi="en-US"/>
              </w:rPr>
              <w:t>”</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步长类型</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BINDDING_TYPE</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C..50</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否</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允许起始报价</w:t>
            </w:r>
          </w:p>
        </w:tc>
        <w:tc>
          <w:tcPr>
            <w:tcW w:w="2842" w:type="dxa"/>
            <w:shd w:val="clear" w:color="auto" w:fill="FFFFFF"/>
            <w:vAlign w:val="center"/>
          </w:tcPr>
          <w:p>
            <w:pPr>
              <w:jc w:val="center"/>
              <w:rPr>
                <w:rFonts w:ascii="宋体" w:hAnsi="宋体" w:cs="宋体"/>
                <w:color w:val="000000"/>
                <w:szCs w:val="21"/>
                <w:highlight w:val="none"/>
                <w:lang w:bidi="en-US"/>
              </w:rPr>
            </w:pPr>
            <w:r>
              <w:rPr>
                <w:rFonts w:hint="eastAsia" w:ascii="宋体" w:hAnsi="宋体" w:cs="宋体"/>
                <w:color w:val="000000"/>
                <w:szCs w:val="21"/>
                <w:highlight w:val="none"/>
                <w:lang w:bidi="en-US"/>
              </w:rPr>
              <w:t>IS_ALLOWING_STARTING_PRICE_BIDDING</w:t>
            </w:r>
          </w:p>
        </w:tc>
        <w:tc>
          <w:tcPr>
            <w:tcW w:w="1799" w:type="dxa"/>
            <w:shd w:val="clear" w:color="auto" w:fill="FFFFFF"/>
            <w:vAlign w:val="center"/>
          </w:tcPr>
          <w:p>
            <w:pPr>
              <w:widowControl/>
              <w:jc w:val="center"/>
              <w:rPr>
                <w:rFonts w:ascii="宋体" w:hAnsi="宋体" w:cs="宋体"/>
                <w:color w:val="000000"/>
                <w:kern w:val="0"/>
                <w:szCs w:val="21"/>
                <w:highlight w:val="none"/>
              </w:rPr>
            </w:pPr>
            <w:r>
              <w:rPr>
                <w:rFonts w:hint="eastAsia" w:ascii="宋体" w:hAnsi="宋体" w:cs="宋体"/>
                <w:color w:val="000000"/>
                <w:kern w:val="0"/>
                <w:szCs w:val="21"/>
                <w:highlight w:val="none"/>
              </w:rPr>
              <w:t>C1</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lang w:bidi="en-US"/>
              </w:rPr>
              <w:t>参考4.</w:t>
            </w:r>
            <w:r>
              <w:rPr>
                <w:rFonts w:hint="eastAsia" w:ascii="宋体" w:hAnsi="宋体" w:cs="宋体"/>
                <w:color w:val="000000"/>
                <w:szCs w:val="21"/>
                <w:highlight w:val="none"/>
                <w:lang w:val="en-US" w:eastAsia="zh-CN" w:bidi="en-US"/>
              </w:rPr>
              <w:t>13</w:t>
            </w:r>
            <w:r>
              <w:rPr>
                <w:rFonts w:hint="eastAsia" w:ascii="宋体" w:hAnsi="宋体" w:cs="宋体"/>
                <w:color w:val="000000"/>
                <w:szCs w:val="21"/>
                <w:highlight w:val="none"/>
                <w:lang w:bidi="en-US"/>
              </w:rPr>
              <w:t>.1是否代码</w:t>
            </w:r>
            <w:r>
              <w:rPr>
                <w:rFonts w:hint="eastAsia" w:ascii="宋体" w:hAnsi="宋体" w:cs="宋体"/>
                <w:color w:val="000000"/>
                <w:kern w:val="0"/>
                <w:szCs w:val="21"/>
                <w:highlight w:val="none"/>
              </w:rPr>
              <w:t>，填入对应代码；</w:t>
            </w:r>
            <w:r>
              <w:rPr>
                <w:rFonts w:hint="eastAsia" w:ascii="宋体" w:hAnsi="宋体" w:cs="宋体"/>
                <w:color w:val="000000"/>
                <w:szCs w:val="21"/>
                <w:highlight w:val="none"/>
                <w:lang w:bidi="en-US"/>
              </w:rPr>
              <w:t>业务需要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bookmarkStart w:id="983" w:name="_Toc2477"/>
            <w:bookmarkStart w:id="984" w:name="_Toc15507_WPSOffice_Level2"/>
            <w:bookmarkStart w:id="985" w:name="_Toc22811"/>
            <w:bookmarkStart w:id="986" w:name="_Toc92_WPSOffice_Level2"/>
            <w:r>
              <w:rPr>
                <w:rFonts w:hint="eastAsia" w:ascii="宋体" w:hAnsi="宋体" w:cs="宋体"/>
                <w:color w:val="000000"/>
                <w:szCs w:val="21"/>
                <w:highlight w:val="none"/>
              </w:rPr>
              <w:t>来源交易系统</w:t>
            </w:r>
          </w:p>
        </w:tc>
        <w:tc>
          <w:tcPr>
            <w:tcW w:w="2842"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FROM_TRADE_PLAT_CODE</w:t>
            </w:r>
          </w:p>
        </w:tc>
        <w:tc>
          <w:tcPr>
            <w:tcW w:w="17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C8</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hint="eastAsia" w:ascii="宋体" w:hAnsi="宋体" w:eastAsia="宋体" w:cs="宋体"/>
                <w:color w:val="000000"/>
                <w:szCs w:val="21"/>
                <w:highlight w:val="none"/>
                <w:lang w:eastAsia="zh-CN" w:bidi="en-US"/>
              </w:rPr>
            </w:pPr>
            <w:r>
              <w:rPr>
                <w:rFonts w:hint="eastAsia" w:ascii="宋体" w:hAnsi="宋体" w:cs="宋体"/>
                <w:color w:val="000000"/>
                <w:szCs w:val="21"/>
                <w:highlight w:val="none"/>
                <w:lang w:eastAsia="zh-CN"/>
              </w:rPr>
              <w:t>参考附录B 来源交易系统编码规则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80"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数据时间戳</w:t>
            </w:r>
          </w:p>
        </w:tc>
        <w:tc>
          <w:tcPr>
            <w:tcW w:w="2842" w:type="dxa"/>
            <w:shd w:val="clear" w:color="auto" w:fill="FFFFFF"/>
            <w:vAlign w:val="center"/>
          </w:tcPr>
          <w:p>
            <w:pPr>
              <w:jc w:val="center"/>
              <w:rPr>
                <w:rFonts w:ascii="宋体" w:hAnsi="宋体" w:cs="宋体"/>
                <w:color w:val="000000"/>
                <w:kern w:val="0"/>
                <w:szCs w:val="21"/>
                <w:highlight w:val="none"/>
              </w:rPr>
            </w:pPr>
            <w:r>
              <w:rPr>
                <w:rFonts w:hint="eastAsia" w:ascii="宋体" w:hAnsi="宋体" w:cs="宋体"/>
                <w:color w:val="000000"/>
                <w:kern w:val="0"/>
                <w:szCs w:val="21"/>
                <w:highlight w:val="none"/>
              </w:rPr>
              <w:t>DATA_TIMESTAMP</w:t>
            </w:r>
          </w:p>
        </w:tc>
        <w:tc>
          <w:tcPr>
            <w:tcW w:w="17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yyyyMMddHHmmss</w:t>
            </w:r>
          </w:p>
        </w:tc>
        <w:tc>
          <w:tcPr>
            <w:tcW w:w="999" w:type="dxa"/>
            <w:shd w:val="clear" w:color="auto" w:fill="FFFFFF"/>
            <w:vAlign w:val="center"/>
          </w:tcPr>
          <w:p>
            <w:pPr>
              <w:jc w:val="center"/>
              <w:rPr>
                <w:rFonts w:ascii="宋体" w:hAnsi="宋体" w:cs="宋体"/>
                <w:color w:val="000000"/>
                <w:szCs w:val="21"/>
                <w:highlight w:val="none"/>
              </w:rPr>
            </w:pPr>
            <w:r>
              <w:rPr>
                <w:rFonts w:hint="eastAsia" w:ascii="宋体" w:hAnsi="宋体" w:cs="宋体"/>
                <w:color w:val="000000"/>
                <w:szCs w:val="21"/>
                <w:highlight w:val="none"/>
              </w:rPr>
              <w:t>是</w:t>
            </w:r>
          </w:p>
        </w:tc>
        <w:tc>
          <w:tcPr>
            <w:tcW w:w="5644" w:type="dxa"/>
            <w:shd w:val="clear" w:color="auto" w:fill="FFFFFF"/>
            <w:vAlign w:val="center"/>
          </w:tcPr>
          <w:p>
            <w:pPr>
              <w:rPr>
                <w:rFonts w:ascii="宋体" w:hAnsi="宋体" w:cs="宋体"/>
                <w:color w:val="000000"/>
                <w:szCs w:val="21"/>
                <w:highlight w:val="none"/>
                <w:lang w:bidi="en-US"/>
              </w:rPr>
            </w:pPr>
            <w:r>
              <w:rPr>
                <w:rFonts w:hint="eastAsia" w:ascii="宋体" w:hAnsi="宋体" w:cs="宋体"/>
                <w:color w:val="000000"/>
                <w:szCs w:val="21"/>
                <w:highlight w:val="none"/>
              </w:rPr>
              <w:t>采用组合码，编码长度为14位数时间戳</w:t>
            </w:r>
          </w:p>
        </w:tc>
      </w:tr>
    </w:tbl>
    <w:p>
      <w:pPr>
        <w:pStyle w:val="3"/>
        <w:numPr>
          <w:ilvl w:val="0"/>
          <w:numId w:val="0"/>
        </w:numPr>
        <w:spacing w:line="240" w:lineRule="auto"/>
        <w:rPr>
          <w:rFonts w:hint="eastAsia" w:ascii="宋体" w:hAnsi="宋体" w:cs="宋体"/>
          <w:color w:val="auto"/>
          <w:highlight w:val="none"/>
        </w:rPr>
      </w:pPr>
      <w:bookmarkStart w:id="987" w:name="_Toc29928"/>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 xml:space="preserve"> 代码集</w:t>
      </w:r>
      <w:bookmarkEnd w:id="983"/>
      <w:bookmarkEnd w:id="984"/>
      <w:bookmarkEnd w:id="985"/>
      <w:bookmarkEnd w:id="986"/>
      <w:bookmarkEnd w:id="987"/>
    </w:p>
    <w:p>
      <w:pPr>
        <w:rPr>
          <w:rFonts w:hint="eastAsia" w:ascii="宋体" w:hAnsi="宋体" w:cs="宋体"/>
          <w:color w:val="auto"/>
          <w:highlight w:val="none"/>
        </w:rPr>
      </w:pPr>
    </w:p>
    <w:p>
      <w:pPr>
        <w:rPr>
          <w:rFonts w:hint="eastAsia" w:ascii="宋体" w:hAnsi="宋体" w:cs="宋体"/>
          <w:color w:val="auto"/>
          <w:highlight w:val="none"/>
        </w:rPr>
      </w:pPr>
    </w:p>
    <w:p>
      <w:pPr>
        <w:pStyle w:val="4"/>
        <w:numPr>
          <w:ilvl w:val="0"/>
          <w:numId w:val="0"/>
        </w:numPr>
        <w:spacing w:line="240" w:lineRule="auto"/>
      </w:pPr>
      <w:bookmarkStart w:id="988" w:name="_Toc26975"/>
      <w:bookmarkStart w:id="989" w:name="_Toc31223"/>
      <w:bookmarkStart w:id="990" w:name="_Toc10418_WPSOffice_Level3"/>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.1 是否代码</w:t>
      </w:r>
      <w:bookmarkEnd w:id="988"/>
    </w:p>
    <w:tbl>
      <w:tblPr>
        <w:tblStyle w:val="13"/>
        <w:tblW w:w="5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5"/>
        <w:gridCol w:w="3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2535"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4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53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53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24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否</w:t>
            </w:r>
          </w:p>
        </w:tc>
      </w:tr>
    </w:tbl>
    <w:p>
      <w:pPr>
        <w:pStyle w:val="4"/>
        <w:numPr>
          <w:ilvl w:val="0"/>
          <w:numId w:val="0"/>
        </w:numPr>
        <w:spacing w:line="240" w:lineRule="auto"/>
        <w:rPr>
          <w:rFonts w:ascii="宋体" w:hAnsi="宋体" w:cs="宋体"/>
          <w:color w:val="auto"/>
          <w:highlight w:val="none"/>
        </w:rPr>
      </w:pPr>
      <w:bookmarkStart w:id="991" w:name="_Toc5707"/>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.2 矿区类别</w:t>
      </w:r>
      <w:bookmarkEnd w:id="989"/>
      <w:bookmarkEnd w:id="990"/>
      <w:bookmarkEnd w:id="991"/>
    </w:p>
    <w:tbl>
      <w:tblPr>
        <w:tblStyle w:val="13"/>
        <w:tblW w:w="57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9"/>
        <w:gridCol w:w="32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blHeader/>
          <w:jc w:val="center"/>
        </w:trPr>
        <w:tc>
          <w:tcPr>
            <w:tcW w:w="251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2"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2519" w:type="dxa"/>
            <w:vAlign w:val="center"/>
          </w:tcPr>
          <w:p>
            <w:pPr>
              <w:jc w:val="center"/>
              <w:rPr>
                <w:rFonts w:ascii="宋体" w:hAnsi="宋体" w:cs="宋体"/>
                <w:color w:val="auto"/>
                <w:highlight w:val="none"/>
              </w:rPr>
            </w:pPr>
            <w:r>
              <w:rPr>
                <w:rFonts w:hint="eastAsia" w:ascii="宋体" w:hAnsi="宋体" w:cs="宋体"/>
                <w:color w:val="auto"/>
                <w:highlight w:val="none"/>
              </w:rPr>
              <w:t>01</w:t>
            </w:r>
          </w:p>
        </w:tc>
        <w:tc>
          <w:tcPr>
            <w:tcW w:w="3262" w:type="dxa"/>
            <w:vAlign w:val="center"/>
          </w:tcPr>
          <w:p>
            <w:pPr>
              <w:jc w:val="center"/>
              <w:rPr>
                <w:rFonts w:ascii="宋体" w:hAnsi="宋体" w:cs="宋体"/>
                <w:color w:val="auto"/>
                <w:highlight w:val="none"/>
              </w:rPr>
            </w:pPr>
            <w:r>
              <w:rPr>
                <w:rFonts w:hint="eastAsia" w:ascii="宋体" w:hAnsi="宋体" w:cs="宋体"/>
                <w:color w:val="auto"/>
                <w:highlight w:val="none"/>
              </w:rPr>
              <w:t>采矿权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jc w:val="center"/>
        </w:trPr>
        <w:tc>
          <w:tcPr>
            <w:tcW w:w="2519" w:type="dxa"/>
            <w:vAlign w:val="center"/>
          </w:tcPr>
          <w:p>
            <w:pPr>
              <w:jc w:val="center"/>
              <w:rPr>
                <w:rFonts w:ascii="宋体" w:hAnsi="宋体" w:cs="宋体"/>
                <w:color w:val="auto"/>
                <w:highlight w:val="none"/>
              </w:rPr>
            </w:pPr>
            <w:r>
              <w:rPr>
                <w:rFonts w:hint="eastAsia" w:ascii="宋体" w:hAnsi="宋体" w:cs="宋体"/>
                <w:color w:val="auto"/>
                <w:highlight w:val="none"/>
              </w:rPr>
              <w:t>02</w:t>
            </w:r>
          </w:p>
        </w:tc>
        <w:tc>
          <w:tcPr>
            <w:tcW w:w="3262" w:type="dxa"/>
            <w:vAlign w:val="center"/>
          </w:tcPr>
          <w:p>
            <w:pPr>
              <w:jc w:val="center"/>
              <w:rPr>
                <w:rFonts w:ascii="宋体" w:hAnsi="宋体" w:cs="宋体"/>
                <w:color w:val="auto"/>
                <w:highlight w:val="none"/>
              </w:rPr>
            </w:pPr>
            <w:r>
              <w:rPr>
                <w:rFonts w:hint="eastAsia" w:ascii="宋体" w:hAnsi="宋体" w:cs="宋体"/>
                <w:color w:val="auto"/>
                <w:highlight w:val="none"/>
              </w:rPr>
              <w:t>探矿权</w:t>
            </w:r>
          </w:p>
        </w:tc>
      </w:tr>
    </w:tbl>
    <w:p>
      <w:pPr>
        <w:pStyle w:val="4"/>
        <w:numPr>
          <w:ilvl w:val="0"/>
          <w:numId w:val="0"/>
        </w:numPr>
        <w:spacing w:line="240" w:lineRule="auto"/>
        <w:rPr>
          <w:rFonts w:hint="eastAsia" w:ascii="宋体" w:hAnsi="宋体" w:cs="宋体"/>
          <w:color w:val="auto"/>
          <w:highlight w:val="none"/>
        </w:rPr>
      </w:pPr>
      <w:bookmarkStart w:id="992" w:name="_Toc19522_WPSOffice_Level3"/>
      <w:bookmarkStart w:id="993" w:name="_Toc7245"/>
      <w:bookmarkStart w:id="994" w:name="_Toc15213"/>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.3 竞价交易方式</w:t>
      </w:r>
      <w:bookmarkEnd w:id="992"/>
      <w:bookmarkEnd w:id="993"/>
      <w:bookmarkEnd w:id="994"/>
    </w:p>
    <w:tbl>
      <w:tblPr>
        <w:tblStyle w:val="13"/>
        <w:tblW w:w="5778" w:type="dxa"/>
        <w:jc w:val="center"/>
        <w:tblLayout w:type="fixed"/>
        <w:tblCellMar>
          <w:top w:w="0" w:type="dxa"/>
          <w:left w:w="108" w:type="dxa"/>
          <w:bottom w:w="0" w:type="dxa"/>
          <w:right w:w="108" w:type="dxa"/>
        </w:tblCellMar>
      </w:tblPr>
      <w:tblGrid>
        <w:gridCol w:w="2518"/>
        <w:gridCol w:w="3260"/>
      </w:tblGrid>
      <w:tr>
        <w:tblPrEx>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1</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招投标</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拍卖</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3</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挂牌</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250</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协议出让</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260</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申请在先</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999</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其他</w:t>
            </w:r>
          </w:p>
        </w:tc>
      </w:tr>
    </w:tbl>
    <w:p/>
    <w:p>
      <w:pPr>
        <w:pStyle w:val="4"/>
        <w:numPr>
          <w:ilvl w:val="0"/>
          <w:numId w:val="0"/>
        </w:numPr>
        <w:spacing w:line="240" w:lineRule="auto"/>
        <w:rPr>
          <w:rFonts w:ascii="宋体" w:hAnsi="宋体" w:cs="宋体"/>
          <w:color w:val="auto"/>
          <w:highlight w:val="none"/>
        </w:rPr>
      </w:pPr>
      <w:bookmarkStart w:id="995" w:name="_Toc27443"/>
      <w:bookmarkStart w:id="996" w:name="_Toc648"/>
      <w:bookmarkStart w:id="997" w:name="_Toc20664_WPSOffice_Level3"/>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w:t>
      </w:r>
      <w:r>
        <w:rPr>
          <w:rFonts w:hint="eastAsia" w:ascii="宋体" w:hAnsi="宋体" w:cs="宋体"/>
          <w:color w:val="auto"/>
          <w:highlight w:val="none"/>
          <w:lang w:val="en-US" w:eastAsia="zh-CN"/>
        </w:rPr>
        <w:t>4</w:t>
      </w:r>
      <w:r>
        <w:rPr>
          <w:rFonts w:hint="eastAsia" w:ascii="宋体" w:hAnsi="宋体" w:cs="宋体"/>
          <w:color w:val="auto"/>
          <w:highlight w:val="none"/>
        </w:rPr>
        <w:t xml:space="preserve"> 开采方式</w:t>
      </w:r>
      <w:bookmarkEnd w:id="995"/>
      <w:bookmarkEnd w:id="996"/>
      <w:bookmarkEnd w:id="997"/>
    </w:p>
    <w:tbl>
      <w:tblPr>
        <w:tblStyle w:val="13"/>
        <w:tblW w:w="5778" w:type="dxa"/>
        <w:jc w:val="center"/>
        <w:tblLayout w:type="fixed"/>
        <w:tblCellMar>
          <w:top w:w="0" w:type="dxa"/>
          <w:left w:w="108" w:type="dxa"/>
          <w:bottom w:w="0" w:type="dxa"/>
          <w:right w:w="108" w:type="dxa"/>
        </w:tblCellMar>
      </w:tblPr>
      <w:tblGrid>
        <w:gridCol w:w="2518"/>
        <w:gridCol w:w="3260"/>
      </w:tblGrid>
      <w:tr>
        <w:tblPrEx>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露天开采</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02</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地下开采</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03</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地露结合开采</w:t>
            </w:r>
          </w:p>
        </w:tc>
      </w:tr>
    </w:tbl>
    <w:p>
      <w:pPr>
        <w:pStyle w:val="4"/>
        <w:numPr>
          <w:ilvl w:val="0"/>
          <w:numId w:val="0"/>
        </w:numPr>
        <w:spacing w:line="240" w:lineRule="auto"/>
        <w:rPr>
          <w:rFonts w:ascii="宋体" w:hAnsi="宋体" w:cs="宋体"/>
          <w:color w:val="auto"/>
          <w:highlight w:val="none"/>
        </w:rPr>
      </w:pPr>
      <w:bookmarkStart w:id="998" w:name="_Toc17241"/>
      <w:bookmarkStart w:id="999" w:name="_Toc29243"/>
      <w:bookmarkStart w:id="1000" w:name="_Toc29574_WPSOffice_Level3"/>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w:t>
      </w:r>
      <w:r>
        <w:rPr>
          <w:rFonts w:hint="eastAsia" w:ascii="宋体" w:hAnsi="宋体" w:cs="宋体"/>
          <w:color w:val="auto"/>
          <w:highlight w:val="none"/>
          <w:lang w:val="en-US" w:eastAsia="zh-CN"/>
        </w:rPr>
        <w:t>5</w:t>
      </w:r>
      <w:r>
        <w:rPr>
          <w:rFonts w:hint="eastAsia" w:ascii="宋体" w:hAnsi="宋体" w:cs="宋体"/>
          <w:color w:val="auto"/>
          <w:highlight w:val="none"/>
        </w:rPr>
        <w:t xml:space="preserve"> 竞价货币单位</w:t>
      </w:r>
      <w:bookmarkEnd w:id="998"/>
      <w:bookmarkEnd w:id="999"/>
      <w:bookmarkEnd w:id="1000"/>
    </w:p>
    <w:tbl>
      <w:tblPr>
        <w:tblStyle w:val="13"/>
        <w:tblW w:w="5778" w:type="dxa"/>
        <w:jc w:val="center"/>
        <w:tblLayout w:type="fixed"/>
        <w:tblCellMar>
          <w:top w:w="0" w:type="dxa"/>
          <w:left w:w="108" w:type="dxa"/>
          <w:bottom w:w="0" w:type="dxa"/>
          <w:right w:w="108" w:type="dxa"/>
        </w:tblCellMar>
      </w:tblPr>
      <w:tblGrid>
        <w:gridCol w:w="2518"/>
        <w:gridCol w:w="3260"/>
      </w:tblGrid>
      <w:tr>
        <w:tblPrEx>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元</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万元</w:t>
            </w:r>
          </w:p>
        </w:tc>
      </w:tr>
    </w:tbl>
    <w:p>
      <w:pPr>
        <w:pStyle w:val="4"/>
        <w:numPr>
          <w:ilvl w:val="0"/>
          <w:numId w:val="0"/>
        </w:numPr>
        <w:spacing w:line="240" w:lineRule="auto"/>
        <w:rPr>
          <w:rFonts w:ascii="宋体" w:hAnsi="宋体" w:cs="宋体"/>
          <w:color w:val="auto"/>
          <w:highlight w:val="none"/>
        </w:rPr>
      </w:pPr>
      <w:bookmarkStart w:id="1001" w:name="_Toc7998"/>
      <w:bookmarkStart w:id="1002" w:name="_Toc21733_WPSOffice_Level3"/>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w:t>
      </w:r>
      <w:r>
        <w:rPr>
          <w:rFonts w:hint="eastAsia" w:ascii="宋体" w:hAnsi="宋体" w:cs="宋体"/>
          <w:color w:val="auto"/>
          <w:highlight w:val="none"/>
          <w:lang w:val="en-US" w:eastAsia="zh-CN"/>
        </w:rPr>
        <w:t>6</w:t>
      </w:r>
      <w:r>
        <w:rPr>
          <w:rFonts w:hint="eastAsia" w:ascii="宋体" w:hAnsi="宋体" w:cs="宋体"/>
          <w:color w:val="auto"/>
          <w:highlight w:val="none"/>
        </w:rPr>
        <w:t xml:space="preserve"> 矿产种类代码</w:t>
      </w:r>
      <w:bookmarkEnd w:id="1001"/>
      <w:bookmarkEnd w:id="1002"/>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53"/>
        <w:gridCol w:w="2299"/>
        <w:gridCol w:w="1965"/>
        <w:gridCol w:w="1729"/>
        <w:gridCol w:w="1432"/>
        <w:gridCol w:w="2027"/>
        <w:gridCol w:w="1729"/>
        <w:gridCol w:w="172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1253"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矿产代码</w:t>
            </w:r>
          </w:p>
        </w:tc>
        <w:tc>
          <w:tcPr>
            <w:tcW w:w="229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矿产名称</w:t>
            </w:r>
          </w:p>
        </w:tc>
        <w:tc>
          <w:tcPr>
            <w:tcW w:w="1965"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设计生产规模单位</w:t>
            </w:r>
          </w:p>
        </w:tc>
        <w:tc>
          <w:tcPr>
            <w:tcW w:w="172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设计生产规模单位2</w:t>
            </w:r>
          </w:p>
        </w:tc>
        <w:tc>
          <w:tcPr>
            <w:tcW w:w="1432"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矿产代码</w:t>
            </w:r>
          </w:p>
        </w:tc>
        <w:tc>
          <w:tcPr>
            <w:tcW w:w="2027"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矿产名称</w:t>
            </w:r>
          </w:p>
        </w:tc>
        <w:tc>
          <w:tcPr>
            <w:tcW w:w="172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设计生产规模单位</w:t>
            </w:r>
          </w:p>
        </w:tc>
        <w:tc>
          <w:tcPr>
            <w:tcW w:w="1729" w:type="dxa"/>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设计生产规模单位2</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煤</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83104</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工艺水晶</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油页岩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83110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刚玉</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石油</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83230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硅灰石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天然气</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83250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滑石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11005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煤层气</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83260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石棉(温石棉)</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石煤</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83270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蓝石棉</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11008</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油砂</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83280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云母</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11034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石油天然气</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83290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长石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11041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页岩气</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83300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电气石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12712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铀</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石榴子石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12713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钍</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83320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黄玉</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14970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天然沥青</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叶腊石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17050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地热</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83340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透辉石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22001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铁矿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蛭石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22002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锰矿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83360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沸石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22003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铬铁矿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83370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透闪石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22004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钛矿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83520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石膏</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22005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钒矿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83620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方解石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22006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金红石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83630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冰洲石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铜矿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83702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光学萤石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32007</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铅矿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83750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宝石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32008</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锌矿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83800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玉石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32009</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铝土矿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83850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玛瑙</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镁矿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83900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石灰岩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镍矿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83905</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玻璃用石灰岩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钴矿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83906</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水泥用石灰岩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钨矿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83907</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建筑石料用灰岩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锡矿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83908</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饰面用灰岩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铋矿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83909</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制灰用石灰岩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32017</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钼矿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83920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泥灰岩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32018</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汞矿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白垩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32019</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锑矿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83940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白云岩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32020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多金属</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83943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玻璃用白云岩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42101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铂矿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83945</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建筑用白云岩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42102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钯矿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石英岩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42103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铱矿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83952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玻璃用石英岩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42104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铑矿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砂岩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42105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锇矿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83972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玻璃用砂岩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42106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钌矿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83973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水泥配料用砂岩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42200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砂金</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83974</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砖瓦用砂岩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42201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金矿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83977</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陶瓷用砂岩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42202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银矿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83978</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建筑用砂岩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52300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铌钽矿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83990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天然石英砂</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52301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铌矿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83991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玻璃用砂</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52302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钽矿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83992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海砂</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52401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铍矿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83993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建筑用砂</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52402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锂矿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83994</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水泥配料用砂</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52403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锆矿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83995</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水泥标准砂</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52404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锶矿(天青石)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83996</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砖瓦用砂</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52405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铷矿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84030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脉石英</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52406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铯矿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84032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玻璃用脉石英</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重稀土矿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84050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粉石英</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钇矿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84070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天然油石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钆矿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84110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硅藻土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铽矿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84130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页岩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镝矿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84131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陶粒页岩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钬矿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84132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砖瓦用页岩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铒矿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84133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水泥配料用页岩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52507</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铥矿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84150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高岭土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52508</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镱矿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84170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陶瓷土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52509</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镥矿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84210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凹凸棒石粘土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52600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轻稀土矿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84230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海泡石粘土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52601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铈矿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84250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伊利石粘土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52602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镧矿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84270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累托石粘土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52603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镨矿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84290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膨润土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52604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钕矿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84412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砖瓦用粘土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52605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钐矿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84413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陶粒用粘土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52606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铕矿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84414</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水泥用粘土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锗矿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84415</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水泥配料用红土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镓矿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84416</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水泥配料用黄土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铟矿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84417</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水泥配料用泥岩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铊矿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84418</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保温材料用粘土</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铪矿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橄榄岩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铼矿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84513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建筑用橄榄岩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52707</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镉矿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蛇纹岩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52708</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钪矿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84533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饰面用蛇纹岩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52709</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硒矿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玄武岩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52711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碲矿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84551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铸石用玄武岩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63200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蓝晶石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84552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岩棉用玄武岩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63210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矽线石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84555</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建筑用玄武岩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63220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红柱石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辉绿岩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63640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菱镁矿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84571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水泥用辉绿岩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63701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萤石(普通)</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84572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铸石用辉绿岩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63904</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熔剂用石灰岩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84573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建筑用辉绿岩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63941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冶金用白云岩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84574</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饰面用辉绿岩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63951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冶金用石英岩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84590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安山岩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63971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冶金用砂岩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84591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饰面用安山岩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63976</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铸型用砂岩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84592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建筑用安山岩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63992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铸型用砂</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84593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水泥混合材料用安山岩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64031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冶金用脉石英</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84610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闪长岩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64190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耐火粘土</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84611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建筑用闪长岩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64310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铁钒土</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84612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水泥混合材料用闪长玢岩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64410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其它粘土</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花岗岩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64411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铸型用粘土</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84711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建筑用花岗岩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64511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耐火用橄榄岩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84712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饰面用花岗岩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64531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熔剂用蛇纹岩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84720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麦饭石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73030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自然硫</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珍珠岩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73070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硫铁矿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黑曜岩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73240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钠硝石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松脂岩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73500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明矾石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84790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浮石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73510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芒硝(含钙芒硝)</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粗面岩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73530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重晶石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84811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水泥用粗面岩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73600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毒重石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84812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铸石用粗面岩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73610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天然碱(Na2CO3)</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霞石正长岩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73860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赭石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84850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凝灰岩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73870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颜料矿物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84851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玻璃用凝灰岩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73880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颜料黄土</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84852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水泥用凝灰岩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73901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电石用灰岩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84853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建筑用石料（凝灰岩）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73902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制碱用灰岩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火山灰</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73903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化肥用石灰岩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84871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水泥用火山灰</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73942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化肥用白云岩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84890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火山渣</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73953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化肥用石英岩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大理岩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73975</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化肥用砂岩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84911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饰面用石料（大理石）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74080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含钾岩石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84912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建筑用大理岩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74090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含钾砂页岩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84913</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水泥用大理石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74512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化肥用橄榄岩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84914</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玻璃用大理石</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74532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化肥用蛇纹岩</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84920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74950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泥炭</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84921</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饰面用板岩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75510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矿盐</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84922</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水泥配料用板岩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75511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岩盐</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片麻岩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75512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湖盐</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84940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角闪岩</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75530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镁盐</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85670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硼矿</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75540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天然卤水</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97010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矿泉水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75550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钾盐</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97030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地下水</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75610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碘</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97070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二氧化碳气</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75630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溴</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万立方米/年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97090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硫化氢气</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75650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砷</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97110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氦气</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75690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磷矿</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97120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氢气</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83010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金刚石</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万克拉/年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r>
              <w:rPr>
                <w:rFonts w:hint="eastAsia" w:ascii="宋体" w:hAnsi="宋体" w:cs="宋体"/>
                <w:color w:val="auto"/>
                <w:highlight w:val="none"/>
              </w:rPr>
              <w:t>97130</w:t>
            </w:r>
          </w:p>
        </w:tc>
        <w:tc>
          <w:tcPr>
            <w:tcW w:w="2027" w:type="dxa"/>
            <w:vAlign w:val="center"/>
          </w:tcPr>
          <w:p>
            <w:pPr>
              <w:jc w:val="center"/>
              <w:rPr>
                <w:rFonts w:ascii="宋体" w:hAnsi="宋体" w:cs="宋体"/>
                <w:color w:val="auto"/>
                <w:highlight w:val="none"/>
              </w:rPr>
            </w:pPr>
            <w:r>
              <w:rPr>
                <w:rFonts w:hint="eastAsia" w:ascii="宋体" w:hAnsi="宋体" w:cs="宋体"/>
                <w:color w:val="auto"/>
                <w:highlight w:val="none"/>
              </w:rPr>
              <w:t>氡气</w:t>
            </w:r>
          </w:p>
        </w:tc>
        <w:tc>
          <w:tcPr>
            <w:tcW w:w="1729" w:type="dxa"/>
            <w:vAlign w:val="center"/>
          </w:tcPr>
          <w:p>
            <w:pPr>
              <w:jc w:val="center"/>
              <w:rPr>
                <w:rFonts w:ascii="宋体" w:hAnsi="宋体" w:cs="宋体"/>
                <w:color w:val="auto"/>
                <w:highlight w:val="none"/>
              </w:rPr>
            </w:pPr>
            <w:r>
              <w:rPr>
                <w:rFonts w:hint="eastAsia" w:ascii="宋体" w:hAnsi="宋体" w:cs="宋体"/>
                <w:color w:val="auto"/>
                <w:highlight w:val="none"/>
              </w:rPr>
              <w:t>亿立方米/年</w:t>
            </w: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83020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石墨</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p>
        </w:tc>
        <w:tc>
          <w:tcPr>
            <w:tcW w:w="2027"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83100</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水晶</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p>
        </w:tc>
        <w:tc>
          <w:tcPr>
            <w:tcW w:w="2027"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83101</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压电水晶</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p>
        </w:tc>
        <w:tc>
          <w:tcPr>
            <w:tcW w:w="2027"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83102</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熔炼水晶</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p>
        </w:tc>
        <w:tc>
          <w:tcPr>
            <w:tcW w:w="2027"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253" w:type="dxa"/>
            <w:vAlign w:val="center"/>
          </w:tcPr>
          <w:p>
            <w:pPr>
              <w:jc w:val="center"/>
              <w:rPr>
                <w:rFonts w:ascii="宋体" w:hAnsi="宋体" w:cs="宋体"/>
                <w:color w:val="auto"/>
                <w:highlight w:val="none"/>
              </w:rPr>
            </w:pPr>
            <w:r>
              <w:rPr>
                <w:rFonts w:hint="eastAsia" w:ascii="宋体" w:hAnsi="宋体" w:cs="宋体"/>
                <w:color w:val="auto"/>
                <w:highlight w:val="none"/>
              </w:rPr>
              <w:t>83103</w:t>
            </w:r>
          </w:p>
        </w:tc>
        <w:tc>
          <w:tcPr>
            <w:tcW w:w="2299" w:type="dxa"/>
            <w:vAlign w:val="center"/>
          </w:tcPr>
          <w:p>
            <w:pPr>
              <w:jc w:val="center"/>
              <w:rPr>
                <w:rFonts w:ascii="宋体" w:hAnsi="宋体" w:cs="宋体"/>
                <w:color w:val="auto"/>
                <w:highlight w:val="none"/>
              </w:rPr>
            </w:pPr>
            <w:r>
              <w:rPr>
                <w:rFonts w:hint="eastAsia" w:ascii="宋体" w:hAnsi="宋体" w:cs="宋体"/>
                <w:color w:val="auto"/>
                <w:highlight w:val="none"/>
              </w:rPr>
              <w:t>光学水晶</w:t>
            </w:r>
          </w:p>
        </w:tc>
        <w:tc>
          <w:tcPr>
            <w:tcW w:w="1965" w:type="dxa"/>
            <w:vAlign w:val="center"/>
          </w:tcPr>
          <w:p>
            <w:pPr>
              <w:jc w:val="center"/>
              <w:rPr>
                <w:rFonts w:ascii="宋体" w:hAnsi="宋体" w:cs="宋体"/>
                <w:color w:val="auto"/>
                <w:highlight w:val="none"/>
              </w:rPr>
            </w:pPr>
            <w:r>
              <w:rPr>
                <w:rFonts w:hint="eastAsia" w:ascii="宋体" w:hAnsi="宋体" w:cs="宋体"/>
                <w:color w:val="auto"/>
                <w:highlight w:val="none"/>
              </w:rPr>
              <w:t>万吨/年</w:t>
            </w:r>
          </w:p>
        </w:tc>
        <w:tc>
          <w:tcPr>
            <w:tcW w:w="1729" w:type="dxa"/>
            <w:vAlign w:val="center"/>
          </w:tcPr>
          <w:p>
            <w:pPr>
              <w:jc w:val="center"/>
              <w:rPr>
                <w:rFonts w:ascii="宋体" w:hAnsi="宋体" w:cs="宋体"/>
                <w:color w:val="auto"/>
                <w:highlight w:val="none"/>
              </w:rPr>
            </w:pPr>
          </w:p>
        </w:tc>
        <w:tc>
          <w:tcPr>
            <w:tcW w:w="1432" w:type="dxa"/>
            <w:vAlign w:val="center"/>
          </w:tcPr>
          <w:p>
            <w:pPr>
              <w:jc w:val="center"/>
              <w:rPr>
                <w:rFonts w:ascii="宋体" w:hAnsi="宋体" w:cs="宋体"/>
                <w:color w:val="auto"/>
                <w:highlight w:val="none"/>
              </w:rPr>
            </w:pPr>
          </w:p>
        </w:tc>
        <w:tc>
          <w:tcPr>
            <w:tcW w:w="2027"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c>
          <w:tcPr>
            <w:tcW w:w="1729" w:type="dxa"/>
            <w:vAlign w:val="center"/>
          </w:tcPr>
          <w:p>
            <w:pPr>
              <w:jc w:val="center"/>
              <w:rPr>
                <w:rFonts w:ascii="宋体" w:hAnsi="宋体" w:cs="宋体"/>
                <w:color w:val="auto"/>
                <w:highlight w:val="none"/>
              </w:rPr>
            </w:pPr>
          </w:p>
        </w:tc>
      </w:tr>
    </w:tbl>
    <w:p>
      <w:pPr>
        <w:pStyle w:val="4"/>
        <w:numPr>
          <w:ilvl w:val="0"/>
          <w:numId w:val="0"/>
        </w:numPr>
        <w:spacing w:line="240" w:lineRule="auto"/>
        <w:rPr>
          <w:rFonts w:ascii="宋体" w:hAnsi="宋体" w:cs="宋体"/>
          <w:color w:val="auto"/>
          <w:highlight w:val="none"/>
        </w:rPr>
      </w:pPr>
      <w:bookmarkStart w:id="1003" w:name="_Toc92_WPSOffice_Level1"/>
      <w:bookmarkStart w:id="1004" w:name="_Toc22827_WPSOffice_Level1"/>
      <w:bookmarkStart w:id="1005" w:name="_Toc13665"/>
      <w:bookmarkStart w:id="1006" w:name="_Toc11588"/>
      <w:bookmarkStart w:id="1007" w:name="_Toc21328"/>
      <w:r>
        <w:rPr>
          <w:rFonts w:hint="eastAsia" w:ascii="宋体" w:hAnsi="宋体" w:cs="宋体"/>
          <w:color w:val="auto"/>
          <w:highlight w:val="none"/>
        </w:rPr>
        <w:t>4.</w:t>
      </w:r>
      <w:r>
        <w:rPr>
          <w:rFonts w:hint="eastAsia" w:ascii="宋体" w:hAnsi="宋体" w:cs="宋体"/>
          <w:color w:val="auto"/>
          <w:highlight w:val="none"/>
          <w:lang w:val="en-US" w:eastAsia="zh-CN"/>
        </w:rPr>
        <w:t>13</w:t>
      </w:r>
      <w:r>
        <w:rPr>
          <w:rFonts w:hint="eastAsia" w:ascii="宋体" w:hAnsi="宋体" w:cs="宋体"/>
          <w:color w:val="auto"/>
          <w:highlight w:val="none"/>
        </w:rPr>
        <w:t>.</w:t>
      </w:r>
      <w:r>
        <w:rPr>
          <w:rFonts w:hint="eastAsia" w:ascii="宋体" w:hAnsi="宋体" w:cs="宋体"/>
          <w:color w:val="auto"/>
          <w:highlight w:val="none"/>
          <w:lang w:val="en-US" w:eastAsia="zh-CN"/>
        </w:rPr>
        <w:t>7</w:t>
      </w:r>
      <w:r>
        <w:rPr>
          <w:rFonts w:hint="eastAsia" w:ascii="宋体" w:hAnsi="宋体" w:cs="宋体"/>
          <w:color w:val="auto"/>
          <w:highlight w:val="none"/>
        </w:rPr>
        <w:t xml:space="preserve"> 保证金缴纳状态</w:t>
      </w:r>
    </w:p>
    <w:tbl>
      <w:tblPr>
        <w:tblStyle w:val="13"/>
        <w:tblW w:w="5778" w:type="dxa"/>
        <w:jc w:val="center"/>
        <w:tblLayout w:type="fixed"/>
        <w:tblCellMar>
          <w:top w:w="0" w:type="dxa"/>
          <w:left w:w="108" w:type="dxa"/>
          <w:bottom w:w="0" w:type="dxa"/>
          <w:right w:w="108" w:type="dxa"/>
        </w:tblCellMar>
      </w:tblPr>
      <w:tblGrid>
        <w:gridCol w:w="2518"/>
        <w:gridCol w:w="3260"/>
      </w:tblGrid>
      <w:tr>
        <w:tblPrEx>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缴纳</w:t>
            </w:r>
          </w:p>
        </w:tc>
      </w:tr>
      <w:tr>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未缴纳</w:t>
            </w:r>
          </w:p>
        </w:tc>
      </w:tr>
    </w:tbl>
    <w:p>
      <w:pPr>
        <w:pStyle w:val="2"/>
        <w:numPr>
          <w:ilvl w:val="0"/>
          <w:numId w:val="4"/>
        </w:numPr>
        <w:spacing w:line="240" w:lineRule="auto"/>
        <w:rPr>
          <w:rFonts w:ascii="宋体" w:hAnsi="宋体" w:cs="宋体"/>
          <w:color w:val="auto"/>
          <w:highlight w:val="none"/>
        </w:rPr>
      </w:pPr>
      <w:bookmarkStart w:id="1008" w:name="_Toc21409"/>
      <w:r>
        <w:rPr>
          <w:rFonts w:hint="eastAsia" w:ascii="宋体" w:hAnsi="宋体" w:cs="宋体"/>
          <w:color w:val="auto"/>
          <w:highlight w:val="none"/>
        </w:rPr>
        <w:t>产权交易</w:t>
      </w:r>
      <w:bookmarkEnd w:id="1003"/>
      <w:bookmarkEnd w:id="1004"/>
      <w:bookmarkEnd w:id="1005"/>
      <w:bookmarkEnd w:id="1006"/>
      <w:bookmarkEnd w:id="1007"/>
      <w:bookmarkEnd w:id="1008"/>
    </w:p>
    <w:p>
      <w:pPr>
        <w:pStyle w:val="3"/>
        <w:numPr>
          <w:ilvl w:val="0"/>
          <w:numId w:val="0"/>
        </w:numPr>
        <w:spacing w:line="240" w:lineRule="auto"/>
        <w:rPr>
          <w:rFonts w:ascii="宋体" w:hAnsi="宋体" w:cs="宋体"/>
          <w:color w:val="auto"/>
          <w:highlight w:val="none"/>
        </w:rPr>
      </w:pPr>
      <w:bookmarkStart w:id="1009" w:name="_Toc32499"/>
      <w:bookmarkStart w:id="1010" w:name="_Toc10418_WPSOffice_Level2"/>
      <w:bookmarkStart w:id="1011" w:name="_Toc7393"/>
      <w:bookmarkStart w:id="1012" w:name="_Toc7053_WPSOffice_Level2"/>
      <w:bookmarkStart w:id="1013" w:name="_Toc19276"/>
      <w:bookmarkStart w:id="1014" w:name="_Toc11117"/>
      <w:bookmarkStart w:id="1381" w:name="_GoBack"/>
      <w:bookmarkEnd w:id="1381"/>
      <w:r>
        <w:rPr>
          <w:rFonts w:hint="eastAsia" w:ascii="宋体" w:hAnsi="宋体" w:cs="宋体"/>
          <w:color w:val="auto"/>
          <w:highlight w:val="none"/>
        </w:rPr>
        <w:t>5.1 转让受理</w:t>
      </w:r>
      <w:bookmarkEnd w:id="1009"/>
      <w:bookmarkEnd w:id="1010"/>
      <w:bookmarkEnd w:id="1011"/>
      <w:bookmarkEnd w:id="1012"/>
      <w:bookmarkEnd w:id="1013"/>
      <w:bookmarkEnd w:id="1014"/>
    </w:p>
    <w:p>
      <w:pPr>
        <w:pStyle w:val="4"/>
        <w:numPr>
          <w:ilvl w:val="0"/>
          <w:numId w:val="0"/>
        </w:numPr>
        <w:spacing w:line="240" w:lineRule="auto"/>
        <w:rPr>
          <w:rFonts w:ascii="宋体" w:hAnsi="宋体" w:cs="宋体"/>
          <w:color w:val="auto"/>
          <w:highlight w:val="none"/>
        </w:rPr>
      </w:pPr>
      <w:bookmarkStart w:id="1015" w:name="_Toc17831_WPSOffice_Level3"/>
      <w:bookmarkStart w:id="1016" w:name="_Toc20650"/>
      <w:bookmarkStart w:id="1017" w:name="_Toc11339"/>
      <w:bookmarkStart w:id="1018" w:name="_Toc15339"/>
      <w:bookmarkStart w:id="1019" w:name="_Hlk77175641"/>
      <w:bookmarkStart w:id="1020" w:name="_Toc17963"/>
      <w:bookmarkStart w:id="1021" w:name="_Toc10205"/>
      <w:bookmarkStart w:id="1022" w:name="_Toc445899438"/>
      <w:bookmarkStart w:id="1023" w:name="_Toc445898213"/>
      <w:bookmarkStart w:id="1024" w:name="_Toc452050251"/>
      <w:bookmarkStart w:id="1025" w:name="_Toc445898703"/>
      <w:bookmarkStart w:id="1026" w:name="_Toc22483"/>
      <w:bookmarkStart w:id="1027" w:name="_Toc452111711"/>
      <w:bookmarkStart w:id="1028" w:name="_Toc445898948"/>
      <w:bookmarkStart w:id="1029" w:name="_Toc517974013"/>
      <w:bookmarkStart w:id="1030" w:name="_Toc14003"/>
      <w:bookmarkStart w:id="1031" w:name="_Toc445897673"/>
      <w:bookmarkStart w:id="1032" w:name="_Toc445899683"/>
      <w:bookmarkStart w:id="1033" w:name="_Toc19460"/>
      <w:bookmarkStart w:id="1034" w:name="_Toc452111970"/>
      <w:bookmarkStart w:id="1035" w:name="_Toc445899928"/>
      <w:bookmarkStart w:id="1036" w:name="_Toc456856496"/>
      <w:bookmarkStart w:id="1037" w:name="_Toc445898458"/>
      <w:bookmarkStart w:id="1038" w:name="_Toc15048"/>
      <w:bookmarkStart w:id="1039" w:name="_Toc445899193"/>
      <w:bookmarkStart w:id="1040" w:name="_Toc445897918"/>
      <w:r>
        <w:rPr>
          <w:rFonts w:hint="eastAsia" w:ascii="宋体" w:hAnsi="宋体" w:cs="宋体"/>
          <w:color w:val="auto"/>
          <w:highlight w:val="none"/>
        </w:rPr>
        <w:t>5.1.1</w:t>
      </w:r>
      <w:bookmarkEnd w:id="1015"/>
      <w:bookmarkEnd w:id="1016"/>
      <w:bookmarkEnd w:id="1017"/>
      <w:bookmarkEnd w:id="1018"/>
      <w:bookmarkEnd w:id="1019"/>
      <w:bookmarkStart w:id="1041" w:name="_Toc15332_WPSOffice_Level3"/>
      <w:bookmarkStart w:id="1042" w:name="_Toc32352"/>
      <w:r>
        <w:rPr>
          <w:rFonts w:hint="eastAsia" w:ascii="宋体" w:hAnsi="宋体" w:cs="宋体"/>
          <w:color w:val="auto"/>
          <w:highlight w:val="none"/>
        </w:rPr>
        <w:t>实物项目信息</w:t>
      </w:r>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16"/>
        <w:gridCol w:w="3075"/>
        <w:gridCol w:w="1811"/>
        <w:gridCol w:w="1012"/>
        <w:gridCol w:w="564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shd w:val="clear" w:color="auto" w:fill="A4A4A4" w:themeFill="background1" w:themeFillShade="A5"/>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名称</w:t>
            </w:r>
          </w:p>
        </w:tc>
        <w:tc>
          <w:tcPr>
            <w:tcW w:w="3075" w:type="dxa"/>
            <w:shd w:val="clear" w:color="auto" w:fill="A4A4A4" w:themeFill="background1" w:themeFillShade="A5"/>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英文名称</w:t>
            </w:r>
          </w:p>
        </w:tc>
        <w:tc>
          <w:tcPr>
            <w:tcW w:w="1811" w:type="dxa"/>
            <w:shd w:val="clear" w:color="auto" w:fill="A4A4A4" w:themeFill="background1" w:themeFillShade="A5"/>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数据类型及格式</w:t>
            </w:r>
          </w:p>
        </w:tc>
        <w:tc>
          <w:tcPr>
            <w:tcW w:w="1012" w:type="dxa"/>
            <w:shd w:val="clear" w:color="auto" w:fill="A4A4A4" w:themeFill="background1" w:themeFillShade="A5"/>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必填项</w:t>
            </w:r>
          </w:p>
        </w:tc>
        <w:tc>
          <w:tcPr>
            <w:tcW w:w="5649" w:type="dxa"/>
            <w:shd w:val="clear" w:color="auto" w:fill="A4A4A4" w:themeFill="background1" w:themeFillShade="A5"/>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备注</w:t>
            </w:r>
          </w:p>
        </w:tc>
      </w:tr>
      <w:bookmarkEnd w:id="1020"/>
      <w:bookmarkEnd w:id="1021"/>
      <w:bookmarkEnd w:id="1041"/>
      <w:bookmarkEnd w:id="1042"/>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项目名称</w:t>
            </w:r>
          </w:p>
        </w:tc>
        <w:tc>
          <w:tcPr>
            <w:tcW w:w="3075"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PROJECT_NAME</w:t>
            </w:r>
          </w:p>
        </w:tc>
        <w:tc>
          <w:tcPr>
            <w:tcW w:w="1811" w:type="dxa"/>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C..300</w:t>
            </w:r>
          </w:p>
        </w:tc>
        <w:tc>
          <w:tcPr>
            <w:tcW w:w="1012"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项目编号</w:t>
            </w:r>
          </w:p>
        </w:tc>
        <w:tc>
          <w:tcPr>
            <w:tcW w:w="3075"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PROJECT_CODE</w:t>
            </w:r>
          </w:p>
        </w:tc>
        <w:tc>
          <w:tcPr>
            <w:tcW w:w="1811" w:type="dxa"/>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C..20</w:t>
            </w:r>
          </w:p>
        </w:tc>
        <w:tc>
          <w:tcPr>
            <w:tcW w:w="1012"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highlight w:val="none"/>
              </w:rPr>
              <w:t>自由文本；一个项目可能会包括多个标的；</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统一交易标识码</w:t>
            </w:r>
          </w:p>
        </w:tc>
        <w:tc>
          <w:tcPr>
            <w:tcW w:w="307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UNIFIED_DEAL_CODE</w:t>
            </w:r>
          </w:p>
        </w:tc>
        <w:tc>
          <w:tcPr>
            <w:tcW w:w="1811" w:type="dxa"/>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C40</w:t>
            </w:r>
          </w:p>
        </w:tc>
        <w:tc>
          <w:tcPr>
            <w:tcW w:w="1012"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kern w:val="0"/>
                <w:highlight w:val="none"/>
                <w:lang w:eastAsia="zh-CN"/>
              </w:rPr>
              <w:t>参考附录B 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项目交易分类</w:t>
            </w:r>
          </w:p>
        </w:tc>
        <w:tc>
          <w:tcPr>
            <w:tcW w:w="307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PROJECT_CLASSIFY_CODE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默认为实物交易</w:t>
            </w:r>
            <w:r>
              <w:rPr>
                <w:rFonts w:hint="eastAsia" w:ascii="宋体" w:hAnsi="宋体" w:cs="宋体"/>
                <w:color w:val="auto"/>
                <w:szCs w:val="21"/>
                <w:highlight w:val="none"/>
                <w:lang w:eastAsia="zh-CN"/>
              </w:rPr>
              <w:t>；</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业务类别</w:t>
            </w:r>
          </w:p>
        </w:tc>
        <w:tc>
          <w:tcPr>
            <w:tcW w:w="307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YEWU_TYPE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取值为国有资产、民营资产、金融资产、涉诉资产、行政事业资产；</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交易方式</w:t>
            </w:r>
          </w:p>
        </w:tc>
        <w:tc>
          <w:tcPr>
            <w:tcW w:w="307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PRE_EXCHANGE_TYPE</w:t>
            </w:r>
          </w:p>
        </w:tc>
        <w:tc>
          <w:tcPr>
            <w:tcW w:w="1811" w:type="dxa"/>
            <w:vAlign w:val="center"/>
          </w:tcPr>
          <w:p>
            <w:pPr>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rPr>
              <w:t>C</w:t>
            </w:r>
            <w:r>
              <w:rPr>
                <w:rFonts w:hint="eastAsia" w:ascii="宋体" w:hAnsi="宋体" w:cs="宋体"/>
                <w:color w:val="auto"/>
                <w:kern w:val="0"/>
                <w:szCs w:val="21"/>
                <w:highlight w:val="none"/>
                <w:lang w:val="en-US" w:eastAsia="zh-CN"/>
              </w:rPr>
              <w:t>1</w:t>
            </w:r>
          </w:p>
        </w:tc>
        <w:tc>
          <w:tcPr>
            <w:tcW w:w="1012"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kern w:val="0"/>
                <w:szCs w:val="21"/>
                <w:highlight w:val="none"/>
              </w:rPr>
              <w:t>参考5.6.</w:t>
            </w:r>
            <w:r>
              <w:rPr>
                <w:rFonts w:hint="eastAsia" w:ascii="宋体" w:hAnsi="宋体" w:cs="宋体"/>
                <w:color w:val="auto"/>
                <w:kern w:val="0"/>
                <w:szCs w:val="21"/>
                <w:highlight w:val="none"/>
                <w:lang w:val="en-US" w:eastAsia="zh-CN"/>
              </w:rPr>
              <w:t>9</w:t>
            </w:r>
            <w:r>
              <w:rPr>
                <w:rFonts w:hint="eastAsia" w:ascii="宋体" w:hAnsi="宋体" w:cs="宋体"/>
                <w:color w:val="auto"/>
                <w:kern w:val="0"/>
                <w:szCs w:val="21"/>
                <w:highlight w:val="none"/>
              </w:rPr>
              <w:t>实物资产类交易方式，填入对应代码；</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highlight w:val="none"/>
              </w:rPr>
            </w:pPr>
            <w:r>
              <w:rPr>
                <w:rFonts w:hint="eastAsia" w:ascii="宋体" w:hAnsi="宋体" w:cs="宋体"/>
                <w:color w:val="auto"/>
                <w:highlight w:val="none"/>
              </w:rPr>
              <w:t>指定代理机构</w:t>
            </w:r>
          </w:p>
        </w:tc>
        <w:tc>
          <w:tcPr>
            <w:tcW w:w="307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DESIGNATED_AGENCEY</w:t>
            </w:r>
          </w:p>
        </w:tc>
        <w:tc>
          <w:tcPr>
            <w:tcW w:w="1811"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012"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项目基本情况描述</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PROJECTDETAIL</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highlight w:val="none"/>
              </w:rPr>
              <w:t>C..200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转让批准单位</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ZHUANRANGDANWEI</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highlight w:val="none"/>
              </w:rPr>
            </w:pPr>
            <w:r>
              <w:rPr>
                <w:rFonts w:hint="eastAsia" w:ascii="宋体" w:hAnsi="宋体" w:cs="宋体"/>
                <w:color w:val="auto"/>
                <w:highlight w:val="none"/>
              </w:rPr>
              <w:t>批准文（件）号</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PIZHUNWENJIANNO</w:t>
            </w:r>
          </w:p>
        </w:tc>
        <w:tc>
          <w:tcPr>
            <w:tcW w:w="1811" w:type="dxa"/>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C..50</w:t>
            </w:r>
          </w:p>
        </w:tc>
        <w:tc>
          <w:tcPr>
            <w:tcW w:w="1012"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项目监管单位</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JIANGUANDANWEINAME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转让方名称</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ar"/>
              </w:rPr>
              <w:t>SELLER_NAME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C..300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highlight w:val="none"/>
              </w:rPr>
              <w:t>自由文本；存在多个转让方捆绑转让情况，多个转让方时，半角分号隔开；</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转让方联系人</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ZHUANRANGFANGLIANREN</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16" w:type="dxa"/>
            <w:vAlign w:val="center"/>
          </w:tcPr>
          <w:p>
            <w:pPr>
              <w:jc w:val="center"/>
              <w:rPr>
                <w:rFonts w:ascii="宋体" w:hAnsi="宋体" w:cs="宋体"/>
                <w:color w:val="auto"/>
                <w:highlight w:val="none"/>
              </w:rPr>
            </w:pPr>
            <w:r>
              <w:rPr>
                <w:rFonts w:hint="eastAsia" w:ascii="宋体" w:hAnsi="宋体" w:cs="宋体"/>
                <w:color w:val="auto"/>
                <w:highlight w:val="none"/>
              </w:rPr>
              <w:t>转让人联系电话</w:t>
            </w:r>
          </w:p>
        </w:tc>
        <w:tc>
          <w:tcPr>
            <w:tcW w:w="3075" w:type="dxa"/>
            <w:vAlign w:val="center"/>
          </w:tcPr>
          <w:p>
            <w:pPr>
              <w:jc w:val="center"/>
              <w:rPr>
                <w:rFonts w:ascii="宋体" w:hAnsi="宋体" w:cs="宋体"/>
                <w:color w:val="auto"/>
                <w:highlight w:val="none"/>
              </w:rPr>
            </w:pPr>
            <w:r>
              <w:rPr>
                <w:rFonts w:hint="eastAsia" w:ascii="宋体" w:hAnsi="宋体" w:cs="宋体"/>
                <w:color w:val="auto"/>
                <w:szCs w:val="21"/>
                <w:highlight w:val="none"/>
              </w:rPr>
              <w:t>ZHUANRANGFANGTEL</w:t>
            </w:r>
          </w:p>
        </w:tc>
        <w:tc>
          <w:tcPr>
            <w:tcW w:w="1811" w:type="dxa"/>
            <w:vAlign w:val="center"/>
          </w:tcPr>
          <w:p>
            <w:pPr>
              <w:widowControl/>
              <w:jc w:val="center"/>
              <w:rPr>
                <w:rFonts w:ascii="宋体" w:hAnsi="宋体" w:cs="宋体"/>
                <w:color w:val="auto"/>
                <w:highlight w:val="none"/>
              </w:rPr>
            </w:pPr>
            <w:r>
              <w:rPr>
                <w:rFonts w:hint="eastAsia" w:ascii="宋体" w:hAnsi="宋体" w:cs="宋体"/>
                <w:color w:val="auto"/>
                <w:highlight w:val="none"/>
              </w:rPr>
              <w:t>C.50</w:t>
            </w:r>
          </w:p>
        </w:tc>
        <w:tc>
          <w:tcPr>
            <w:tcW w:w="1012"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代理机构联系人</w:t>
            </w:r>
          </w:p>
        </w:tc>
        <w:tc>
          <w:tcPr>
            <w:tcW w:w="3075"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BUYER_CONTACTOR</w:t>
            </w:r>
          </w:p>
        </w:tc>
        <w:tc>
          <w:tcPr>
            <w:tcW w:w="1811" w:type="dxa"/>
            <w:vAlign w:val="center"/>
          </w:tcPr>
          <w:p>
            <w:pPr>
              <w:widowControl/>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kern w:val="0"/>
                <w:szCs w:val="21"/>
                <w:highlight w:val="none"/>
              </w:rPr>
              <w:t>C..50</w:t>
            </w:r>
          </w:p>
        </w:tc>
        <w:tc>
          <w:tcPr>
            <w:tcW w:w="1012" w:type="dxa"/>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否</w:t>
            </w:r>
          </w:p>
        </w:tc>
        <w:tc>
          <w:tcPr>
            <w:tcW w:w="5649"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16" w:type="dxa"/>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代理机构联系方式</w:t>
            </w:r>
          </w:p>
        </w:tc>
        <w:tc>
          <w:tcPr>
            <w:tcW w:w="3075"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CONTACT_TEL</w:t>
            </w:r>
          </w:p>
        </w:tc>
        <w:tc>
          <w:tcPr>
            <w:tcW w:w="1811" w:type="dxa"/>
            <w:vAlign w:val="center"/>
          </w:tcPr>
          <w:p>
            <w:pPr>
              <w:widowControl/>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kern w:val="0"/>
                <w:szCs w:val="21"/>
                <w:highlight w:val="none"/>
              </w:rPr>
              <w:t>C11</w:t>
            </w:r>
          </w:p>
        </w:tc>
        <w:tc>
          <w:tcPr>
            <w:tcW w:w="1012" w:type="dxa"/>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否</w:t>
            </w:r>
          </w:p>
        </w:tc>
        <w:tc>
          <w:tcPr>
            <w:tcW w:w="5649" w:type="dxa"/>
            <w:vAlign w:val="center"/>
          </w:tcPr>
          <w:p>
            <w:pPr>
              <w:jc w:val="left"/>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经济类型</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JINJITYPE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参考5.6.</w:t>
            </w:r>
            <w:r>
              <w:rPr>
                <w:rFonts w:hint="eastAsia" w:ascii="宋体" w:hAnsi="宋体" w:cs="宋体"/>
                <w:color w:val="auto"/>
                <w:szCs w:val="21"/>
                <w:highlight w:val="none"/>
                <w:lang w:val="en-US" w:eastAsia="zh-CN"/>
              </w:rPr>
              <w:t>6</w:t>
            </w:r>
            <w:r>
              <w:rPr>
                <w:rFonts w:hint="eastAsia" w:ascii="宋体" w:hAnsi="宋体" w:cs="宋体"/>
                <w:color w:val="auto"/>
                <w:szCs w:val="21"/>
                <w:highlight w:val="none"/>
              </w:rPr>
              <w:t>经济类型</w:t>
            </w:r>
            <w:r>
              <w:rPr>
                <w:rFonts w:hint="eastAsia" w:ascii="宋体" w:hAnsi="宋体" w:cs="宋体"/>
                <w:color w:val="auto"/>
                <w:kern w:val="0"/>
                <w:szCs w:val="21"/>
                <w:highlight w:val="none"/>
              </w:rPr>
              <w:t>，填入对应代码；</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val="en-US" w:eastAsia="zh-CN"/>
              </w:rPr>
              <w:t>单位</w:t>
            </w:r>
            <w:r>
              <w:rPr>
                <w:rFonts w:hint="eastAsia" w:ascii="宋体" w:hAnsi="宋体" w:cs="宋体"/>
                <w:color w:val="auto"/>
                <w:szCs w:val="21"/>
                <w:highlight w:val="none"/>
              </w:rPr>
              <w:t>类型</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DANWEI_TYPE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注册资本</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ZIBEN</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N20,6</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经营规模</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JINGYINGGUIMO</w:t>
            </w:r>
          </w:p>
        </w:tc>
        <w:tc>
          <w:tcPr>
            <w:tcW w:w="1811" w:type="dxa"/>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rPr>
              <w:t>C</w:t>
            </w:r>
            <w:r>
              <w:rPr>
                <w:rFonts w:hint="eastAsia" w:ascii="宋体" w:hAnsi="宋体" w:cs="宋体"/>
                <w:color w:val="auto"/>
                <w:kern w:val="0"/>
                <w:szCs w:val="21"/>
                <w:highlight w:val="none"/>
                <w:lang w:val="en-US" w:eastAsia="zh-CN"/>
              </w:rPr>
              <w:t>1</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参考5.6.</w:t>
            </w:r>
            <w:r>
              <w:rPr>
                <w:rFonts w:hint="eastAsia" w:ascii="宋体" w:hAnsi="宋体" w:cs="宋体"/>
                <w:color w:val="auto"/>
                <w:szCs w:val="21"/>
                <w:highlight w:val="none"/>
                <w:lang w:val="en-US" w:eastAsia="zh-CN"/>
              </w:rPr>
              <w:t>7</w:t>
            </w:r>
            <w:r>
              <w:rPr>
                <w:rFonts w:hint="eastAsia" w:ascii="宋体" w:hAnsi="宋体" w:cs="宋体"/>
                <w:color w:val="auto"/>
                <w:szCs w:val="21"/>
                <w:highlight w:val="none"/>
              </w:rPr>
              <w:t>经营规模</w:t>
            </w:r>
            <w:r>
              <w:rPr>
                <w:rFonts w:hint="eastAsia" w:ascii="宋体" w:hAnsi="宋体" w:cs="宋体"/>
                <w:color w:val="auto"/>
                <w:kern w:val="0"/>
                <w:szCs w:val="21"/>
                <w:highlight w:val="none"/>
              </w:rPr>
              <w:t>，填入对应代码；</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法定代表人</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FAREN</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社会统一信用代码</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ZHUANRANGFANGORGNUM</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采用GB 32100-2015 《法人和其他组织统一社会信用代码编码规则》以及境外证件规则；多个转让方时，半角分号隔开；存在多个转让方捆绑转让；业务需要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内部决策情况</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JUECEQINGKUANG</w:t>
            </w:r>
          </w:p>
        </w:tc>
        <w:tc>
          <w:tcPr>
            <w:tcW w:w="1811" w:type="dxa"/>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rPr>
              <w:t>C</w:t>
            </w:r>
            <w:r>
              <w:rPr>
                <w:rFonts w:hint="eastAsia" w:ascii="宋体" w:hAnsi="宋体" w:cs="宋体"/>
                <w:color w:val="auto"/>
                <w:kern w:val="0"/>
                <w:szCs w:val="21"/>
                <w:highlight w:val="none"/>
                <w:lang w:val="en-US" w:eastAsia="zh-CN"/>
              </w:rPr>
              <w:t>1</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参考5.6.1</w:t>
            </w:r>
            <w:r>
              <w:rPr>
                <w:rFonts w:hint="eastAsia" w:ascii="宋体" w:hAnsi="宋体" w:cs="宋体"/>
                <w:color w:val="auto"/>
                <w:szCs w:val="21"/>
                <w:highlight w:val="none"/>
                <w:lang w:val="en-US" w:eastAsia="zh-CN"/>
              </w:rPr>
              <w:t>0</w:t>
            </w:r>
            <w:r>
              <w:rPr>
                <w:rFonts w:hint="eastAsia" w:ascii="宋体" w:hAnsi="宋体" w:cs="宋体"/>
                <w:color w:val="auto"/>
                <w:szCs w:val="21"/>
                <w:highlight w:val="none"/>
              </w:rPr>
              <w:t>内部决策情况</w:t>
            </w:r>
            <w:r>
              <w:rPr>
                <w:rFonts w:hint="eastAsia" w:ascii="宋体" w:hAnsi="宋体" w:cs="宋体"/>
                <w:color w:val="auto"/>
                <w:kern w:val="0"/>
                <w:szCs w:val="21"/>
                <w:highlight w:val="none"/>
              </w:rPr>
              <w:t>，填入对应代码；</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项目所在地区</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ZONE</w:t>
            </w:r>
          </w:p>
        </w:tc>
        <w:tc>
          <w:tcPr>
            <w:tcW w:w="18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采用GB/T 2260-2007《中华人民共和国行政区划代码》的市级代码；国家2.0数据规范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6" w:type="dxa"/>
            <w:vAlign w:val="center"/>
          </w:tcPr>
          <w:p>
            <w:pPr>
              <w:jc w:val="center"/>
              <w:rPr>
                <w:rFonts w:ascii="宋体" w:hAnsi="宋体" w:cs="宋体"/>
                <w:color w:val="auto"/>
                <w:szCs w:val="21"/>
                <w:highlight w:val="none"/>
              </w:rPr>
            </w:pPr>
            <w:bookmarkStart w:id="1043" w:name="_Toc16019_WPSOffice_Level3"/>
            <w:bookmarkStart w:id="1044" w:name="_Toc21722"/>
            <w:bookmarkStart w:id="1045" w:name="_Toc26425"/>
            <w:bookmarkStart w:id="1046" w:name="_Toc31079"/>
            <w:r>
              <w:rPr>
                <w:rFonts w:hint="eastAsia" w:ascii="宋体" w:hAnsi="宋体" w:cs="宋体"/>
                <w:color w:val="auto"/>
                <w:szCs w:val="21"/>
                <w:highlight w:val="none"/>
              </w:rPr>
              <w:t>来源交易系统</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1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8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01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49"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255"/>
          <w:numId w:val="0"/>
          <w:ins w:id="0" w:author="云胡不喜" w:date="2022-07-17T22:38:00Z"/>
        </w:numPr>
        <w:spacing w:line="240" w:lineRule="auto"/>
        <w:rPr>
          <w:color w:val="auto"/>
          <w:highlight w:val="none"/>
        </w:rPr>
      </w:pPr>
      <w:r>
        <w:rPr>
          <w:rFonts w:hint="eastAsia"/>
          <w:color w:val="auto"/>
          <w:highlight w:val="none"/>
        </w:rPr>
        <w:t>5.1.2 标的信息</w:t>
      </w:r>
      <w:bookmarkEnd w:id="1043"/>
      <w:bookmarkEnd w:id="1044"/>
      <w:bookmarkEnd w:id="1045"/>
      <w:bookmarkEnd w:id="1046"/>
    </w:p>
    <w:tbl>
      <w:tblPr>
        <w:tblStyle w:val="13"/>
        <w:tblW w:w="141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18"/>
        <w:gridCol w:w="3049"/>
        <w:gridCol w:w="1825"/>
        <w:gridCol w:w="1000"/>
        <w:gridCol w:w="5672"/>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18"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49"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2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100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72"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highlight w:val="none"/>
              </w:rPr>
            </w:pPr>
            <w:r>
              <w:rPr>
                <w:rFonts w:hint="eastAsia" w:ascii="宋体" w:hAnsi="宋体" w:cs="宋体"/>
                <w:color w:val="auto"/>
                <w:highlight w:val="none"/>
              </w:rPr>
              <w:t>项目名称</w:t>
            </w:r>
          </w:p>
        </w:tc>
        <w:tc>
          <w:tcPr>
            <w:tcW w:w="3049" w:type="dxa"/>
            <w:vAlign w:val="center"/>
          </w:tcPr>
          <w:p>
            <w:pPr>
              <w:jc w:val="center"/>
              <w:rPr>
                <w:rFonts w:ascii="宋体" w:hAnsi="宋体" w:cs="宋体"/>
                <w:color w:val="auto"/>
                <w:highlight w:val="none"/>
              </w:rPr>
            </w:pPr>
            <w:r>
              <w:rPr>
                <w:rFonts w:hint="eastAsia" w:ascii="宋体" w:hAnsi="宋体" w:cs="宋体"/>
                <w:color w:val="auto"/>
                <w:highlight w:val="none"/>
              </w:rPr>
              <w:t>PROJECT_NAME</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C..300</w:t>
            </w:r>
          </w:p>
        </w:tc>
        <w:tc>
          <w:tcPr>
            <w:tcW w:w="1000"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72" w:type="dxa"/>
            <w:vAlign w:val="center"/>
          </w:tcPr>
          <w:p>
            <w:pPr>
              <w:jc w:val="left"/>
              <w:rPr>
                <w:rFonts w:ascii="宋体" w:hAnsi="宋体" w:cs="宋体"/>
                <w:color w:val="auto"/>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highlight w:val="none"/>
              </w:rPr>
            </w:pPr>
            <w:r>
              <w:rPr>
                <w:rFonts w:hint="eastAsia" w:ascii="宋体" w:hAnsi="宋体" w:cs="宋体"/>
                <w:color w:val="auto"/>
                <w:highlight w:val="none"/>
              </w:rPr>
              <w:t>项目编号</w:t>
            </w:r>
          </w:p>
        </w:tc>
        <w:tc>
          <w:tcPr>
            <w:tcW w:w="3049" w:type="dxa"/>
            <w:vAlign w:val="center"/>
          </w:tcPr>
          <w:p>
            <w:pPr>
              <w:jc w:val="center"/>
              <w:rPr>
                <w:rFonts w:ascii="宋体" w:hAnsi="宋体" w:cs="宋体"/>
                <w:color w:val="auto"/>
                <w:highlight w:val="none"/>
              </w:rPr>
            </w:pPr>
            <w:r>
              <w:rPr>
                <w:rFonts w:hint="eastAsia" w:ascii="宋体" w:hAnsi="宋体" w:cs="宋体"/>
                <w:color w:val="auto"/>
                <w:highlight w:val="none"/>
              </w:rPr>
              <w:t>PROJECT_CODE</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C..20</w:t>
            </w:r>
          </w:p>
        </w:tc>
        <w:tc>
          <w:tcPr>
            <w:tcW w:w="1000"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72" w:type="dxa"/>
            <w:vAlign w:val="center"/>
          </w:tcPr>
          <w:p>
            <w:pPr>
              <w:jc w:val="left"/>
              <w:rPr>
                <w:rFonts w:ascii="宋体" w:hAnsi="宋体" w:cs="宋体"/>
                <w:color w:val="auto"/>
                <w:highlight w:val="none"/>
              </w:rPr>
            </w:pPr>
            <w:r>
              <w:rPr>
                <w:rFonts w:hint="eastAsia" w:ascii="宋体" w:hAnsi="宋体" w:cs="宋体"/>
                <w:color w:val="auto"/>
                <w:highlight w:val="none"/>
              </w:rPr>
              <w:t>自由文本；一个项目可能会包括多个标的；</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统一交易标识码</w:t>
            </w:r>
          </w:p>
        </w:tc>
        <w:tc>
          <w:tcPr>
            <w:tcW w:w="3049"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UNIFIED_DEAL_CODES</w:t>
            </w:r>
          </w:p>
        </w:tc>
        <w:tc>
          <w:tcPr>
            <w:tcW w:w="1825"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C40</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kern w:val="0"/>
                <w:highlight w:val="none"/>
                <w:lang w:eastAsia="zh-CN"/>
              </w:rPr>
              <w:t>参考附录B 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标的编号</w:t>
            </w:r>
          </w:p>
        </w:tc>
        <w:tc>
          <w:tcPr>
            <w:tcW w:w="304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lang w:bidi="en-US"/>
              </w:rPr>
              <w:t>BID_CODE</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标的名称</w:t>
            </w:r>
          </w:p>
        </w:tc>
        <w:tc>
          <w:tcPr>
            <w:tcW w:w="3049"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lang w:bidi="en-US"/>
              </w:rPr>
              <w:t>BID_NAME</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C..300</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有标段时为必填，每个标端对应该表的一条记录；自由文本；国家2.0数据规范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标的类别</w:t>
            </w:r>
          </w:p>
        </w:tc>
        <w:tc>
          <w:tcPr>
            <w:tcW w:w="3049" w:type="dxa"/>
            <w:vAlign w:val="center"/>
          </w:tcPr>
          <w:p>
            <w:pPr>
              <w:ind w:firstLine="210" w:firstLineChars="100"/>
              <w:jc w:val="center"/>
              <w:rPr>
                <w:rFonts w:ascii="宋体" w:hAnsi="宋体" w:cs="宋体"/>
                <w:color w:val="auto"/>
                <w:szCs w:val="21"/>
                <w:highlight w:val="none"/>
              </w:rPr>
            </w:pPr>
            <w:r>
              <w:rPr>
                <w:rFonts w:hint="eastAsia" w:ascii="宋体" w:hAnsi="宋体" w:cs="宋体"/>
                <w:color w:val="auto"/>
                <w:szCs w:val="21"/>
                <w:highlight w:val="none"/>
              </w:rPr>
              <w:t>PROJECT_TYPE</w:t>
            </w:r>
          </w:p>
        </w:tc>
        <w:tc>
          <w:tcPr>
            <w:tcW w:w="1825" w:type="dxa"/>
            <w:vAlign w:val="center"/>
          </w:tcPr>
          <w:p>
            <w:pPr>
              <w:jc w:val="center"/>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C</w:t>
            </w:r>
            <w:r>
              <w:rPr>
                <w:rFonts w:hint="eastAsia" w:ascii="宋体" w:hAnsi="宋体" w:cs="宋体"/>
                <w:color w:val="auto"/>
                <w:szCs w:val="21"/>
                <w:highlight w:val="none"/>
                <w:lang w:val="en-US" w:eastAsia="zh-CN"/>
              </w:rPr>
              <w:t>1</w:t>
            </w:r>
          </w:p>
        </w:tc>
        <w:tc>
          <w:tcPr>
            <w:tcW w:w="1000" w:type="dxa"/>
            <w:vAlign w:val="center"/>
          </w:tcPr>
          <w:p>
            <w:pPr>
              <w:ind w:firstLine="210" w:firstLineChars="100"/>
              <w:rPr>
                <w:rFonts w:ascii="宋体" w:hAnsi="宋体" w:cs="宋体"/>
                <w:color w:val="auto"/>
                <w:szCs w:val="21"/>
                <w:highlight w:val="none"/>
              </w:rPr>
            </w:pPr>
            <w:r>
              <w:rPr>
                <w:rFonts w:hint="eastAsia" w:ascii="宋体" w:hAnsi="宋体" w:cs="宋体"/>
                <w:color w:val="auto"/>
                <w:szCs w:val="21"/>
                <w:highlight w:val="none"/>
              </w:rPr>
              <w:t xml:space="preserve">是 </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5.6.</w:t>
            </w:r>
            <w:r>
              <w:rPr>
                <w:rFonts w:hint="eastAsia" w:ascii="宋体" w:hAnsi="宋体" w:cs="宋体"/>
                <w:color w:val="auto"/>
                <w:szCs w:val="21"/>
                <w:highlight w:val="none"/>
                <w:lang w:val="en-US" w:eastAsia="zh-CN"/>
              </w:rPr>
              <w:t>4</w:t>
            </w:r>
            <w:r>
              <w:rPr>
                <w:rFonts w:hint="eastAsia" w:ascii="宋体" w:hAnsi="宋体" w:cs="宋体"/>
                <w:color w:val="auto"/>
                <w:szCs w:val="21"/>
                <w:highlight w:val="none"/>
              </w:rPr>
              <w:t>参考资产类型（实物），填入对应代码，</w:t>
            </w:r>
            <w:r>
              <w:rPr>
                <w:rFonts w:hint="eastAsia" w:ascii="宋体" w:hAnsi="宋体" w:cs="宋体"/>
                <w:color w:val="auto"/>
                <w:szCs w:val="21"/>
                <w:highlight w:val="none"/>
                <w:lang w:val="en-US" w:eastAsia="zh-CN"/>
              </w:rPr>
              <w:t>如：</w:t>
            </w:r>
            <w:r>
              <w:rPr>
                <w:rFonts w:hint="eastAsia" w:ascii="宋体" w:hAnsi="宋体" w:cs="宋体"/>
                <w:color w:val="auto"/>
                <w:szCs w:val="21"/>
                <w:highlight w:val="none"/>
              </w:rPr>
              <w:t>房产、土地使用权等；国标2.0数据规范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挂牌价</w:t>
            </w:r>
          </w:p>
        </w:tc>
        <w:tc>
          <w:tcPr>
            <w:tcW w:w="3049"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PROJECT_PRICE</w:t>
            </w:r>
          </w:p>
        </w:tc>
        <w:tc>
          <w:tcPr>
            <w:tcW w:w="1825"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N..20,6</w:t>
            </w:r>
          </w:p>
        </w:tc>
        <w:tc>
          <w:tcPr>
            <w:tcW w:w="1000" w:type="dxa"/>
            <w:vAlign w:val="center"/>
          </w:tcPr>
          <w:p>
            <w:pPr>
              <w:jc w:val="center"/>
              <w:rPr>
                <w:rFonts w:ascii="宋体" w:hAnsi="宋体" w:cs="宋体"/>
                <w:color w:val="auto"/>
                <w:highlight w:val="none"/>
              </w:rPr>
            </w:pPr>
            <w:r>
              <w:rPr>
                <w:rFonts w:hint="eastAsia" w:ascii="宋体" w:hAnsi="宋体" w:cs="宋体"/>
                <w:bCs/>
                <w:color w:val="auto"/>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单位：元；国家2.0数据规范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评估价</w:t>
            </w:r>
          </w:p>
        </w:tc>
        <w:tc>
          <w:tcPr>
            <w:tcW w:w="3049"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OBJECT_EVALUATE_VALUE</w:t>
            </w:r>
          </w:p>
        </w:tc>
        <w:tc>
          <w:tcPr>
            <w:tcW w:w="1825" w:type="dxa"/>
            <w:vAlign w:val="center"/>
          </w:tcPr>
          <w:p>
            <w:pPr>
              <w:jc w:val="center"/>
              <w:rPr>
                <w:rFonts w:ascii="宋体" w:hAnsi="宋体" w:cs="宋体"/>
                <w:color w:val="auto"/>
                <w:kern w:val="0"/>
                <w:szCs w:val="21"/>
                <w:highlight w:val="none"/>
              </w:rPr>
            </w:pPr>
            <w:r>
              <w:rPr>
                <w:rFonts w:hint="eastAsia" w:ascii="宋体" w:hAnsi="宋体" w:cs="宋体"/>
                <w:color w:val="auto"/>
                <w:highlight w:val="none"/>
              </w:rPr>
              <w:t>N22,6</w:t>
            </w:r>
          </w:p>
        </w:tc>
        <w:tc>
          <w:tcPr>
            <w:tcW w:w="1000"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是</w:t>
            </w:r>
          </w:p>
        </w:tc>
        <w:tc>
          <w:tcPr>
            <w:tcW w:w="5672"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单位：元；国家2.0数据规范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竞价开始时间</w:t>
            </w:r>
          </w:p>
        </w:tc>
        <w:tc>
          <w:tcPr>
            <w:tcW w:w="3049"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JINGJIA_STARTDATE</w:t>
            </w:r>
          </w:p>
        </w:tc>
        <w:tc>
          <w:tcPr>
            <w:tcW w:w="1825" w:type="dxa"/>
            <w:vAlign w:val="center"/>
          </w:tcPr>
          <w:p>
            <w:pPr>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1000"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竞价结束时间</w:t>
            </w:r>
          </w:p>
        </w:tc>
        <w:tc>
          <w:tcPr>
            <w:tcW w:w="3049"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JINGJIA_ENDDATE</w:t>
            </w:r>
          </w:p>
        </w:tc>
        <w:tc>
          <w:tcPr>
            <w:tcW w:w="1825" w:type="dxa"/>
            <w:vAlign w:val="center"/>
          </w:tcPr>
          <w:p>
            <w:pPr>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1000"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w:t>
            </w:r>
          </w:p>
        </w:tc>
        <w:tc>
          <w:tcPr>
            <w:tcW w:w="304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MARGIN</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N..18,2</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保证金截止时间</w:t>
            </w:r>
          </w:p>
        </w:tc>
        <w:tc>
          <w:tcPr>
            <w:tcW w:w="304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MARGIN_PAY_END_TIME</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保证金缴纳方式</w:t>
            </w:r>
          </w:p>
        </w:tc>
        <w:tc>
          <w:tcPr>
            <w:tcW w:w="304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JIAONAFANGSHI</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szCs w:val="21"/>
                <w:highlight w:val="none"/>
              </w:rPr>
              <w:t>C..30</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rPr>
              <w:t>指“线上”或“线下”；</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是否有低价</w:t>
            </w:r>
          </w:p>
        </w:tc>
        <w:tc>
          <w:tcPr>
            <w:tcW w:w="3049" w:type="dxa"/>
            <w:vAlign w:val="center"/>
          </w:tcPr>
          <w:p>
            <w:pPr>
              <w:jc w:val="center"/>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IS_ALLOWING_STARTING_PRICE_BIDDING</w:t>
            </w:r>
          </w:p>
        </w:tc>
        <w:tc>
          <w:tcPr>
            <w:tcW w:w="1825"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bidi="en-US"/>
              </w:rPr>
              <w:t>C1</w:t>
            </w:r>
          </w:p>
        </w:tc>
        <w:tc>
          <w:tcPr>
            <w:tcW w:w="1000" w:type="dxa"/>
            <w:vAlign w:val="center"/>
          </w:tcPr>
          <w:p>
            <w:pPr>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否</w:t>
            </w:r>
          </w:p>
        </w:tc>
        <w:tc>
          <w:tcPr>
            <w:tcW w:w="5672" w:type="dxa"/>
            <w:vAlign w:val="center"/>
          </w:tcPr>
          <w:p>
            <w:pPr>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szCs w:val="21"/>
                <w:highlight w:val="none"/>
                <w:lang w:bidi="en-US"/>
              </w:rPr>
              <w:t>参考5.6.</w:t>
            </w:r>
            <w:r>
              <w:rPr>
                <w:rFonts w:hint="eastAsia" w:ascii="宋体" w:hAnsi="宋体" w:cs="宋体"/>
                <w:color w:val="auto"/>
                <w:szCs w:val="21"/>
                <w:highlight w:val="none"/>
                <w:lang w:val="en-US" w:eastAsia="zh-CN" w:bidi="en-US"/>
              </w:rPr>
              <w:t>3</w:t>
            </w:r>
            <w:r>
              <w:rPr>
                <w:rFonts w:hint="eastAsia" w:ascii="宋体" w:hAnsi="宋体" w:cs="宋体"/>
                <w:color w:val="auto"/>
                <w:szCs w:val="21"/>
                <w:highlight w:val="none"/>
                <w:lang w:bidi="en-US"/>
              </w:rPr>
              <w:t>允许最高(低)价继续报价，填入对应代码；业务需要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备注说明</w:t>
            </w:r>
          </w:p>
        </w:tc>
        <w:tc>
          <w:tcPr>
            <w:tcW w:w="304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REMARK</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672"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bookmarkStart w:id="1047" w:name="_Toc26990"/>
            <w:bookmarkStart w:id="1048" w:name="_Toc2432_WPSOffice_Level3"/>
            <w:bookmarkStart w:id="1049" w:name="_Toc2682"/>
            <w:bookmarkStart w:id="1050" w:name="_Toc12077"/>
            <w:r>
              <w:rPr>
                <w:rFonts w:hint="eastAsia" w:ascii="宋体" w:hAnsi="宋体" w:cs="宋体"/>
                <w:color w:val="auto"/>
                <w:szCs w:val="21"/>
                <w:highlight w:val="none"/>
              </w:rPr>
              <w:t>来源交易系统</w:t>
            </w:r>
          </w:p>
        </w:tc>
        <w:tc>
          <w:tcPr>
            <w:tcW w:w="304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2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1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数据时间戳</w:t>
            </w:r>
          </w:p>
        </w:tc>
        <w:tc>
          <w:tcPr>
            <w:tcW w:w="304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DATA_TIMESTAMP</w:t>
            </w:r>
          </w:p>
        </w:tc>
        <w:tc>
          <w:tcPr>
            <w:tcW w:w="182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yyyyMMddHHmmss</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72" w:type="dxa"/>
            <w:vAlign w:val="center"/>
          </w:tcPr>
          <w:p>
            <w:pPr>
              <w:widowControl/>
              <w:jc w:val="left"/>
              <w:rPr>
                <w:rFonts w:ascii="宋体" w:hAnsi="宋体" w:cs="宋体"/>
                <w:color w:val="auto"/>
                <w:szCs w:val="21"/>
                <w:highlight w:val="none"/>
              </w:rPr>
            </w:pPr>
            <w:r>
              <w:rPr>
                <w:rFonts w:hint="eastAsia" w:ascii="宋体" w:hAnsi="宋体" w:cs="宋体"/>
                <w:color w:val="auto"/>
                <w:szCs w:val="21"/>
                <w:highlight w:val="none"/>
              </w:rPr>
              <w:t>根据10号令第十一条中对发布媒介和交易平台的及时性要求</w:t>
            </w:r>
          </w:p>
        </w:tc>
      </w:tr>
    </w:tbl>
    <w:p>
      <w:pPr>
        <w:pStyle w:val="4"/>
        <w:numPr>
          <w:ilvl w:val="0"/>
          <w:numId w:val="0"/>
        </w:numPr>
        <w:spacing w:line="240" w:lineRule="auto"/>
        <w:rPr>
          <w:rFonts w:ascii="宋体" w:hAnsi="宋体" w:cs="宋体"/>
          <w:color w:val="auto"/>
          <w:highlight w:val="none"/>
        </w:rPr>
      </w:pPr>
      <w:r>
        <w:rPr>
          <w:rFonts w:hint="eastAsia" w:ascii="宋体" w:hAnsi="宋体" w:cs="宋体"/>
          <w:color w:val="auto"/>
          <w:highlight w:val="none"/>
        </w:rPr>
        <w:t>5.1.3</w:t>
      </w:r>
      <w:bookmarkEnd w:id="1047"/>
      <w:bookmarkEnd w:id="1048"/>
      <w:bookmarkEnd w:id="1049"/>
      <w:bookmarkEnd w:id="1050"/>
      <w:bookmarkStart w:id="1051" w:name="_Toc14172"/>
      <w:bookmarkStart w:id="1052" w:name="_Toc8596"/>
      <w:bookmarkStart w:id="1053" w:name="_Toc1930_WPSOffice_Level3"/>
      <w:bookmarkStart w:id="1054" w:name="_Toc22703"/>
      <w:r>
        <w:rPr>
          <w:rFonts w:hint="eastAsia" w:ascii="宋体" w:hAnsi="宋体" w:cs="宋体"/>
          <w:color w:val="auto"/>
          <w:highlight w:val="none"/>
        </w:rPr>
        <w:t xml:space="preserve"> 交易</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r>
        <w:rPr>
          <w:rFonts w:hint="eastAsia" w:ascii="宋体" w:hAnsi="宋体" w:cs="宋体"/>
          <w:color w:val="auto"/>
          <w:highlight w:val="none"/>
        </w:rPr>
        <w:t>公告</w:t>
      </w:r>
      <w:bookmarkEnd w:id="1051"/>
      <w:bookmarkEnd w:id="1052"/>
      <w:bookmarkEnd w:id="1053"/>
      <w:bookmarkEnd w:id="1054"/>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582"/>
        <w:gridCol w:w="3075"/>
        <w:gridCol w:w="1823"/>
        <w:gridCol w:w="1023"/>
        <w:gridCol w:w="566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582"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7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23"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1023"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6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项目名称</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PROJECT_NAME</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C..300</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60" w:type="dxa"/>
            <w:vAlign w:val="center"/>
          </w:tcPr>
          <w:p>
            <w:pPr>
              <w:widowControl/>
              <w:rPr>
                <w:rFonts w:ascii="宋体" w:hAnsi="宋体" w:cs="宋体"/>
                <w:color w:val="auto"/>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eastAsia="zh-CN"/>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项目编号</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PROJECT_CODE</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C..20</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60" w:type="dxa"/>
            <w:vAlign w:val="center"/>
          </w:tcPr>
          <w:p>
            <w:pPr>
              <w:widowControl/>
              <w:rPr>
                <w:rFonts w:ascii="宋体" w:hAnsi="宋体" w:cs="宋体"/>
                <w:color w:val="auto"/>
                <w:highlight w:val="none"/>
              </w:rPr>
            </w:pPr>
            <w:r>
              <w:rPr>
                <w:rFonts w:hint="eastAsia" w:ascii="宋体" w:hAnsi="宋体" w:cs="宋体"/>
                <w:color w:val="auto"/>
                <w:kern w:val="0"/>
                <w:szCs w:val="21"/>
                <w:highlight w:val="none"/>
              </w:rPr>
              <w:t>自由文本</w:t>
            </w:r>
            <w:r>
              <w:rPr>
                <w:rFonts w:hint="eastAsia" w:ascii="宋体" w:hAnsi="宋体" w:cs="宋体"/>
                <w:color w:val="auto"/>
                <w:kern w:val="0"/>
                <w:szCs w:val="21"/>
                <w:highlight w:val="none"/>
                <w:lang w:eastAsia="zh-CN"/>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统一交易标识码</w:t>
            </w:r>
          </w:p>
        </w:tc>
        <w:tc>
          <w:tcPr>
            <w:tcW w:w="3075"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UNIFIED_DEAL_CODES</w:t>
            </w:r>
          </w:p>
        </w:tc>
        <w:tc>
          <w:tcPr>
            <w:tcW w:w="1823"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C..40</w:t>
            </w:r>
          </w:p>
        </w:tc>
        <w:tc>
          <w:tcPr>
            <w:tcW w:w="1023"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660" w:type="dxa"/>
            <w:vAlign w:val="center"/>
          </w:tcPr>
          <w:p>
            <w:pPr>
              <w:widowControl/>
              <w:rPr>
                <w:rFonts w:ascii="宋体" w:hAnsi="宋体" w:cs="宋体"/>
                <w:color w:val="auto"/>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相关标的编号</w:t>
            </w:r>
          </w:p>
        </w:tc>
        <w:tc>
          <w:tcPr>
            <w:tcW w:w="3075"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BID_SECTION_CODES</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kern w:val="0"/>
                <w:highlight w:val="none"/>
              </w:rPr>
            </w:pPr>
            <w:r>
              <w:rPr>
                <w:rFonts w:hint="eastAsia" w:ascii="宋体" w:hAnsi="宋体" w:cs="宋体"/>
                <w:color w:val="auto"/>
                <w:highlight w:val="none"/>
              </w:rPr>
              <w:t>自由文本；</w:t>
            </w:r>
            <w:r>
              <w:rPr>
                <w:rFonts w:hint="eastAsia" w:ascii="宋体" w:hAnsi="宋体" w:cs="宋体"/>
                <w:color w:val="auto"/>
                <w:kern w:val="0"/>
                <w:highlight w:val="none"/>
              </w:rPr>
              <w:t>多个则以</w:t>
            </w:r>
            <w:r>
              <w:rPr>
                <w:rFonts w:hint="eastAsia" w:ascii="宋体" w:hAnsi="宋体" w:cs="宋体"/>
                <w:color w:val="auto"/>
                <w:highlight w:val="none"/>
              </w:rPr>
              <w:t>半角分号隔开；</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相关标的名称</w:t>
            </w:r>
          </w:p>
        </w:tc>
        <w:tc>
          <w:tcPr>
            <w:tcW w:w="3075"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BID_SECTION_NAMES</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kern w:val="0"/>
                <w:highlight w:val="none"/>
              </w:rPr>
            </w:pPr>
            <w:r>
              <w:rPr>
                <w:rFonts w:hint="eastAsia" w:ascii="宋体" w:hAnsi="宋体" w:cs="宋体"/>
                <w:color w:val="auto"/>
                <w:highlight w:val="none"/>
              </w:rPr>
              <w:t>自由文本；</w:t>
            </w:r>
            <w:r>
              <w:rPr>
                <w:rFonts w:hint="eastAsia" w:ascii="宋体" w:hAnsi="宋体" w:cs="宋体"/>
                <w:color w:val="auto"/>
                <w:kern w:val="0"/>
                <w:highlight w:val="none"/>
              </w:rPr>
              <w:t>多个则以</w:t>
            </w:r>
            <w:r>
              <w:rPr>
                <w:rFonts w:hint="eastAsia" w:ascii="宋体" w:hAnsi="宋体" w:cs="宋体"/>
                <w:color w:val="auto"/>
                <w:highlight w:val="none"/>
              </w:rPr>
              <w:t>半角分号隔开；</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公告标题</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NOTICE_TITLE</w:t>
            </w:r>
          </w:p>
        </w:tc>
        <w:tc>
          <w:tcPr>
            <w:tcW w:w="1823" w:type="dxa"/>
            <w:vAlign w:val="center"/>
          </w:tcPr>
          <w:p>
            <w:pPr>
              <w:jc w:val="center"/>
              <w:rPr>
                <w:rFonts w:ascii="宋体" w:hAnsi="宋体" w:cs="宋体"/>
                <w:color w:val="auto"/>
                <w:highlight w:val="none"/>
              </w:rPr>
            </w:pPr>
            <w:r>
              <w:rPr>
                <w:rFonts w:hint="eastAsia" w:ascii="宋体" w:hAnsi="宋体" w:cs="宋体"/>
                <w:color w:val="auto"/>
                <w:kern w:val="0"/>
                <w:highlight w:val="none"/>
              </w:rPr>
              <w:t>C..200</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szCs w:val="21"/>
                <w:highlight w:val="none"/>
              </w:rPr>
              <w:t>公告开始时间</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GONGGAOFROMDATE</w:t>
            </w:r>
          </w:p>
        </w:tc>
        <w:tc>
          <w:tcPr>
            <w:tcW w:w="1823"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1023" w:type="dxa"/>
            <w:vAlign w:val="center"/>
          </w:tcPr>
          <w:p>
            <w:pPr>
              <w:jc w:val="center"/>
              <w:rPr>
                <w:rFonts w:ascii="宋体" w:hAnsi="宋体" w:cs="宋体"/>
                <w:color w:val="auto"/>
                <w:highlight w:val="none"/>
              </w:rPr>
            </w:pPr>
            <w:r>
              <w:rPr>
                <w:rFonts w:hint="eastAsia" w:ascii="宋体" w:hAnsi="宋体" w:cs="宋体"/>
                <w:color w:val="auto"/>
                <w:szCs w:val="21"/>
                <w:highlight w:val="none"/>
                <w:lang w:bidi="en-US"/>
              </w:rPr>
              <w:t>是</w:t>
            </w:r>
          </w:p>
        </w:tc>
        <w:tc>
          <w:tcPr>
            <w:tcW w:w="5660" w:type="dxa"/>
            <w:vAlign w:val="center"/>
          </w:tcPr>
          <w:p>
            <w:pPr>
              <w:jc w:val="left"/>
              <w:rPr>
                <w:rFonts w:ascii="宋体" w:hAnsi="宋体" w:cs="宋体"/>
                <w:color w:val="auto"/>
                <w:highlight w:val="none"/>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szCs w:val="21"/>
                <w:highlight w:val="none"/>
              </w:rPr>
              <w:t>公告截止时间</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GONGGAOENDDATE</w:t>
            </w:r>
          </w:p>
        </w:tc>
        <w:tc>
          <w:tcPr>
            <w:tcW w:w="1823"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1023" w:type="dxa"/>
            <w:vAlign w:val="center"/>
          </w:tcPr>
          <w:p>
            <w:pPr>
              <w:jc w:val="center"/>
              <w:rPr>
                <w:rFonts w:ascii="宋体" w:hAnsi="宋体" w:cs="宋体"/>
                <w:color w:val="auto"/>
                <w:highlight w:val="none"/>
              </w:rPr>
            </w:pPr>
            <w:r>
              <w:rPr>
                <w:rFonts w:hint="eastAsia" w:ascii="宋体" w:hAnsi="宋体" w:cs="宋体"/>
                <w:color w:val="auto"/>
                <w:szCs w:val="21"/>
                <w:highlight w:val="none"/>
                <w:lang w:bidi="en-US"/>
              </w:rPr>
              <w:t>是</w:t>
            </w:r>
          </w:p>
        </w:tc>
        <w:tc>
          <w:tcPr>
            <w:tcW w:w="5660" w:type="dxa"/>
            <w:vAlign w:val="center"/>
          </w:tcPr>
          <w:p>
            <w:pPr>
              <w:jc w:val="left"/>
              <w:rPr>
                <w:rFonts w:ascii="宋体" w:hAnsi="宋体" w:cs="宋体"/>
                <w:color w:val="auto"/>
                <w:highlight w:val="none"/>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报名开始时间</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BAOMINGSTARTDATE</w:t>
            </w:r>
          </w:p>
        </w:tc>
        <w:tc>
          <w:tcPr>
            <w:tcW w:w="1823" w:type="dxa"/>
            <w:vAlign w:val="center"/>
          </w:tcPr>
          <w:p>
            <w:pPr>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报名截止时间</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BAOMINGENDDATE</w:t>
            </w:r>
          </w:p>
        </w:tc>
        <w:tc>
          <w:tcPr>
            <w:tcW w:w="1823" w:type="dxa"/>
            <w:vAlign w:val="center"/>
          </w:tcPr>
          <w:p>
            <w:pPr>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价款支付方式</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ZHIFUTYPE</w:t>
            </w:r>
          </w:p>
        </w:tc>
        <w:tc>
          <w:tcPr>
            <w:tcW w:w="1823" w:type="dxa"/>
            <w:vAlign w:val="center"/>
          </w:tcPr>
          <w:p>
            <w:pPr>
              <w:jc w:val="center"/>
              <w:rPr>
                <w:rFonts w:ascii="宋体" w:hAnsi="宋体" w:cs="宋体"/>
                <w:color w:val="auto"/>
                <w:highlight w:val="none"/>
              </w:rPr>
            </w:pPr>
            <w:r>
              <w:rPr>
                <w:rFonts w:hint="eastAsia" w:ascii="宋体" w:hAnsi="宋体" w:cs="宋体"/>
                <w:color w:val="auto"/>
                <w:kern w:val="0"/>
                <w:highlight w:val="none"/>
              </w:rPr>
              <w:t>C..40</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highlight w:val="none"/>
              </w:rPr>
            </w:pPr>
            <w:r>
              <w:rPr>
                <w:rFonts w:hint="eastAsia" w:ascii="宋体" w:hAnsi="宋体" w:cs="宋体"/>
                <w:color w:val="auto"/>
                <w:szCs w:val="21"/>
                <w:highlight w:val="none"/>
                <w:lang w:val="en-US" w:eastAsia="zh-CN"/>
              </w:rPr>
              <w:t>指“一次性支付”或“分期支付”；</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与转让相关的其他条件</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TRANSFER_NOTES</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C..4000</w:t>
            </w:r>
          </w:p>
        </w:tc>
        <w:tc>
          <w:tcPr>
            <w:tcW w:w="1023"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60" w:type="dxa"/>
            <w:vAlign w:val="center"/>
          </w:tcPr>
          <w:p>
            <w:pPr>
              <w:rPr>
                <w:rFonts w:ascii="宋体" w:hAnsi="宋体" w:cs="宋体"/>
                <w:color w:val="auto"/>
                <w:highlight w:val="none"/>
              </w:rPr>
            </w:pPr>
            <w:r>
              <w:rPr>
                <w:rFonts w:hint="eastAsia" w:ascii="宋体" w:hAnsi="宋体" w:cs="宋体"/>
                <w:color w:val="auto"/>
                <w:highlight w:val="none"/>
              </w:rPr>
              <w:t>自由文本；国</w:t>
            </w:r>
            <w:r>
              <w:rPr>
                <w:rFonts w:hint="eastAsia" w:ascii="宋体" w:hAnsi="宋体" w:cs="宋体"/>
                <w:color w:val="auto"/>
                <w:szCs w:val="21"/>
                <w:highlight w:val="none"/>
              </w:rPr>
              <w:t>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受让方资格条件</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SHOURANG_ZIGE</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C..200</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重要信息及其他披露内容</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IMPORTANT_CONTENT</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C..200</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公告内容</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NOTICE_CONTENT</w:t>
            </w:r>
          </w:p>
        </w:tc>
        <w:tc>
          <w:tcPr>
            <w:tcW w:w="1823" w:type="dxa"/>
            <w:vAlign w:val="center"/>
          </w:tcPr>
          <w:p>
            <w:pPr>
              <w:jc w:val="center"/>
              <w:rPr>
                <w:rFonts w:ascii="宋体" w:hAnsi="宋体" w:cs="宋体"/>
                <w:color w:val="auto"/>
                <w:highlight w:val="none"/>
              </w:rPr>
            </w:pPr>
            <w:r>
              <w:rPr>
                <w:rFonts w:hint="eastAsia" w:ascii="宋体" w:hAnsi="宋体" w:cs="宋体"/>
                <w:color w:val="auto"/>
                <w:kern w:val="0"/>
                <w:highlight w:val="none"/>
              </w:rPr>
              <w:t>C..ul</w:t>
            </w:r>
          </w:p>
        </w:tc>
        <w:tc>
          <w:tcPr>
            <w:tcW w:w="1023"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60" w:type="dxa"/>
            <w:vAlign w:val="center"/>
          </w:tcPr>
          <w:p>
            <w:pPr>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bookmarkStart w:id="1055" w:name="_Toc26681"/>
            <w:bookmarkStart w:id="1056" w:name="_Toc6557"/>
            <w:r>
              <w:rPr>
                <w:rFonts w:hint="eastAsia" w:ascii="宋体" w:hAnsi="宋体" w:cs="宋体"/>
                <w:color w:val="auto"/>
                <w:highlight w:val="none"/>
              </w:rPr>
              <w:t>在交易机构网站进行挂牌信息披露的链接</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PROJECT_URL</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C..200</w:t>
            </w:r>
          </w:p>
        </w:tc>
        <w:tc>
          <w:tcPr>
            <w:tcW w:w="1023"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60" w:type="dxa"/>
            <w:vAlign w:val="center"/>
          </w:tcPr>
          <w:p>
            <w:pPr>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2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6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2"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75"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823"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1023"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60" w:type="dxa"/>
            <w:vAlign w:val="center"/>
          </w:tcPr>
          <w:p>
            <w:pPr>
              <w:jc w:val="left"/>
              <w:rPr>
                <w:rFonts w:ascii="宋体" w:hAnsi="宋体" w:cs="宋体"/>
                <w:color w:val="auto"/>
                <w:highlight w:val="none"/>
              </w:rPr>
            </w:pPr>
            <w:r>
              <w:rPr>
                <w:rFonts w:hint="eastAsia" w:ascii="宋体" w:hAnsi="宋体" w:cs="宋体"/>
                <w:color w:val="auto"/>
                <w:highlight w:val="none"/>
              </w:rPr>
              <w:t>采用组合码，编码长度为14位数时间戳；</w:t>
            </w:r>
            <w:r>
              <w:rPr>
                <w:rFonts w:hint="eastAsia" w:ascii="宋体" w:hAnsi="宋体" w:cs="宋体"/>
                <w:color w:val="auto"/>
                <w:szCs w:val="21"/>
                <w:highlight w:val="none"/>
              </w:rPr>
              <w:t>国家2.0数据规范</w:t>
            </w:r>
          </w:p>
        </w:tc>
      </w:tr>
    </w:tbl>
    <w:p>
      <w:pPr>
        <w:pStyle w:val="4"/>
        <w:numPr>
          <w:ilvl w:val="0"/>
          <w:numId w:val="0"/>
        </w:numPr>
        <w:spacing w:line="240" w:lineRule="auto"/>
        <w:rPr>
          <w:rFonts w:ascii="宋体" w:hAnsi="宋体" w:cs="宋体"/>
          <w:color w:val="auto"/>
          <w:highlight w:val="none"/>
        </w:rPr>
      </w:pPr>
      <w:bookmarkStart w:id="1057" w:name="_Toc22471_WPSOffice_Level3"/>
      <w:bookmarkStart w:id="1058" w:name="_Toc29991"/>
      <w:r>
        <w:rPr>
          <w:rFonts w:hint="eastAsia" w:ascii="宋体" w:hAnsi="宋体" w:cs="宋体"/>
          <w:color w:val="auto"/>
          <w:highlight w:val="none"/>
        </w:rPr>
        <w:t>5.1.4 变更公告</w:t>
      </w:r>
      <w:bookmarkEnd w:id="1055"/>
      <w:bookmarkEnd w:id="1056"/>
      <w:bookmarkEnd w:id="1057"/>
      <w:bookmarkEnd w:id="1058"/>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581"/>
        <w:gridCol w:w="3074"/>
        <w:gridCol w:w="1848"/>
        <w:gridCol w:w="975"/>
        <w:gridCol w:w="568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blHeader/>
          <w:jc w:val="center"/>
        </w:trPr>
        <w:tc>
          <w:tcPr>
            <w:tcW w:w="258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74"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48"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7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85"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项目名称</w:t>
            </w:r>
          </w:p>
        </w:tc>
        <w:tc>
          <w:tcPr>
            <w:tcW w:w="3074" w:type="dxa"/>
            <w:vAlign w:val="center"/>
          </w:tcPr>
          <w:p>
            <w:pPr>
              <w:jc w:val="center"/>
              <w:rPr>
                <w:rFonts w:ascii="宋体" w:hAnsi="宋体" w:cs="宋体"/>
                <w:color w:val="auto"/>
                <w:highlight w:val="none"/>
              </w:rPr>
            </w:pPr>
            <w:r>
              <w:rPr>
                <w:rFonts w:hint="eastAsia" w:ascii="宋体" w:hAnsi="宋体" w:cs="宋体"/>
                <w:color w:val="auto"/>
                <w:highlight w:val="none"/>
              </w:rPr>
              <w:t>PROJECT_NAME</w:t>
            </w:r>
          </w:p>
        </w:tc>
        <w:tc>
          <w:tcPr>
            <w:tcW w:w="1848" w:type="dxa"/>
            <w:vAlign w:val="center"/>
          </w:tcPr>
          <w:p>
            <w:pPr>
              <w:jc w:val="center"/>
              <w:rPr>
                <w:rFonts w:ascii="宋体" w:hAnsi="宋体" w:cs="宋体"/>
                <w:color w:val="auto"/>
                <w:highlight w:val="none"/>
              </w:rPr>
            </w:pPr>
            <w:r>
              <w:rPr>
                <w:rFonts w:hint="eastAsia" w:ascii="宋体" w:hAnsi="宋体" w:cs="宋体"/>
                <w:color w:val="auto"/>
                <w:highlight w:val="none"/>
              </w:rPr>
              <w:t>C..300</w:t>
            </w:r>
          </w:p>
        </w:tc>
        <w:tc>
          <w:tcPr>
            <w:tcW w:w="975" w:type="dxa"/>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85" w:type="dxa"/>
          </w:tcPr>
          <w:p>
            <w:pPr>
              <w:widowControl/>
              <w:jc w:val="left"/>
              <w:rPr>
                <w:rFonts w:ascii="宋体" w:hAnsi="宋体" w:cs="宋体"/>
                <w:color w:val="auto"/>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项目编号</w:t>
            </w:r>
          </w:p>
        </w:tc>
        <w:tc>
          <w:tcPr>
            <w:tcW w:w="3074" w:type="dxa"/>
            <w:vAlign w:val="center"/>
          </w:tcPr>
          <w:p>
            <w:pPr>
              <w:jc w:val="center"/>
              <w:rPr>
                <w:rFonts w:ascii="宋体" w:hAnsi="宋体" w:cs="宋体"/>
                <w:color w:val="auto"/>
                <w:highlight w:val="none"/>
              </w:rPr>
            </w:pPr>
            <w:r>
              <w:rPr>
                <w:rFonts w:hint="eastAsia" w:ascii="宋体" w:hAnsi="宋体" w:cs="宋体"/>
                <w:color w:val="auto"/>
                <w:highlight w:val="none"/>
              </w:rPr>
              <w:t>PROJECT_CODE</w:t>
            </w:r>
          </w:p>
        </w:tc>
        <w:tc>
          <w:tcPr>
            <w:tcW w:w="1848" w:type="dxa"/>
            <w:vAlign w:val="center"/>
          </w:tcPr>
          <w:p>
            <w:pPr>
              <w:jc w:val="center"/>
              <w:rPr>
                <w:rFonts w:ascii="宋体" w:hAnsi="宋体" w:cs="宋体"/>
                <w:color w:val="auto"/>
                <w:highlight w:val="none"/>
              </w:rPr>
            </w:pPr>
            <w:r>
              <w:rPr>
                <w:rFonts w:hint="eastAsia" w:ascii="宋体" w:hAnsi="宋体" w:cs="宋体"/>
                <w:color w:val="auto"/>
                <w:highlight w:val="none"/>
              </w:rPr>
              <w:t>C..20</w:t>
            </w:r>
          </w:p>
        </w:tc>
        <w:tc>
          <w:tcPr>
            <w:tcW w:w="975" w:type="dxa"/>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85" w:type="dxa"/>
            <w:vAlign w:val="center"/>
          </w:tcPr>
          <w:p>
            <w:pPr>
              <w:widowControl/>
              <w:jc w:val="left"/>
              <w:rPr>
                <w:rFonts w:ascii="宋体" w:hAnsi="宋体" w:cs="宋体"/>
                <w:color w:val="auto"/>
                <w:highlight w:val="none"/>
              </w:rPr>
            </w:pPr>
            <w:r>
              <w:rPr>
                <w:rFonts w:hint="eastAsia" w:ascii="宋体" w:hAnsi="宋体" w:cs="宋体"/>
                <w:color w:val="auto"/>
                <w:kern w:val="0"/>
                <w:szCs w:val="21"/>
                <w:highlight w:val="none"/>
              </w:rPr>
              <w:t>自由文本，</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kern w:val="0"/>
                <w:highlight w:val="none"/>
              </w:rPr>
              <w:t>统一交易标识码</w:t>
            </w:r>
          </w:p>
        </w:tc>
        <w:tc>
          <w:tcPr>
            <w:tcW w:w="3074" w:type="dxa"/>
            <w:vAlign w:val="center"/>
          </w:tcPr>
          <w:p>
            <w:pPr>
              <w:jc w:val="center"/>
              <w:rPr>
                <w:rFonts w:ascii="宋体" w:hAnsi="宋体" w:cs="宋体"/>
                <w:color w:val="auto"/>
                <w:highlight w:val="none"/>
              </w:rPr>
            </w:pPr>
            <w:r>
              <w:rPr>
                <w:rFonts w:hint="eastAsia" w:ascii="宋体" w:hAnsi="宋体" w:cs="宋体"/>
                <w:color w:val="auto"/>
                <w:kern w:val="0"/>
                <w:highlight w:val="none"/>
              </w:rPr>
              <w:t>UNIFIED_DEAL_CODES</w:t>
            </w:r>
          </w:p>
        </w:tc>
        <w:tc>
          <w:tcPr>
            <w:tcW w:w="1848" w:type="dxa"/>
            <w:vAlign w:val="center"/>
          </w:tcPr>
          <w:p>
            <w:pPr>
              <w:jc w:val="center"/>
              <w:rPr>
                <w:rFonts w:ascii="宋体" w:hAnsi="宋体" w:cs="宋体"/>
                <w:color w:val="auto"/>
                <w:highlight w:val="none"/>
              </w:rPr>
            </w:pPr>
            <w:r>
              <w:rPr>
                <w:rFonts w:hint="eastAsia" w:ascii="宋体" w:hAnsi="宋体" w:cs="宋体"/>
                <w:color w:val="auto"/>
                <w:kern w:val="0"/>
                <w:highlight w:val="none"/>
              </w:rPr>
              <w:t>C..40</w:t>
            </w:r>
          </w:p>
        </w:tc>
        <w:tc>
          <w:tcPr>
            <w:tcW w:w="975" w:type="dxa"/>
          </w:tcPr>
          <w:p>
            <w:pPr>
              <w:jc w:val="center"/>
              <w:rPr>
                <w:rFonts w:ascii="宋体" w:hAnsi="宋体" w:cs="宋体"/>
                <w:color w:val="auto"/>
                <w:kern w:val="0"/>
                <w:highlight w:val="none"/>
              </w:rPr>
            </w:pPr>
            <w:r>
              <w:rPr>
                <w:rFonts w:hint="eastAsia" w:ascii="宋体" w:hAnsi="宋体" w:cs="宋体"/>
                <w:color w:val="auto"/>
                <w:kern w:val="0"/>
                <w:highlight w:val="none"/>
              </w:rPr>
              <w:t>是</w:t>
            </w:r>
          </w:p>
        </w:tc>
        <w:tc>
          <w:tcPr>
            <w:tcW w:w="5685" w:type="dxa"/>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eastAsia="zh-CN"/>
              </w:rPr>
              <w:t>统一交易标识码编码规则</w:t>
            </w:r>
            <w:r>
              <w:rPr>
                <w:rFonts w:hint="eastAsia" w:ascii="宋体" w:hAnsi="宋体" w:cs="宋体"/>
                <w:color w:val="auto"/>
                <w:szCs w:val="21"/>
                <w:highlight w:val="none"/>
              </w:rPr>
              <w:t>，由多个统一交易标识码组成，半角分号隔开；国家2.0数据规范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相关标的编号</w:t>
            </w:r>
          </w:p>
        </w:tc>
        <w:tc>
          <w:tcPr>
            <w:tcW w:w="3074"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BID_SECTION_CODES</w:t>
            </w:r>
          </w:p>
        </w:tc>
        <w:tc>
          <w:tcPr>
            <w:tcW w:w="1848"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975" w:type="dxa"/>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85" w:type="dxa"/>
            <w:vAlign w:val="center"/>
          </w:tcPr>
          <w:p>
            <w:pPr>
              <w:jc w:val="left"/>
              <w:rPr>
                <w:rFonts w:ascii="宋体" w:hAnsi="宋体" w:cs="宋体"/>
                <w:color w:val="auto"/>
                <w:kern w:val="0"/>
                <w:highlight w:val="none"/>
              </w:rPr>
            </w:pPr>
            <w:r>
              <w:rPr>
                <w:rFonts w:hint="eastAsia" w:ascii="宋体" w:hAnsi="宋体" w:cs="宋体"/>
                <w:color w:val="auto"/>
                <w:highlight w:val="none"/>
              </w:rPr>
              <w:t>自由文本；</w:t>
            </w:r>
            <w:r>
              <w:rPr>
                <w:rFonts w:hint="eastAsia" w:ascii="宋体" w:hAnsi="宋体" w:cs="宋体"/>
                <w:color w:val="auto"/>
                <w:kern w:val="0"/>
                <w:highlight w:val="none"/>
              </w:rPr>
              <w:t>多个则以</w:t>
            </w:r>
            <w:r>
              <w:rPr>
                <w:rFonts w:hint="eastAsia" w:ascii="宋体" w:hAnsi="宋体" w:cs="宋体"/>
                <w:color w:val="auto"/>
                <w:highlight w:val="none"/>
              </w:rPr>
              <w:t>半角分号隔开；</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相关标的名称</w:t>
            </w:r>
          </w:p>
        </w:tc>
        <w:tc>
          <w:tcPr>
            <w:tcW w:w="3074"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BID_SECTION_NAMES</w:t>
            </w:r>
          </w:p>
        </w:tc>
        <w:tc>
          <w:tcPr>
            <w:tcW w:w="1848" w:type="dxa"/>
            <w:vAlign w:val="center"/>
          </w:tcPr>
          <w:p>
            <w:pPr>
              <w:jc w:val="center"/>
              <w:rPr>
                <w:rFonts w:ascii="宋体" w:hAnsi="宋体" w:cs="宋体"/>
                <w:color w:val="auto"/>
                <w:highlight w:val="none"/>
              </w:rPr>
            </w:pPr>
            <w:r>
              <w:rPr>
                <w:rFonts w:hint="eastAsia" w:ascii="宋体" w:hAnsi="宋体" w:cs="宋体"/>
                <w:color w:val="auto"/>
                <w:highlight w:val="none"/>
              </w:rPr>
              <w:t>C..ul</w:t>
            </w:r>
          </w:p>
        </w:tc>
        <w:tc>
          <w:tcPr>
            <w:tcW w:w="975" w:type="dxa"/>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85" w:type="dxa"/>
            <w:vAlign w:val="center"/>
          </w:tcPr>
          <w:p>
            <w:pPr>
              <w:jc w:val="left"/>
              <w:rPr>
                <w:rFonts w:ascii="宋体" w:hAnsi="宋体" w:cs="宋体"/>
                <w:color w:val="auto"/>
                <w:kern w:val="0"/>
                <w:highlight w:val="none"/>
              </w:rPr>
            </w:pPr>
            <w:r>
              <w:rPr>
                <w:rFonts w:hint="eastAsia" w:ascii="宋体" w:hAnsi="宋体" w:cs="宋体"/>
                <w:color w:val="auto"/>
                <w:highlight w:val="none"/>
              </w:rPr>
              <w:t>自由文本；</w:t>
            </w:r>
            <w:r>
              <w:rPr>
                <w:rFonts w:hint="eastAsia" w:ascii="宋体" w:hAnsi="宋体" w:cs="宋体"/>
                <w:color w:val="auto"/>
                <w:kern w:val="0"/>
                <w:highlight w:val="none"/>
              </w:rPr>
              <w:t>多个则以</w:t>
            </w:r>
            <w:r>
              <w:rPr>
                <w:rFonts w:hint="eastAsia" w:ascii="宋体" w:hAnsi="宋体" w:cs="宋体"/>
                <w:color w:val="auto"/>
                <w:highlight w:val="none"/>
              </w:rPr>
              <w:t>半角分号隔开；</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公告标题</w:t>
            </w:r>
          </w:p>
        </w:tc>
        <w:tc>
          <w:tcPr>
            <w:tcW w:w="3074" w:type="dxa"/>
            <w:vAlign w:val="center"/>
          </w:tcPr>
          <w:p>
            <w:pPr>
              <w:jc w:val="center"/>
              <w:rPr>
                <w:rFonts w:ascii="宋体" w:hAnsi="宋体" w:cs="宋体"/>
                <w:color w:val="auto"/>
                <w:highlight w:val="none"/>
              </w:rPr>
            </w:pPr>
            <w:r>
              <w:rPr>
                <w:rFonts w:hint="eastAsia" w:ascii="宋体" w:hAnsi="宋体" w:cs="宋体"/>
                <w:color w:val="auto"/>
                <w:highlight w:val="none"/>
              </w:rPr>
              <w:t>NOTICE_TITLE</w:t>
            </w:r>
          </w:p>
        </w:tc>
        <w:tc>
          <w:tcPr>
            <w:tcW w:w="1848" w:type="dxa"/>
            <w:vAlign w:val="center"/>
          </w:tcPr>
          <w:p>
            <w:pPr>
              <w:jc w:val="center"/>
              <w:rPr>
                <w:rFonts w:ascii="宋体" w:hAnsi="宋体" w:cs="宋体"/>
                <w:color w:val="auto"/>
                <w:highlight w:val="none"/>
              </w:rPr>
            </w:pPr>
            <w:r>
              <w:rPr>
                <w:rFonts w:hint="eastAsia" w:ascii="宋体" w:hAnsi="宋体" w:cs="宋体"/>
                <w:color w:val="auto"/>
                <w:kern w:val="0"/>
                <w:highlight w:val="none"/>
              </w:rPr>
              <w:t>C..200</w:t>
            </w:r>
          </w:p>
        </w:tc>
        <w:tc>
          <w:tcPr>
            <w:tcW w:w="975" w:type="dxa"/>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85" w:type="dxa"/>
            <w:vAlign w:val="center"/>
          </w:tcPr>
          <w:p>
            <w:pPr>
              <w:jc w:val="left"/>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2581" w:type="dxa"/>
            <w:tcBorders>
              <w:top w:val="nil"/>
            </w:tcBorders>
            <w:vAlign w:val="center"/>
          </w:tcPr>
          <w:p>
            <w:pPr>
              <w:jc w:val="center"/>
              <w:rPr>
                <w:rFonts w:ascii="宋体" w:hAnsi="宋体" w:cs="宋体"/>
                <w:color w:val="auto"/>
                <w:highlight w:val="none"/>
              </w:rPr>
            </w:pPr>
            <w:bookmarkStart w:id="1059" w:name="_Toc11180"/>
            <w:bookmarkStart w:id="1060" w:name="_Toc4867"/>
            <w:r>
              <w:rPr>
                <w:rFonts w:hint="eastAsia" w:ascii="宋体" w:hAnsi="宋体" w:cs="宋体"/>
                <w:color w:val="auto"/>
                <w:szCs w:val="21"/>
                <w:highlight w:val="none"/>
              </w:rPr>
              <w:t>公告开始时间</w:t>
            </w:r>
          </w:p>
        </w:tc>
        <w:tc>
          <w:tcPr>
            <w:tcW w:w="3074" w:type="dxa"/>
            <w:tcBorders>
              <w:top w:val="nil"/>
            </w:tcBorders>
            <w:vAlign w:val="center"/>
          </w:tcPr>
          <w:p>
            <w:pPr>
              <w:jc w:val="center"/>
              <w:rPr>
                <w:rFonts w:ascii="宋体" w:hAnsi="宋体" w:cs="宋体"/>
                <w:color w:val="auto"/>
                <w:highlight w:val="none"/>
              </w:rPr>
            </w:pPr>
            <w:r>
              <w:rPr>
                <w:rFonts w:hint="eastAsia" w:ascii="宋体" w:hAnsi="宋体" w:cs="宋体"/>
                <w:color w:val="auto"/>
                <w:highlight w:val="none"/>
              </w:rPr>
              <w:t>GONGGAOSTARTDATE</w:t>
            </w:r>
          </w:p>
        </w:tc>
        <w:tc>
          <w:tcPr>
            <w:tcW w:w="1848" w:type="dxa"/>
            <w:tcBorders>
              <w:top w:val="nil"/>
            </w:tcBorders>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75" w:type="dxa"/>
            <w:tcBorders>
              <w:top w:val="nil"/>
            </w:tcBorders>
            <w:vAlign w:val="center"/>
          </w:tcPr>
          <w:p>
            <w:pPr>
              <w:jc w:val="center"/>
              <w:rPr>
                <w:rFonts w:ascii="宋体" w:hAnsi="宋体" w:cs="宋体"/>
                <w:color w:val="auto"/>
                <w:highlight w:val="none"/>
              </w:rPr>
            </w:pPr>
            <w:r>
              <w:rPr>
                <w:rFonts w:hint="eastAsia" w:ascii="宋体" w:hAnsi="宋体" w:cs="宋体"/>
                <w:color w:val="auto"/>
                <w:szCs w:val="21"/>
                <w:highlight w:val="none"/>
                <w:lang w:bidi="en-US"/>
              </w:rPr>
              <w:t>是</w:t>
            </w:r>
          </w:p>
        </w:tc>
        <w:tc>
          <w:tcPr>
            <w:tcW w:w="5685" w:type="dxa"/>
            <w:tcBorders>
              <w:top w:val="nil"/>
            </w:tcBorders>
            <w:vAlign w:val="center"/>
          </w:tcPr>
          <w:p>
            <w:pPr>
              <w:jc w:val="left"/>
              <w:rPr>
                <w:rFonts w:ascii="宋体" w:hAnsi="宋体" w:cs="宋体"/>
                <w:color w:val="auto"/>
                <w:highlight w:val="none"/>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szCs w:val="21"/>
                <w:highlight w:val="none"/>
              </w:rPr>
              <w:t>公告截止时间</w:t>
            </w:r>
          </w:p>
        </w:tc>
        <w:tc>
          <w:tcPr>
            <w:tcW w:w="3074" w:type="dxa"/>
            <w:vAlign w:val="center"/>
          </w:tcPr>
          <w:p>
            <w:pPr>
              <w:jc w:val="center"/>
              <w:rPr>
                <w:rFonts w:ascii="宋体" w:hAnsi="宋体" w:cs="宋体"/>
                <w:color w:val="auto"/>
                <w:highlight w:val="none"/>
              </w:rPr>
            </w:pPr>
            <w:r>
              <w:rPr>
                <w:rFonts w:hint="eastAsia" w:ascii="宋体" w:hAnsi="宋体" w:cs="宋体"/>
                <w:color w:val="auto"/>
                <w:highlight w:val="none"/>
              </w:rPr>
              <w:t>GONGGAOENDDATE</w:t>
            </w:r>
          </w:p>
        </w:tc>
        <w:tc>
          <w:tcPr>
            <w:tcW w:w="1848" w:type="dxa"/>
            <w:vAlign w:val="center"/>
          </w:tcPr>
          <w:p>
            <w:pPr>
              <w:widowControl/>
              <w:jc w:val="center"/>
              <w:rPr>
                <w:rFonts w:ascii="宋体" w:hAnsi="宋体" w:cs="宋体"/>
                <w:color w:val="auto"/>
                <w:highlight w:val="none"/>
              </w:rPr>
            </w:pPr>
            <w:r>
              <w:rPr>
                <w:rFonts w:hint="eastAsia" w:ascii="宋体" w:hAnsi="宋体" w:cs="宋体"/>
                <w:color w:val="auto"/>
                <w:kern w:val="0"/>
                <w:szCs w:val="21"/>
                <w:highlight w:val="none"/>
              </w:rPr>
              <w:t>yyyyMMddHHmmss</w:t>
            </w:r>
          </w:p>
        </w:tc>
        <w:tc>
          <w:tcPr>
            <w:tcW w:w="975" w:type="dxa"/>
            <w:vAlign w:val="center"/>
          </w:tcPr>
          <w:p>
            <w:pPr>
              <w:jc w:val="center"/>
              <w:rPr>
                <w:rFonts w:ascii="宋体" w:hAnsi="宋体" w:cs="宋体"/>
                <w:color w:val="auto"/>
                <w:highlight w:val="none"/>
              </w:rPr>
            </w:pPr>
            <w:r>
              <w:rPr>
                <w:rFonts w:hint="eastAsia" w:ascii="宋体" w:hAnsi="宋体" w:cs="宋体"/>
                <w:color w:val="auto"/>
                <w:szCs w:val="21"/>
                <w:highlight w:val="none"/>
                <w:lang w:bidi="en-US"/>
              </w:rPr>
              <w:t>是</w:t>
            </w:r>
          </w:p>
        </w:tc>
        <w:tc>
          <w:tcPr>
            <w:tcW w:w="5685" w:type="dxa"/>
            <w:vAlign w:val="center"/>
          </w:tcPr>
          <w:p>
            <w:pPr>
              <w:jc w:val="left"/>
              <w:rPr>
                <w:rFonts w:ascii="宋体" w:hAnsi="宋体" w:cs="宋体"/>
                <w:color w:val="auto"/>
                <w:highlight w:val="none"/>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581" w:type="dxa"/>
            <w:vAlign w:val="center"/>
          </w:tcPr>
          <w:p>
            <w:pPr>
              <w:jc w:val="center"/>
              <w:rPr>
                <w:rFonts w:ascii="宋体" w:hAnsi="宋体" w:cs="宋体"/>
                <w:color w:val="auto"/>
                <w:highlight w:val="none"/>
              </w:rPr>
            </w:pPr>
            <w:bookmarkStart w:id="1061" w:name="_Toc16929_WPSOffice_Level3"/>
            <w:bookmarkStart w:id="1062" w:name="_Toc25265"/>
            <w:r>
              <w:rPr>
                <w:rFonts w:hint="eastAsia" w:ascii="宋体" w:hAnsi="宋体" w:cs="宋体"/>
                <w:color w:val="auto"/>
                <w:highlight w:val="none"/>
              </w:rPr>
              <w:t>公告内容</w:t>
            </w:r>
          </w:p>
        </w:tc>
        <w:tc>
          <w:tcPr>
            <w:tcW w:w="3074" w:type="dxa"/>
            <w:vAlign w:val="center"/>
          </w:tcPr>
          <w:p>
            <w:pPr>
              <w:jc w:val="center"/>
              <w:rPr>
                <w:rFonts w:ascii="宋体" w:hAnsi="宋体" w:cs="宋体"/>
                <w:color w:val="auto"/>
                <w:highlight w:val="none"/>
              </w:rPr>
            </w:pPr>
            <w:r>
              <w:rPr>
                <w:rFonts w:hint="eastAsia" w:ascii="宋体" w:hAnsi="宋体" w:cs="宋体"/>
                <w:color w:val="auto"/>
                <w:highlight w:val="none"/>
              </w:rPr>
              <w:t>NOTICE_CONTENT</w:t>
            </w:r>
          </w:p>
        </w:tc>
        <w:tc>
          <w:tcPr>
            <w:tcW w:w="1848" w:type="dxa"/>
            <w:vAlign w:val="center"/>
          </w:tcPr>
          <w:p>
            <w:pPr>
              <w:jc w:val="center"/>
              <w:rPr>
                <w:rFonts w:ascii="宋体" w:hAnsi="宋体" w:cs="宋体"/>
                <w:color w:val="auto"/>
                <w:highlight w:val="none"/>
              </w:rPr>
            </w:pPr>
            <w:r>
              <w:rPr>
                <w:rFonts w:hint="eastAsia" w:ascii="宋体" w:hAnsi="宋体" w:cs="宋体"/>
                <w:color w:val="auto"/>
                <w:kern w:val="0"/>
                <w:highlight w:val="none"/>
              </w:rPr>
              <w:t>C..ul</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否</w:t>
            </w:r>
          </w:p>
        </w:tc>
        <w:tc>
          <w:tcPr>
            <w:tcW w:w="5685" w:type="dxa"/>
            <w:vAlign w:val="center"/>
          </w:tcPr>
          <w:p>
            <w:pPr>
              <w:jc w:val="left"/>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7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4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85"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74"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848"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85" w:type="dxa"/>
            <w:vAlign w:val="center"/>
          </w:tcPr>
          <w:p>
            <w:pPr>
              <w:jc w:val="left"/>
              <w:rPr>
                <w:rFonts w:ascii="宋体" w:hAnsi="宋体" w:cs="宋体"/>
                <w:color w:val="auto"/>
                <w:highlight w:val="none"/>
              </w:rPr>
            </w:pPr>
            <w:r>
              <w:rPr>
                <w:rFonts w:hint="eastAsia" w:ascii="宋体" w:hAnsi="宋体" w:cs="宋体"/>
                <w:color w:val="auto"/>
                <w:highlight w:val="none"/>
              </w:rPr>
              <w:t>采用组合码，编码长度为14位数时间戳；</w:t>
            </w:r>
            <w:r>
              <w:rPr>
                <w:rFonts w:hint="eastAsia" w:ascii="宋体" w:hAnsi="宋体" w:cs="宋体"/>
                <w:color w:val="auto"/>
                <w:szCs w:val="21"/>
                <w:highlight w:val="none"/>
              </w:rPr>
              <w:t>国家2.0数据规范</w:t>
            </w:r>
          </w:p>
        </w:tc>
      </w:tr>
    </w:tbl>
    <w:p>
      <w:pPr>
        <w:pStyle w:val="4"/>
        <w:numPr>
          <w:ilvl w:val="0"/>
          <w:numId w:val="0"/>
        </w:numPr>
        <w:spacing w:line="240" w:lineRule="auto"/>
        <w:rPr>
          <w:rFonts w:ascii="宋体" w:hAnsi="宋体" w:cs="宋体"/>
          <w:color w:val="auto"/>
          <w:highlight w:val="none"/>
        </w:rPr>
      </w:pPr>
      <w:r>
        <w:rPr>
          <w:rFonts w:hint="eastAsia" w:ascii="宋体" w:hAnsi="宋体" w:cs="宋体"/>
          <w:color w:val="auto"/>
          <w:highlight w:val="none"/>
        </w:rPr>
        <w:t xml:space="preserve">5.1.5 </w:t>
      </w:r>
      <w:bookmarkEnd w:id="1059"/>
      <w:bookmarkEnd w:id="1060"/>
      <w:bookmarkEnd w:id="1061"/>
      <w:bookmarkEnd w:id="1062"/>
      <w:bookmarkStart w:id="1063" w:name="_Toc31816"/>
      <w:bookmarkStart w:id="1064" w:name="_Toc20263"/>
      <w:bookmarkStart w:id="1065" w:name="_Toc12967"/>
      <w:bookmarkStart w:id="1066" w:name="_Toc1426_WPSOffice_Level3"/>
      <w:r>
        <w:rPr>
          <w:rFonts w:hint="eastAsia" w:ascii="宋体" w:hAnsi="宋体" w:cs="宋体"/>
          <w:color w:val="auto"/>
          <w:highlight w:val="none"/>
        </w:rPr>
        <w:t>交易场地预约/变更（非必要环节）</w:t>
      </w:r>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581"/>
        <w:gridCol w:w="3085"/>
        <w:gridCol w:w="1813"/>
        <w:gridCol w:w="975"/>
        <w:gridCol w:w="570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58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8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13"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7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09"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统一交易标识码</w:t>
            </w:r>
          </w:p>
        </w:tc>
        <w:tc>
          <w:tcPr>
            <w:tcW w:w="3085"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UNIFIED_DEAL_CODES</w:t>
            </w:r>
          </w:p>
        </w:tc>
        <w:tc>
          <w:tcPr>
            <w:tcW w:w="1813"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C40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09" w:type="dxa"/>
            <w:vAlign w:val="center"/>
          </w:tcPr>
          <w:p>
            <w:pPr>
              <w:rPr>
                <w:rFonts w:ascii="宋体" w:hAnsi="宋体" w:cs="宋体"/>
                <w:color w:val="auto"/>
                <w:szCs w:val="21"/>
                <w:highlight w:val="none"/>
              </w:rPr>
            </w:pPr>
            <w:r>
              <w:rPr>
                <w:rFonts w:hint="eastAsia" w:ascii="宋体" w:hAnsi="宋体" w:cs="宋体"/>
                <w:color w:val="auto"/>
                <w:kern w:val="0"/>
                <w:highlight w:val="none"/>
                <w:lang w:eastAsia="zh-CN"/>
              </w:rPr>
              <w:t>参考附录B 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highlight w:val="none"/>
              </w:rPr>
              <w:t>相关标的编号</w:t>
            </w:r>
          </w:p>
        </w:tc>
        <w:tc>
          <w:tcPr>
            <w:tcW w:w="3085"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BID_SECTION_CODES</w:t>
            </w:r>
          </w:p>
        </w:tc>
        <w:tc>
          <w:tcPr>
            <w:tcW w:w="1813"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C..ul</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09" w:type="dxa"/>
            <w:vAlign w:val="center"/>
          </w:tcPr>
          <w:p>
            <w:pPr>
              <w:rPr>
                <w:rFonts w:ascii="宋体" w:hAnsi="宋体" w:cs="宋体"/>
                <w:color w:val="auto"/>
                <w:szCs w:val="21"/>
                <w:highlight w:val="none"/>
              </w:rPr>
            </w:pPr>
            <w:r>
              <w:rPr>
                <w:rFonts w:hint="eastAsia" w:ascii="宋体" w:hAnsi="宋体" w:cs="宋体"/>
                <w:color w:val="auto"/>
                <w:highlight w:val="none"/>
              </w:rPr>
              <w:t>自由文本</w:t>
            </w:r>
            <w:r>
              <w:rPr>
                <w:rFonts w:hint="eastAsia" w:ascii="宋体" w:hAnsi="宋体" w:cs="宋体"/>
                <w:color w:val="auto"/>
                <w:highlight w:val="none"/>
                <w:lang w:eastAsia="zh-CN"/>
              </w:rPr>
              <w:t>，</w:t>
            </w:r>
            <w:r>
              <w:rPr>
                <w:rFonts w:hint="eastAsia" w:ascii="宋体" w:hAnsi="宋体" w:cs="宋体"/>
                <w:color w:val="auto"/>
                <w:kern w:val="0"/>
                <w:highlight w:val="none"/>
              </w:rPr>
              <w:t>多个则以</w:t>
            </w:r>
            <w:r>
              <w:rPr>
                <w:rFonts w:hint="eastAsia" w:ascii="宋体" w:hAnsi="宋体" w:cs="宋体"/>
                <w:color w:val="auto"/>
                <w:highlight w:val="none"/>
              </w:rPr>
              <w:t>半角分号隔开；</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highlight w:val="none"/>
              </w:rPr>
              <w:t>相关标的名称</w:t>
            </w:r>
          </w:p>
        </w:tc>
        <w:tc>
          <w:tcPr>
            <w:tcW w:w="3085"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BID_SECTION_NAMES</w:t>
            </w:r>
          </w:p>
        </w:tc>
        <w:tc>
          <w:tcPr>
            <w:tcW w:w="1813"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C..ul</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09" w:type="dxa"/>
            <w:vAlign w:val="center"/>
          </w:tcPr>
          <w:p>
            <w:pPr>
              <w:rPr>
                <w:rFonts w:ascii="宋体" w:hAnsi="宋体" w:cs="宋体"/>
                <w:color w:val="auto"/>
                <w:szCs w:val="21"/>
                <w:highlight w:val="none"/>
              </w:rPr>
            </w:pPr>
            <w:r>
              <w:rPr>
                <w:rFonts w:hint="eastAsia" w:ascii="宋体" w:hAnsi="宋体" w:cs="宋体"/>
                <w:color w:val="auto"/>
                <w:highlight w:val="none"/>
              </w:rPr>
              <w:t>自由文本，</w:t>
            </w:r>
            <w:r>
              <w:rPr>
                <w:rFonts w:hint="eastAsia" w:ascii="宋体" w:hAnsi="宋体" w:cs="宋体"/>
                <w:color w:val="auto"/>
                <w:kern w:val="0"/>
                <w:highlight w:val="none"/>
              </w:rPr>
              <w:t>多个则以</w:t>
            </w:r>
            <w:r>
              <w:rPr>
                <w:rFonts w:hint="eastAsia" w:ascii="宋体" w:hAnsi="宋体" w:cs="宋体"/>
                <w:color w:val="auto"/>
                <w:highlight w:val="none"/>
              </w:rPr>
              <w:t>半角分号隔开；</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开标开始时间</w:t>
            </w:r>
          </w:p>
        </w:tc>
        <w:tc>
          <w:tcPr>
            <w:tcW w:w="308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BID_OPENING_START_TIME</w:t>
            </w:r>
          </w:p>
        </w:tc>
        <w:tc>
          <w:tcPr>
            <w:tcW w:w="1813" w:type="dxa"/>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rPr>
              <w:t>yyyyMMddHHmmss</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9"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开标结束时间</w:t>
            </w:r>
          </w:p>
        </w:tc>
        <w:tc>
          <w:tcPr>
            <w:tcW w:w="308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BID_OPENING_END_TIME</w:t>
            </w:r>
          </w:p>
        </w:tc>
        <w:tc>
          <w:tcPr>
            <w:tcW w:w="1813" w:type="dxa"/>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rPr>
              <w:t>yyyyMMddHHmmss</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9"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开标室</w:t>
            </w:r>
          </w:p>
        </w:tc>
        <w:tc>
          <w:tcPr>
            <w:tcW w:w="308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BIDDING_MTR</w:t>
            </w:r>
          </w:p>
        </w:tc>
        <w:tc>
          <w:tcPr>
            <w:tcW w:w="181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50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9"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开标场地唯一标识</w:t>
            </w:r>
          </w:p>
        </w:tc>
        <w:tc>
          <w:tcPr>
            <w:tcW w:w="3085"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BIDDING_MTR_GUID</w:t>
            </w:r>
          </w:p>
        </w:tc>
        <w:tc>
          <w:tcPr>
            <w:tcW w:w="1813"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w:t>
            </w:r>
            <w:r>
              <w:rPr>
                <w:rFonts w:hint="eastAsia" w:ascii="宋体" w:hAnsi="宋体" w:cs="宋体"/>
                <w:color w:val="auto"/>
                <w:szCs w:val="21"/>
                <w:highlight w:val="none"/>
                <w:lang w:val="en-US" w:eastAsia="zh-CN" w:bidi="en-US"/>
              </w:rPr>
              <w:t>..</w:t>
            </w:r>
            <w:r>
              <w:rPr>
                <w:rFonts w:hint="eastAsia" w:ascii="宋体" w:hAnsi="宋体" w:cs="宋体"/>
                <w:color w:val="auto"/>
                <w:szCs w:val="21"/>
                <w:highlight w:val="none"/>
                <w:lang w:bidi="en-US"/>
              </w:rPr>
              <w:t>50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9"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变更原因</w:t>
            </w:r>
          </w:p>
        </w:tc>
        <w:tc>
          <w:tcPr>
            <w:tcW w:w="30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CHANGE_REASON</w:t>
            </w:r>
          </w:p>
        </w:tc>
        <w:tc>
          <w:tcPr>
            <w:tcW w:w="181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C..1000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09"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13"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9"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85"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813"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09" w:type="dxa"/>
            <w:vAlign w:val="center"/>
          </w:tcPr>
          <w:p>
            <w:pPr>
              <w:jc w:val="left"/>
              <w:rPr>
                <w:rFonts w:ascii="宋体" w:hAnsi="宋体" w:cs="宋体"/>
                <w:color w:val="auto"/>
                <w:highlight w:val="none"/>
              </w:rPr>
            </w:pPr>
            <w:r>
              <w:rPr>
                <w:rFonts w:hint="eastAsia" w:ascii="宋体" w:hAnsi="宋体" w:cs="宋体"/>
                <w:color w:val="auto"/>
                <w:highlight w:val="none"/>
              </w:rPr>
              <w:t>采用组合码，编码长度为14位数时间戳；</w:t>
            </w:r>
            <w:r>
              <w:rPr>
                <w:rFonts w:hint="eastAsia" w:ascii="宋体" w:hAnsi="宋体" w:cs="宋体"/>
                <w:color w:val="auto"/>
                <w:szCs w:val="21"/>
                <w:highlight w:val="none"/>
              </w:rPr>
              <w:t>国家2.0数据规范</w:t>
            </w:r>
          </w:p>
        </w:tc>
      </w:tr>
      <w:bookmarkEnd w:id="1063"/>
      <w:bookmarkEnd w:id="1064"/>
      <w:bookmarkEnd w:id="1065"/>
      <w:bookmarkEnd w:id="1066"/>
    </w:tbl>
    <w:p>
      <w:pPr>
        <w:pStyle w:val="3"/>
        <w:numPr>
          <w:ilvl w:val="0"/>
          <w:numId w:val="0"/>
        </w:numPr>
        <w:spacing w:line="240" w:lineRule="auto"/>
        <w:rPr>
          <w:rFonts w:ascii="宋体" w:hAnsi="宋体" w:cs="宋体"/>
          <w:color w:val="auto"/>
          <w:highlight w:val="none"/>
        </w:rPr>
      </w:pPr>
      <w:bookmarkStart w:id="1067" w:name="_Toc19522_WPSOffice_Level2"/>
      <w:bookmarkStart w:id="1068" w:name="_Toc22702_WPSOffice_Level2"/>
      <w:bookmarkStart w:id="1069" w:name="_Toc17428"/>
      <w:bookmarkStart w:id="1070" w:name="_Toc30995"/>
      <w:bookmarkStart w:id="1071" w:name="_Toc24350"/>
      <w:bookmarkStart w:id="1072" w:name="_Toc3888"/>
      <w:r>
        <w:rPr>
          <w:rFonts w:hint="eastAsia" w:ascii="宋体" w:hAnsi="宋体" w:cs="宋体"/>
          <w:color w:val="auto"/>
          <w:highlight w:val="none"/>
        </w:rPr>
        <w:t>5.2 普通交易</w:t>
      </w:r>
      <w:bookmarkEnd w:id="1067"/>
      <w:bookmarkEnd w:id="1068"/>
      <w:bookmarkEnd w:id="1069"/>
      <w:bookmarkEnd w:id="1070"/>
      <w:bookmarkEnd w:id="1071"/>
      <w:bookmarkEnd w:id="1072"/>
    </w:p>
    <w:p>
      <w:pPr>
        <w:pStyle w:val="4"/>
        <w:numPr>
          <w:ilvl w:val="0"/>
          <w:numId w:val="0"/>
        </w:numPr>
        <w:spacing w:line="240" w:lineRule="auto"/>
        <w:rPr>
          <w:rFonts w:ascii="宋体" w:hAnsi="宋体" w:cs="宋体"/>
          <w:color w:val="auto"/>
          <w:highlight w:val="none"/>
        </w:rPr>
      </w:pPr>
      <w:bookmarkStart w:id="1073" w:name="_Toc14521_WPSOffice_Level3"/>
      <w:bookmarkStart w:id="1074" w:name="_Toc15724"/>
      <w:bookmarkStart w:id="1075" w:name="_Toc26965"/>
      <w:bookmarkStart w:id="1076" w:name="_Toc13631"/>
      <w:r>
        <w:rPr>
          <w:rFonts w:hint="eastAsia" w:ascii="宋体" w:hAnsi="宋体" w:cs="宋体"/>
          <w:color w:val="auto"/>
          <w:highlight w:val="none"/>
        </w:rPr>
        <w:t>5.2.1 业务受理通知书</w:t>
      </w:r>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581"/>
        <w:gridCol w:w="3086"/>
        <w:gridCol w:w="1825"/>
        <w:gridCol w:w="975"/>
        <w:gridCol w:w="569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58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86"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2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7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696"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项目名称</w:t>
            </w:r>
          </w:p>
        </w:tc>
        <w:tc>
          <w:tcPr>
            <w:tcW w:w="3086" w:type="dxa"/>
            <w:vAlign w:val="center"/>
          </w:tcPr>
          <w:p>
            <w:pPr>
              <w:jc w:val="center"/>
              <w:rPr>
                <w:rFonts w:ascii="宋体" w:hAnsi="宋体" w:cs="宋体"/>
                <w:color w:val="auto"/>
                <w:highlight w:val="none"/>
              </w:rPr>
            </w:pPr>
            <w:r>
              <w:rPr>
                <w:rFonts w:hint="eastAsia" w:ascii="宋体" w:hAnsi="宋体" w:cs="宋体"/>
                <w:color w:val="auto"/>
                <w:highlight w:val="none"/>
              </w:rPr>
              <w:t>PROJECT_NAME</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96" w:type="dxa"/>
            <w:vAlign w:val="center"/>
          </w:tcPr>
          <w:p>
            <w:pPr>
              <w:rPr>
                <w:rFonts w:ascii="宋体" w:hAnsi="宋体" w:cs="宋体"/>
                <w:color w:val="auto"/>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项目编号</w:t>
            </w:r>
          </w:p>
        </w:tc>
        <w:tc>
          <w:tcPr>
            <w:tcW w:w="3086" w:type="dxa"/>
            <w:vAlign w:val="center"/>
          </w:tcPr>
          <w:p>
            <w:pPr>
              <w:jc w:val="center"/>
              <w:rPr>
                <w:rFonts w:ascii="宋体" w:hAnsi="宋体" w:cs="宋体"/>
                <w:color w:val="auto"/>
                <w:highlight w:val="none"/>
              </w:rPr>
            </w:pPr>
            <w:r>
              <w:rPr>
                <w:rFonts w:hint="eastAsia" w:ascii="宋体" w:hAnsi="宋体" w:cs="宋体"/>
                <w:color w:val="auto"/>
                <w:highlight w:val="none"/>
              </w:rPr>
              <w:t>PROJECT_CODE</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96" w:type="dxa"/>
            <w:vAlign w:val="center"/>
          </w:tcPr>
          <w:p>
            <w:pPr>
              <w:rPr>
                <w:rFonts w:ascii="宋体" w:hAnsi="宋体" w:cs="宋体"/>
                <w:color w:val="auto"/>
                <w:highlight w:val="none"/>
              </w:rPr>
            </w:pPr>
            <w:r>
              <w:rPr>
                <w:rFonts w:hint="eastAsia" w:ascii="宋体" w:hAnsi="宋体" w:cs="宋体"/>
                <w:color w:val="auto"/>
                <w:highlight w:val="none"/>
              </w:rPr>
              <w:t>自由文本；一个项目可能会包括多个标的；</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kern w:val="0"/>
                <w:highlight w:val="none"/>
              </w:rPr>
              <w:t>统一交易标识码</w:t>
            </w:r>
          </w:p>
        </w:tc>
        <w:tc>
          <w:tcPr>
            <w:tcW w:w="3086" w:type="dxa"/>
            <w:vAlign w:val="center"/>
          </w:tcPr>
          <w:p>
            <w:pPr>
              <w:jc w:val="center"/>
              <w:rPr>
                <w:rFonts w:ascii="宋体" w:hAnsi="宋体" w:cs="宋体"/>
                <w:color w:val="auto"/>
                <w:highlight w:val="none"/>
              </w:rPr>
            </w:pPr>
            <w:r>
              <w:rPr>
                <w:rFonts w:hint="eastAsia" w:ascii="宋体" w:hAnsi="宋体" w:cs="宋体"/>
                <w:color w:val="auto"/>
                <w:kern w:val="0"/>
                <w:highlight w:val="none"/>
              </w:rPr>
              <w:t>UNIFIED_DEAL_CODES</w:t>
            </w:r>
          </w:p>
        </w:tc>
        <w:tc>
          <w:tcPr>
            <w:tcW w:w="1825" w:type="dxa"/>
            <w:vAlign w:val="center"/>
          </w:tcPr>
          <w:p>
            <w:pPr>
              <w:jc w:val="center"/>
              <w:rPr>
                <w:rFonts w:ascii="宋体" w:hAnsi="宋体" w:cs="宋体"/>
                <w:color w:val="auto"/>
                <w:highlight w:val="none"/>
              </w:rPr>
            </w:pPr>
            <w:r>
              <w:rPr>
                <w:rFonts w:hint="eastAsia" w:ascii="宋体" w:hAnsi="宋体" w:cs="宋体"/>
                <w:color w:val="auto"/>
                <w:kern w:val="0"/>
                <w:highlight w:val="none"/>
              </w:rPr>
              <w:t>C..40</w:t>
            </w:r>
          </w:p>
        </w:tc>
        <w:tc>
          <w:tcPr>
            <w:tcW w:w="975"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是</w:t>
            </w:r>
          </w:p>
        </w:tc>
        <w:tc>
          <w:tcPr>
            <w:tcW w:w="5696" w:type="dxa"/>
            <w:vAlign w:val="center"/>
          </w:tcPr>
          <w:p>
            <w:pPr>
              <w:rPr>
                <w:rFonts w:ascii="宋体" w:hAnsi="宋体" w:cs="宋体"/>
                <w:color w:val="auto"/>
                <w:kern w:val="0"/>
                <w:szCs w:val="21"/>
                <w:highlight w:val="none"/>
              </w:rPr>
            </w:pPr>
            <w:r>
              <w:rPr>
                <w:rFonts w:hint="eastAsia" w:ascii="宋体" w:hAnsi="宋体" w:cs="宋体"/>
                <w:color w:val="auto"/>
                <w:kern w:val="0"/>
                <w:highlight w:val="none"/>
                <w:lang w:eastAsia="zh-CN"/>
              </w:rPr>
              <w:t>参考附录B 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标的编号</w:t>
            </w:r>
          </w:p>
        </w:tc>
        <w:tc>
          <w:tcPr>
            <w:tcW w:w="3086"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BID_SECTION_CODE</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96" w:type="dxa"/>
            <w:vAlign w:val="center"/>
          </w:tcPr>
          <w:p>
            <w:pPr>
              <w:rPr>
                <w:rFonts w:ascii="宋体" w:hAnsi="宋体" w:cs="宋体"/>
                <w:color w:val="auto"/>
                <w:kern w:val="0"/>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标的名称</w:t>
            </w:r>
          </w:p>
        </w:tc>
        <w:tc>
          <w:tcPr>
            <w:tcW w:w="3086"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BID_SECTION_NAMES</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696" w:type="dxa"/>
            <w:vAlign w:val="center"/>
          </w:tcPr>
          <w:p>
            <w:pPr>
              <w:rPr>
                <w:rFonts w:ascii="宋体" w:hAnsi="宋体" w:cs="宋体"/>
                <w:color w:val="auto"/>
                <w:kern w:val="0"/>
                <w:highlight w:val="none"/>
              </w:rPr>
            </w:pPr>
            <w:r>
              <w:rPr>
                <w:rFonts w:hint="eastAsia" w:ascii="宋体" w:hAnsi="宋体" w:cs="宋体"/>
                <w:color w:val="auto"/>
                <w:szCs w:val="21"/>
                <w:highlight w:val="none"/>
              </w:rPr>
              <w:t>有标段时为必填，每个标端对应该表的一条记录；自由文本；国标2.0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材料送达时间</w:t>
            </w:r>
          </w:p>
        </w:tc>
        <w:tc>
          <w:tcPr>
            <w:tcW w:w="3086"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CAILIAOGETDATE</w:t>
            </w:r>
          </w:p>
        </w:tc>
        <w:tc>
          <w:tcPr>
            <w:tcW w:w="1825" w:type="dxa"/>
            <w:vAlign w:val="center"/>
          </w:tcPr>
          <w:p>
            <w:pPr>
              <w:jc w:val="center"/>
              <w:rPr>
                <w:rFonts w:ascii="宋体" w:hAnsi="宋体" w:eastAsia="宋体" w:cs="宋体"/>
                <w:color w:val="auto"/>
                <w:kern w:val="2"/>
                <w:sz w:val="21"/>
                <w:szCs w:val="24"/>
                <w:highlight w:val="none"/>
                <w:lang w:val="en-US" w:eastAsia="zh-CN" w:bidi="ar-SA"/>
              </w:rPr>
            </w:pPr>
            <w:r>
              <w:rPr>
                <w:rFonts w:hint="eastAsia" w:ascii="宋体" w:hAnsi="宋体" w:cs="宋体"/>
                <w:color w:val="auto"/>
                <w:highlight w:val="none"/>
              </w:rPr>
              <w:t>yyyyMMddHHmmss</w:t>
            </w:r>
          </w:p>
        </w:tc>
        <w:tc>
          <w:tcPr>
            <w:tcW w:w="975" w:type="dxa"/>
            <w:vAlign w:val="center"/>
          </w:tcPr>
          <w:p>
            <w:pPr>
              <w:jc w:val="center"/>
              <w:rPr>
                <w:rFonts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否</w:t>
            </w:r>
          </w:p>
        </w:tc>
        <w:tc>
          <w:tcPr>
            <w:tcW w:w="5696"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拟发布时间</w:t>
            </w:r>
          </w:p>
        </w:tc>
        <w:tc>
          <w:tcPr>
            <w:tcW w:w="3086"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FABUTIME</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75"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否</w:t>
            </w:r>
          </w:p>
        </w:tc>
        <w:tc>
          <w:tcPr>
            <w:tcW w:w="5696" w:type="dxa"/>
            <w:vAlign w:val="center"/>
          </w:tcPr>
          <w:p>
            <w:pPr>
              <w:rPr>
                <w:rFonts w:ascii="宋体" w:hAnsi="宋体" w:cs="宋体"/>
                <w:color w:val="auto"/>
                <w:szCs w:val="21"/>
                <w:highlight w:val="none"/>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58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308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2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69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581"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86"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696" w:type="dxa"/>
            <w:vAlign w:val="center"/>
          </w:tcPr>
          <w:p>
            <w:pPr>
              <w:jc w:val="left"/>
              <w:rPr>
                <w:rFonts w:ascii="宋体" w:hAnsi="宋体" w:cs="宋体"/>
                <w:color w:val="auto"/>
                <w:highlight w:val="none"/>
              </w:rPr>
            </w:pPr>
            <w:r>
              <w:rPr>
                <w:rFonts w:hint="eastAsia" w:ascii="宋体" w:hAnsi="宋体" w:cs="宋体"/>
                <w:color w:val="auto"/>
                <w:highlight w:val="none"/>
              </w:rPr>
              <w:t>采用组合码，编码长度为14位数时间戳；</w:t>
            </w:r>
            <w:r>
              <w:rPr>
                <w:rFonts w:hint="eastAsia" w:ascii="宋体" w:hAnsi="宋体" w:cs="宋体"/>
                <w:color w:val="auto"/>
                <w:szCs w:val="21"/>
                <w:highlight w:val="none"/>
              </w:rPr>
              <w:t>国家2.0数据规范</w:t>
            </w:r>
          </w:p>
        </w:tc>
      </w:tr>
      <w:bookmarkEnd w:id="1073"/>
      <w:bookmarkEnd w:id="1074"/>
      <w:bookmarkEnd w:id="1075"/>
      <w:bookmarkEnd w:id="1076"/>
    </w:tbl>
    <w:p>
      <w:pPr>
        <w:pStyle w:val="4"/>
        <w:numPr>
          <w:ilvl w:val="0"/>
          <w:numId w:val="0"/>
        </w:numPr>
        <w:rPr>
          <w:rFonts w:hint="eastAsia" w:ascii="宋体" w:hAnsi="宋体" w:cs="宋体"/>
          <w:color w:val="auto"/>
          <w:highlight w:val="none"/>
          <w:lang w:val="en-US" w:eastAsia="zh-CN"/>
        </w:rPr>
      </w:pPr>
      <w:bookmarkStart w:id="1077" w:name="_Toc9979"/>
      <w:bookmarkStart w:id="1078" w:name="_Toc26430"/>
      <w:bookmarkStart w:id="1079" w:name="_Toc29659"/>
      <w:bookmarkStart w:id="1080" w:name="_Toc31952_WPSOffice_Level2"/>
      <w:bookmarkStart w:id="1081" w:name="_Toc25481_WPSOffice_Level2"/>
      <w:r>
        <w:rPr>
          <w:rFonts w:hint="eastAsia" w:ascii="宋体" w:hAnsi="宋体" w:cs="宋体"/>
          <w:color w:val="auto"/>
          <w:highlight w:val="none"/>
          <w:lang w:val="en-US" w:eastAsia="zh-CN"/>
        </w:rPr>
        <w:t>5.2.2 竞买人信息汇总</w:t>
      </w:r>
    </w:p>
    <w:tbl>
      <w:tblPr>
        <w:tblStyle w:val="13"/>
        <w:tblW w:w="1396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456"/>
        <w:gridCol w:w="2749"/>
        <w:gridCol w:w="2228"/>
        <w:gridCol w:w="970"/>
        <w:gridCol w:w="556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2" w:hRule="atLeast"/>
          <w:tblHeader/>
          <w:jc w:val="center"/>
        </w:trPr>
        <w:tc>
          <w:tcPr>
            <w:tcW w:w="2456"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名称</w:t>
            </w:r>
          </w:p>
        </w:tc>
        <w:tc>
          <w:tcPr>
            <w:tcW w:w="2749"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英文名称</w:t>
            </w:r>
          </w:p>
        </w:tc>
        <w:tc>
          <w:tcPr>
            <w:tcW w:w="2228"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数据格式</w:t>
            </w:r>
          </w:p>
        </w:tc>
        <w:tc>
          <w:tcPr>
            <w:tcW w:w="970"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必填项</w:t>
            </w:r>
          </w:p>
        </w:tc>
        <w:tc>
          <w:tcPr>
            <w:tcW w:w="5564"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2" w:hRule="atLeast"/>
          <w:jc w:val="center"/>
        </w:trPr>
        <w:tc>
          <w:tcPr>
            <w:tcW w:w="245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项目名称</w:t>
            </w:r>
          </w:p>
        </w:tc>
        <w:tc>
          <w:tcPr>
            <w:tcW w:w="2749"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PROJECT_NAME</w:t>
            </w:r>
          </w:p>
        </w:tc>
        <w:tc>
          <w:tcPr>
            <w:tcW w:w="2228"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C..300</w:t>
            </w:r>
          </w:p>
        </w:tc>
        <w:tc>
          <w:tcPr>
            <w:tcW w:w="97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是</w:t>
            </w:r>
          </w:p>
        </w:tc>
        <w:tc>
          <w:tcPr>
            <w:tcW w:w="5564" w:type="dxa"/>
            <w:vAlign w:val="center"/>
          </w:tcPr>
          <w:p>
            <w:pPr>
              <w:spacing w:after="160"/>
              <w:jc w:val="center"/>
              <w:rPr>
                <w:rFonts w:hint="eastAsia" w:ascii="宋体" w:hAnsi="宋体" w:eastAsia="宋体" w:cs="宋体"/>
                <w:color w:val="FF000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sz w:val="21"/>
                <w:szCs w:val="21"/>
              </w:rPr>
              <w:t>国标2.0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2" w:hRule="atLeast"/>
          <w:jc w:val="center"/>
        </w:trPr>
        <w:tc>
          <w:tcPr>
            <w:tcW w:w="2456" w:type="dxa"/>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项目编号</w:t>
            </w:r>
          </w:p>
        </w:tc>
        <w:tc>
          <w:tcPr>
            <w:tcW w:w="2749"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PROJECT_CODE</w:t>
            </w:r>
          </w:p>
        </w:tc>
        <w:tc>
          <w:tcPr>
            <w:tcW w:w="2228"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C..20</w:t>
            </w:r>
          </w:p>
        </w:tc>
        <w:tc>
          <w:tcPr>
            <w:tcW w:w="97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lang w:val="en-US" w:eastAsia="zh-CN"/>
              </w:rPr>
              <w:t>是</w:t>
            </w:r>
          </w:p>
        </w:tc>
        <w:tc>
          <w:tcPr>
            <w:tcW w:w="5564" w:type="dxa"/>
            <w:vAlign w:val="center"/>
          </w:tcPr>
          <w:p>
            <w:pPr>
              <w:spacing w:after="160"/>
              <w:jc w:val="center"/>
              <w:rPr>
                <w:rFonts w:hint="eastAsia" w:ascii="宋体" w:hAnsi="宋体" w:eastAsia="宋体" w:cs="宋体"/>
                <w:color w:val="FF000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sz w:val="21"/>
                <w:szCs w:val="21"/>
              </w:rPr>
              <w:t>国标2.0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2" w:hRule="atLeast"/>
          <w:jc w:val="center"/>
        </w:trPr>
        <w:tc>
          <w:tcPr>
            <w:tcW w:w="2456" w:type="dxa"/>
            <w:shd w:val="clear" w:color="auto" w:fill="auto"/>
            <w:vAlign w:val="center"/>
          </w:tcPr>
          <w:p>
            <w:pPr>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统一交易标识码</w:t>
            </w:r>
          </w:p>
        </w:tc>
        <w:tc>
          <w:tcPr>
            <w:tcW w:w="2749" w:type="dxa"/>
            <w:shd w:val="clear" w:color="auto" w:fill="auto"/>
            <w:vAlign w:val="center"/>
          </w:tcPr>
          <w:p>
            <w:pPr>
              <w:spacing w:after="160"/>
              <w:jc w:val="center"/>
              <w:rPr>
                <w:rFonts w:hint="eastAsia" w:ascii="宋体" w:hAnsi="宋体" w:eastAsia="宋体" w:cs="宋体"/>
                <w:sz w:val="21"/>
                <w:szCs w:val="21"/>
                <w:lang w:bidi="en-US"/>
              </w:rPr>
            </w:pPr>
            <w:r>
              <w:rPr>
                <w:rFonts w:hint="eastAsia" w:ascii="宋体" w:hAnsi="宋体" w:eastAsia="宋体" w:cs="宋体"/>
                <w:color w:val="000000"/>
                <w:kern w:val="0"/>
                <w:sz w:val="21"/>
                <w:szCs w:val="21"/>
              </w:rPr>
              <w:t>UNIFIED_DEAL_CODE</w:t>
            </w:r>
          </w:p>
        </w:tc>
        <w:tc>
          <w:tcPr>
            <w:tcW w:w="2228" w:type="dxa"/>
            <w:shd w:val="clear" w:color="auto" w:fill="auto"/>
            <w:vAlign w:val="center"/>
          </w:tcPr>
          <w:p>
            <w:pPr>
              <w:spacing w:after="160"/>
              <w:jc w:val="center"/>
              <w:rPr>
                <w:rFonts w:hint="eastAsia" w:ascii="宋体" w:hAnsi="宋体" w:eastAsia="宋体" w:cs="宋体"/>
                <w:sz w:val="21"/>
                <w:szCs w:val="21"/>
                <w:lang w:bidi="en-US"/>
              </w:rPr>
            </w:pPr>
            <w:r>
              <w:rPr>
                <w:rFonts w:hint="eastAsia" w:ascii="宋体" w:hAnsi="宋体" w:eastAsia="宋体" w:cs="宋体"/>
                <w:color w:val="000000"/>
                <w:kern w:val="0"/>
                <w:sz w:val="21"/>
                <w:szCs w:val="21"/>
              </w:rPr>
              <w:t>C..40</w:t>
            </w:r>
          </w:p>
        </w:tc>
        <w:tc>
          <w:tcPr>
            <w:tcW w:w="970" w:type="dxa"/>
            <w:shd w:val="clear" w:color="auto" w:fill="auto"/>
            <w:vAlign w:val="center"/>
          </w:tcPr>
          <w:p>
            <w:pPr>
              <w:spacing w:after="160"/>
              <w:jc w:val="center"/>
              <w:rPr>
                <w:rFonts w:hint="eastAsia" w:ascii="宋体" w:hAnsi="宋体" w:eastAsia="宋体" w:cs="宋体"/>
                <w:sz w:val="21"/>
                <w:szCs w:val="21"/>
              </w:rPr>
            </w:pPr>
            <w:r>
              <w:rPr>
                <w:rFonts w:hint="eastAsia" w:ascii="宋体" w:hAnsi="宋体" w:eastAsia="宋体" w:cs="宋体"/>
                <w:color w:val="000000"/>
                <w:kern w:val="0"/>
                <w:sz w:val="21"/>
                <w:szCs w:val="21"/>
              </w:rPr>
              <w:t>是</w:t>
            </w:r>
          </w:p>
        </w:tc>
        <w:tc>
          <w:tcPr>
            <w:tcW w:w="5564" w:type="dxa"/>
            <w:shd w:val="clear" w:color="auto" w:fill="auto"/>
            <w:vAlign w:val="center"/>
          </w:tcPr>
          <w:p>
            <w:pPr>
              <w:spacing w:after="160"/>
              <w:jc w:val="center"/>
              <w:rPr>
                <w:rFonts w:hint="eastAsia" w:ascii="宋体" w:hAnsi="宋体" w:eastAsia="宋体" w:cs="宋体"/>
                <w:sz w:val="21"/>
                <w:szCs w:val="21"/>
              </w:rPr>
            </w:pPr>
            <w:r>
              <w:rPr>
                <w:rFonts w:hint="eastAsia" w:ascii="宋体" w:hAnsi="宋体" w:eastAsia="宋体" w:cs="宋体"/>
                <w:kern w:val="0"/>
                <w:sz w:val="21"/>
                <w:szCs w:val="21"/>
                <w:lang w:eastAsia="zh-CN"/>
              </w:rPr>
              <w:t>参考4</w:t>
            </w:r>
            <w:r>
              <w:rPr>
                <w:rFonts w:hint="eastAsia" w:ascii="宋体" w:hAnsi="宋体" w:cs="宋体"/>
                <w:kern w:val="0"/>
                <w:sz w:val="21"/>
                <w:szCs w:val="21"/>
                <w:lang w:eastAsia="zh-CN"/>
              </w:rPr>
              <w:t>统一交易标识码编码规则</w:t>
            </w:r>
            <w:r>
              <w:rPr>
                <w:rFonts w:hint="eastAsia" w:ascii="宋体" w:hAnsi="宋体" w:eastAsia="宋体" w:cs="宋体"/>
                <w:kern w:val="0"/>
                <w:sz w:val="21"/>
                <w:szCs w:val="21"/>
                <w:lang w:eastAsia="zh-CN"/>
              </w:rPr>
              <w:t>；</w:t>
            </w:r>
            <w:r>
              <w:rPr>
                <w:rFonts w:hint="eastAsia" w:ascii="宋体" w:hAnsi="宋体" w:eastAsia="宋体" w:cs="宋体"/>
                <w:sz w:val="21"/>
                <w:szCs w:val="21"/>
              </w:rPr>
              <w:t>国标2.0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024" w:hRule="atLeast"/>
          <w:jc w:val="center"/>
        </w:trPr>
        <w:tc>
          <w:tcPr>
            <w:tcW w:w="2456"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标的编号</w:t>
            </w:r>
          </w:p>
        </w:tc>
        <w:tc>
          <w:tcPr>
            <w:tcW w:w="2749"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SECTION_CODES</w:t>
            </w:r>
          </w:p>
        </w:tc>
        <w:tc>
          <w:tcPr>
            <w:tcW w:w="2228"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C..ul</w:t>
            </w:r>
          </w:p>
        </w:tc>
        <w:tc>
          <w:tcPr>
            <w:tcW w:w="97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否</w:t>
            </w:r>
          </w:p>
        </w:tc>
        <w:tc>
          <w:tcPr>
            <w:tcW w:w="5564" w:type="dxa"/>
            <w:vAlign w:val="center"/>
          </w:tcPr>
          <w:p>
            <w:pPr>
              <w:spacing w:after="160"/>
              <w:jc w:val="center"/>
              <w:rPr>
                <w:rFonts w:hint="eastAsia" w:ascii="宋体" w:hAnsi="宋体" w:eastAsia="宋体" w:cs="宋体"/>
                <w:color w:val="FF0000"/>
                <w:kern w:val="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kern w:val="0"/>
                <w:sz w:val="21"/>
                <w:szCs w:val="21"/>
                <w:lang w:eastAsia="zh-CN"/>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024" w:hRule="atLeast"/>
          <w:jc w:val="center"/>
        </w:trPr>
        <w:tc>
          <w:tcPr>
            <w:tcW w:w="2456"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标的名称</w:t>
            </w:r>
          </w:p>
        </w:tc>
        <w:tc>
          <w:tcPr>
            <w:tcW w:w="2749"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SECTION_NAMES</w:t>
            </w:r>
          </w:p>
        </w:tc>
        <w:tc>
          <w:tcPr>
            <w:tcW w:w="2228"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C..ul</w:t>
            </w:r>
          </w:p>
        </w:tc>
        <w:tc>
          <w:tcPr>
            <w:tcW w:w="97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否</w:t>
            </w:r>
          </w:p>
        </w:tc>
        <w:tc>
          <w:tcPr>
            <w:tcW w:w="5564" w:type="dxa"/>
            <w:vAlign w:val="center"/>
          </w:tcPr>
          <w:p>
            <w:pPr>
              <w:spacing w:after="160"/>
              <w:jc w:val="center"/>
              <w:rPr>
                <w:rFonts w:hint="eastAsia" w:ascii="宋体" w:hAnsi="宋体" w:eastAsia="宋体" w:cs="宋体"/>
                <w:color w:val="FF0000"/>
                <w:kern w:val="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kern w:val="0"/>
                <w:sz w:val="21"/>
                <w:szCs w:val="21"/>
                <w:lang w:eastAsia="zh-CN"/>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19" w:hRule="atLeast"/>
          <w:jc w:val="center"/>
        </w:trPr>
        <w:tc>
          <w:tcPr>
            <w:tcW w:w="2456"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报名截止时间</w:t>
            </w:r>
          </w:p>
        </w:tc>
        <w:tc>
          <w:tcPr>
            <w:tcW w:w="2749"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BAOMING_ENDDATE</w:t>
            </w:r>
          </w:p>
        </w:tc>
        <w:tc>
          <w:tcPr>
            <w:tcW w:w="2228" w:type="dxa"/>
            <w:vAlign w:val="center"/>
          </w:tcPr>
          <w:p>
            <w:pPr>
              <w:spacing w:after="160"/>
              <w:jc w:val="center"/>
              <w:rPr>
                <w:rFonts w:hint="eastAsia" w:ascii="宋体" w:hAnsi="宋体" w:eastAsia="宋体" w:cs="宋体"/>
                <w:color w:val="000000"/>
                <w:sz w:val="21"/>
                <w:szCs w:val="21"/>
                <w:lang w:val="en-US"/>
              </w:rPr>
            </w:pPr>
            <w:r>
              <w:rPr>
                <w:rFonts w:hint="eastAsia" w:ascii="宋体" w:hAnsi="宋体" w:eastAsia="宋体" w:cs="宋体"/>
                <w:color w:val="000000"/>
                <w:sz w:val="21"/>
                <w:szCs w:val="21"/>
                <w:lang w:eastAsia="zh-CN"/>
              </w:rPr>
              <w:t>yyyyMMdd</w:t>
            </w:r>
            <w:r>
              <w:rPr>
                <w:rFonts w:hint="eastAsia" w:ascii="宋体" w:hAnsi="宋体" w:eastAsia="宋体" w:cs="宋体"/>
                <w:color w:val="000000"/>
                <w:sz w:val="21"/>
                <w:szCs w:val="21"/>
                <w:lang w:val="en-US" w:eastAsia="zh-CN"/>
              </w:rPr>
              <w:t>HHmmss</w:t>
            </w:r>
          </w:p>
        </w:tc>
        <w:tc>
          <w:tcPr>
            <w:tcW w:w="97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是</w:t>
            </w:r>
          </w:p>
        </w:tc>
        <w:tc>
          <w:tcPr>
            <w:tcW w:w="556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19" w:hRule="atLeast"/>
          <w:jc w:val="center"/>
        </w:trPr>
        <w:tc>
          <w:tcPr>
            <w:tcW w:w="2456"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保证金截止时间</w:t>
            </w:r>
          </w:p>
        </w:tc>
        <w:tc>
          <w:tcPr>
            <w:tcW w:w="2749"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BZJ_ENDDATE</w:t>
            </w:r>
          </w:p>
        </w:tc>
        <w:tc>
          <w:tcPr>
            <w:tcW w:w="2228"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eastAsia="zh-CN"/>
              </w:rPr>
              <w:t>yyyyMMdd</w:t>
            </w:r>
            <w:r>
              <w:rPr>
                <w:rFonts w:hint="eastAsia" w:ascii="宋体" w:hAnsi="宋体" w:eastAsia="宋体" w:cs="宋体"/>
                <w:color w:val="000000"/>
                <w:sz w:val="21"/>
                <w:szCs w:val="21"/>
                <w:lang w:val="en-US" w:eastAsia="zh-CN"/>
              </w:rPr>
              <w:t>HHmmss</w:t>
            </w:r>
          </w:p>
        </w:tc>
        <w:tc>
          <w:tcPr>
            <w:tcW w:w="97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rPr>
              <w:t>是</w:t>
            </w:r>
          </w:p>
        </w:tc>
        <w:tc>
          <w:tcPr>
            <w:tcW w:w="556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1" w:hRule="atLeast"/>
          <w:jc w:val="center"/>
        </w:trPr>
        <w:tc>
          <w:tcPr>
            <w:tcW w:w="2456"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交易系统标识码</w:t>
            </w:r>
          </w:p>
        </w:tc>
        <w:tc>
          <w:tcPr>
            <w:tcW w:w="2749"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PLATFORM_CODE</w:t>
            </w:r>
          </w:p>
        </w:tc>
        <w:tc>
          <w:tcPr>
            <w:tcW w:w="2228"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C18</w:t>
            </w:r>
          </w:p>
        </w:tc>
        <w:tc>
          <w:tcPr>
            <w:tcW w:w="97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是</w:t>
            </w:r>
          </w:p>
        </w:tc>
        <w:tc>
          <w:tcPr>
            <w:tcW w:w="556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采用GB 32100-2015 《法人和其他组织统一社会信用代码编码规则》</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311" w:hRule="atLeast"/>
          <w:jc w:val="center"/>
        </w:trPr>
        <w:tc>
          <w:tcPr>
            <w:tcW w:w="2456"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交易服务系统标识码</w:t>
            </w:r>
          </w:p>
        </w:tc>
        <w:tc>
          <w:tcPr>
            <w:tcW w:w="2749"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PUB_SERVICE_PLAT_CODE</w:t>
            </w:r>
          </w:p>
        </w:tc>
        <w:tc>
          <w:tcPr>
            <w:tcW w:w="2228"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C18</w:t>
            </w:r>
          </w:p>
        </w:tc>
        <w:tc>
          <w:tcPr>
            <w:tcW w:w="97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是</w:t>
            </w:r>
          </w:p>
        </w:tc>
        <w:tc>
          <w:tcPr>
            <w:tcW w:w="556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采用GB 32100-2015 《法人和其他组织统一社会信用代码编码规则》</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33" w:hRule="atLeast"/>
          <w:jc w:val="center"/>
        </w:trPr>
        <w:tc>
          <w:tcPr>
            <w:tcW w:w="2456"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数据时间戳</w:t>
            </w:r>
          </w:p>
        </w:tc>
        <w:tc>
          <w:tcPr>
            <w:tcW w:w="2749"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DATA_TIMESTAMP</w:t>
            </w:r>
          </w:p>
        </w:tc>
        <w:tc>
          <w:tcPr>
            <w:tcW w:w="2228"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yyyyMMddHHmmss</w:t>
            </w:r>
          </w:p>
        </w:tc>
        <w:tc>
          <w:tcPr>
            <w:tcW w:w="97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是</w:t>
            </w:r>
          </w:p>
        </w:tc>
        <w:tc>
          <w:tcPr>
            <w:tcW w:w="556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采用组合码，编码长度为14位数时间戳</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bl>
    <w:p>
      <w:pPr>
        <w:rPr>
          <w:rFonts w:hint="eastAsia" w:ascii="宋体" w:hAnsi="宋体" w:cs="宋体"/>
          <w:color w:val="auto"/>
          <w:highlight w:val="none"/>
          <w:lang w:val="en-US" w:eastAsia="zh-CN"/>
        </w:rPr>
      </w:pPr>
    </w:p>
    <w:p>
      <w:pPr>
        <w:pStyle w:val="4"/>
        <w:numPr>
          <w:ilvl w:val="0"/>
          <w:numId w:val="0"/>
        </w:numPr>
        <w:rPr>
          <w:rFonts w:hint="eastAsia" w:ascii="宋体" w:hAnsi="宋体" w:cs="宋体"/>
          <w:color w:val="auto"/>
          <w:highlight w:val="none"/>
          <w:lang w:val="en-US" w:eastAsia="zh-CN"/>
        </w:rPr>
      </w:pPr>
      <w:r>
        <w:rPr>
          <w:rFonts w:hint="eastAsia" w:ascii="宋体" w:hAnsi="宋体" w:cs="宋体"/>
          <w:color w:val="auto"/>
          <w:highlight w:val="none"/>
          <w:lang w:val="en-US" w:eastAsia="zh-CN"/>
        </w:rPr>
        <w:t>5.2.3竞买人信息</w:t>
      </w:r>
    </w:p>
    <w:tbl>
      <w:tblPr>
        <w:tblStyle w:val="13"/>
        <w:tblW w:w="1387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485"/>
        <w:gridCol w:w="2850"/>
        <w:gridCol w:w="1931"/>
        <w:gridCol w:w="990"/>
        <w:gridCol w:w="561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73" w:hRule="atLeast"/>
          <w:tblHeader/>
          <w:jc w:val="center"/>
        </w:trPr>
        <w:tc>
          <w:tcPr>
            <w:tcW w:w="2485"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名称</w:t>
            </w:r>
          </w:p>
        </w:tc>
        <w:tc>
          <w:tcPr>
            <w:tcW w:w="2850"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英文名称</w:t>
            </w:r>
          </w:p>
        </w:tc>
        <w:tc>
          <w:tcPr>
            <w:tcW w:w="1931"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数据格式</w:t>
            </w:r>
          </w:p>
        </w:tc>
        <w:tc>
          <w:tcPr>
            <w:tcW w:w="990" w:type="dxa"/>
            <w:shd w:val="clear" w:color="auto" w:fill="A6A6A6"/>
            <w:vAlign w:val="center"/>
          </w:tcPr>
          <w:p>
            <w:pPr>
              <w:widowControl/>
              <w:spacing w:after="16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必填项</w:t>
            </w:r>
          </w:p>
        </w:tc>
        <w:tc>
          <w:tcPr>
            <w:tcW w:w="5614" w:type="dxa"/>
            <w:shd w:val="clear" w:color="auto" w:fill="A6A6A6"/>
            <w:vAlign w:val="center"/>
          </w:tcPr>
          <w:p>
            <w:pPr>
              <w:widowControl/>
              <w:spacing w:after="160"/>
              <w:jc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2485"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项目名称</w:t>
            </w:r>
          </w:p>
        </w:tc>
        <w:tc>
          <w:tcPr>
            <w:tcW w:w="285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PROJECT_NAME</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C..300</w:t>
            </w:r>
          </w:p>
        </w:tc>
        <w:tc>
          <w:tcPr>
            <w:tcW w:w="99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lang w:val="en-US" w:eastAsia="zh-CN"/>
              </w:rPr>
              <w:t>是</w:t>
            </w:r>
          </w:p>
        </w:tc>
        <w:tc>
          <w:tcPr>
            <w:tcW w:w="5614" w:type="dxa"/>
            <w:vAlign w:val="center"/>
          </w:tcPr>
          <w:p>
            <w:pPr>
              <w:spacing w:after="160"/>
              <w:jc w:val="center"/>
              <w:rPr>
                <w:rFonts w:hint="eastAsia" w:ascii="宋体" w:hAnsi="宋体" w:eastAsia="宋体" w:cs="宋体"/>
                <w:color w:val="FF000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sz w:val="21"/>
                <w:szCs w:val="21"/>
              </w:rPr>
              <w:t>国标2.0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2485"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项目编号</w:t>
            </w:r>
          </w:p>
        </w:tc>
        <w:tc>
          <w:tcPr>
            <w:tcW w:w="285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PROJECT_CODE</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C..20</w:t>
            </w:r>
          </w:p>
        </w:tc>
        <w:tc>
          <w:tcPr>
            <w:tcW w:w="99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kern w:val="0"/>
                <w:sz w:val="21"/>
                <w:szCs w:val="21"/>
                <w:lang w:val="en-US" w:eastAsia="zh-CN"/>
              </w:rPr>
              <w:t>是</w:t>
            </w:r>
          </w:p>
        </w:tc>
        <w:tc>
          <w:tcPr>
            <w:tcW w:w="5614" w:type="dxa"/>
            <w:vAlign w:val="center"/>
          </w:tcPr>
          <w:p>
            <w:pPr>
              <w:spacing w:after="160"/>
              <w:jc w:val="center"/>
              <w:rPr>
                <w:rFonts w:hint="eastAsia" w:ascii="宋体" w:hAnsi="宋体" w:eastAsia="宋体" w:cs="宋体"/>
                <w:color w:val="FF000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sz w:val="21"/>
                <w:szCs w:val="21"/>
              </w:rPr>
              <w:t>国标2.0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773" w:hRule="atLeast"/>
          <w:jc w:val="center"/>
        </w:trPr>
        <w:tc>
          <w:tcPr>
            <w:tcW w:w="2485" w:type="dxa"/>
            <w:shd w:val="clear" w:color="auto" w:fill="auto"/>
            <w:vAlign w:val="center"/>
          </w:tcPr>
          <w:p>
            <w:pPr>
              <w:spacing w:after="160"/>
              <w:jc w:val="center"/>
              <w:rPr>
                <w:rFonts w:hint="eastAsia" w:ascii="宋体" w:hAnsi="宋体" w:eastAsia="宋体" w:cs="宋体"/>
                <w:sz w:val="21"/>
                <w:szCs w:val="21"/>
              </w:rPr>
            </w:pPr>
            <w:r>
              <w:rPr>
                <w:rFonts w:hint="eastAsia" w:ascii="宋体" w:hAnsi="宋体" w:eastAsia="宋体" w:cs="宋体"/>
                <w:color w:val="000000"/>
                <w:kern w:val="0"/>
                <w:sz w:val="21"/>
                <w:szCs w:val="21"/>
              </w:rPr>
              <w:t>统一交易标识码</w:t>
            </w:r>
          </w:p>
        </w:tc>
        <w:tc>
          <w:tcPr>
            <w:tcW w:w="2850" w:type="dxa"/>
            <w:shd w:val="clear" w:color="auto" w:fill="auto"/>
            <w:vAlign w:val="center"/>
          </w:tcPr>
          <w:p>
            <w:pPr>
              <w:spacing w:after="160"/>
              <w:jc w:val="center"/>
              <w:rPr>
                <w:rFonts w:hint="eastAsia" w:ascii="宋体" w:hAnsi="宋体" w:eastAsia="宋体" w:cs="宋体"/>
                <w:sz w:val="21"/>
                <w:szCs w:val="21"/>
                <w:lang w:bidi="en-US"/>
              </w:rPr>
            </w:pPr>
            <w:r>
              <w:rPr>
                <w:rFonts w:hint="eastAsia" w:ascii="宋体" w:hAnsi="宋体" w:eastAsia="宋体" w:cs="宋体"/>
                <w:color w:val="000000"/>
                <w:kern w:val="0"/>
                <w:sz w:val="21"/>
                <w:szCs w:val="21"/>
              </w:rPr>
              <w:t>UNIFIED_DEAL_CODE</w:t>
            </w:r>
          </w:p>
        </w:tc>
        <w:tc>
          <w:tcPr>
            <w:tcW w:w="1931" w:type="dxa"/>
            <w:shd w:val="clear" w:color="auto" w:fill="auto"/>
            <w:vAlign w:val="center"/>
          </w:tcPr>
          <w:p>
            <w:pPr>
              <w:spacing w:after="160"/>
              <w:jc w:val="center"/>
              <w:rPr>
                <w:rFonts w:hint="eastAsia" w:ascii="宋体" w:hAnsi="宋体" w:eastAsia="宋体" w:cs="宋体"/>
                <w:sz w:val="21"/>
                <w:szCs w:val="21"/>
                <w:lang w:bidi="en-US"/>
              </w:rPr>
            </w:pPr>
            <w:r>
              <w:rPr>
                <w:rFonts w:hint="eastAsia" w:ascii="宋体" w:hAnsi="宋体" w:eastAsia="宋体" w:cs="宋体"/>
                <w:color w:val="000000"/>
                <w:kern w:val="0"/>
                <w:sz w:val="21"/>
                <w:szCs w:val="21"/>
              </w:rPr>
              <w:t>C..40</w:t>
            </w:r>
          </w:p>
        </w:tc>
        <w:tc>
          <w:tcPr>
            <w:tcW w:w="990" w:type="dxa"/>
            <w:shd w:val="clear" w:color="auto" w:fill="auto"/>
            <w:vAlign w:val="center"/>
          </w:tcPr>
          <w:p>
            <w:pPr>
              <w:spacing w:after="160"/>
              <w:jc w:val="center"/>
              <w:rPr>
                <w:rFonts w:hint="eastAsia" w:ascii="宋体" w:hAnsi="宋体" w:eastAsia="宋体" w:cs="宋体"/>
                <w:sz w:val="21"/>
                <w:szCs w:val="21"/>
              </w:rPr>
            </w:pPr>
            <w:r>
              <w:rPr>
                <w:rFonts w:hint="eastAsia" w:ascii="宋体" w:hAnsi="宋体" w:eastAsia="宋体" w:cs="宋体"/>
                <w:color w:val="000000"/>
                <w:kern w:val="0"/>
                <w:sz w:val="21"/>
                <w:szCs w:val="21"/>
              </w:rPr>
              <w:t>是</w:t>
            </w:r>
          </w:p>
        </w:tc>
        <w:tc>
          <w:tcPr>
            <w:tcW w:w="5614" w:type="dxa"/>
            <w:shd w:val="clear" w:color="auto" w:fill="auto"/>
            <w:vAlign w:val="center"/>
          </w:tcPr>
          <w:p>
            <w:pPr>
              <w:spacing w:after="160"/>
              <w:jc w:val="center"/>
              <w:rPr>
                <w:rFonts w:hint="eastAsia" w:ascii="宋体" w:hAnsi="宋体" w:eastAsia="宋体" w:cs="宋体"/>
                <w:sz w:val="21"/>
                <w:szCs w:val="21"/>
              </w:rPr>
            </w:pPr>
            <w:r>
              <w:rPr>
                <w:rFonts w:hint="eastAsia" w:ascii="宋体" w:hAnsi="宋体" w:eastAsia="宋体" w:cs="宋体"/>
                <w:kern w:val="0"/>
                <w:sz w:val="21"/>
                <w:szCs w:val="21"/>
                <w:lang w:eastAsia="zh-CN"/>
              </w:rPr>
              <w:t>参考4</w:t>
            </w:r>
            <w:r>
              <w:rPr>
                <w:rFonts w:hint="eastAsia" w:ascii="宋体" w:hAnsi="宋体" w:cs="宋体"/>
                <w:kern w:val="0"/>
                <w:sz w:val="21"/>
                <w:szCs w:val="21"/>
                <w:lang w:eastAsia="zh-CN"/>
              </w:rPr>
              <w:t>统一交易标识码编码规则</w:t>
            </w:r>
            <w:r>
              <w:rPr>
                <w:rFonts w:hint="eastAsia" w:ascii="宋体" w:hAnsi="宋体" w:eastAsia="宋体" w:cs="宋体"/>
                <w:kern w:val="0"/>
                <w:sz w:val="21"/>
                <w:szCs w:val="21"/>
                <w:lang w:eastAsia="zh-CN"/>
              </w:rPr>
              <w:t>；</w:t>
            </w:r>
            <w:r>
              <w:rPr>
                <w:rFonts w:hint="eastAsia" w:ascii="宋体" w:hAnsi="宋体" w:eastAsia="宋体" w:cs="宋体"/>
                <w:sz w:val="21"/>
                <w:szCs w:val="21"/>
              </w:rPr>
              <w:t>国标2.0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80" w:hRule="atLeast"/>
          <w:jc w:val="center"/>
        </w:trPr>
        <w:tc>
          <w:tcPr>
            <w:tcW w:w="2485"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标的编号</w:t>
            </w:r>
          </w:p>
        </w:tc>
        <w:tc>
          <w:tcPr>
            <w:tcW w:w="285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SECTION_CODES</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C..ul</w:t>
            </w:r>
          </w:p>
        </w:tc>
        <w:tc>
          <w:tcPr>
            <w:tcW w:w="99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否</w:t>
            </w:r>
          </w:p>
        </w:tc>
        <w:tc>
          <w:tcPr>
            <w:tcW w:w="5614" w:type="dxa"/>
            <w:vAlign w:val="center"/>
          </w:tcPr>
          <w:p>
            <w:pPr>
              <w:spacing w:after="160"/>
              <w:jc w:val="center"/>
              <w:rPr>
                <w:rFonts w:hint="eastAsia" w:ascii="宋体" w:hAnsi="宋体" w:eastAsia="宋体" w:cs="宋体"/>
                <w:color w:val="FF0000"/>
                <w:kern w:val="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kern w:val="0"/>
                <w:sz w:val="21"/>
                <w:szCs w:val="21"/>
                <w:lang w:eastAsia="zh-CN"/>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72" w:hRule="atLeast"/>
          <w:jc w:val="center"/>
        </w:trPr>
        <w:tc>
          <w:tcPr>
            <w:tcW w:w="2485"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标的名称</w:t>
            </w:r>
          </w:p>
        </w:tc>
        <w:tc>
          <w:tcPr>
            <w:tcW w:w="285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SECTION_NAMES</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C..ul</w:t>
            </w:r>
          </w:p>
        </w:tc>
        <w:tc>
          <w:tcPr>
            <w:tcW w:w="99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否</w:t>
            </w:r>
          </w:p>
        </w:tc>
        <w:tc>
          <w:tcPr>
            <w:tcW w:w="5614" w:type="dxa"/>
            <w:vAlign w:val="center"/>
          </w:tcPr>
          <w:p>
            <w:pPr>
              <w:spacing w:after="160"/>
              <w:jc w:val="center"/>
              <w:rPr>
                <w:rFonts w:hint="eastAsia" w:ascii="宋体" w:hAnsi="宋体" w:eastAsia="宋体" w:cs="宋体"/>
                <w:color w:val="FF0000"/>
                <w:kern w:val="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kern w:val="0"/>
                <w:sz w:val="21"/>
                <w:szCs w:val="21"/>
                <w:lang w:eastAsia="zh-CN"/>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3" w:hRule="atLeast"/>
          <w:jc w:val="center"/>
        </w:trPr>
        <w:tc>
          <w:tcPr>
            <w:tcW w:w="2485"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单位名称/姓名</w:t>
            </w:r>
          </w:p>
        </w:tc>
        <w:tc>
          <w:tcPr>
            <w:tcW w:w="285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DANWEINAME</w:t>
            </w:r>
          </w:p>
        </w:tc>
        <w:tc>
          <w:tcPr>
            <w:tcW w:w="1931" w:type="dxa"/>
            <w:vAlign w:val="center"/>
          </w:tcPr>
          <w:p>
            <w:pPr>
              <w:spacing w:after="160"/>
              <w:jc w:val="center"/>
              <w:rPr>
                <w:rFonts w:hint="eastAsia" w:ascii="宋体" w:hAnsi="宋体" w:eastAsia="宋体" w:cs="宋体"/>
                <w:color w:val="000000"/>
                <w:sz w:val="21"/>
                <w:szCs w:val="21"/>
                <w:lang w:val="en-US"/>
              </w:rPr>
            </w:pPr>
            <w:r>
              <w:rPr>
                <w:rFonts w:hint="eastAsia" w:ascii="宋体" w:hAnsi="宋体" w:eastAsia="宋体" w:cs="宋体"/>
                <w:color w:val="000000"/>
                <w:sz w:val="21"/>
                <w:szCs w:val="21"/>
              </w:rPr>
              <w:t>C..ul</w:t>
            </w:r>
          </w:p>
        </w:tc>
        <w:tc>
          <w:tcPr>
            <w:tcW w:w="99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75" w:hRule="atLeast"/>
          <w:jc w:val="center"/>
        </w:trPr>
        <w:tc>
          <w:tcPr>
            <w:tcW w:w="2485"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统一社会信用代码/身份证</w:t>
            </w:r>
          </w:p>
        </w:tc>
        <w:tc>
          <w:tcPr>
            <w:tcW w:w="285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UNITORGNUM</w:t>
            </w:r>
          </w:p>
        </w:tc>
        <w:tc>
          <w:tcPr>
            <w:tcW w:w="1931"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C..ul</w:t>
            </w:r>
          </w:p>
        </w:tc>
        <w:tc>
          <w:tcPr>
            <w:tcW w:w="99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rPr>
              <w:t>自由文本</w:t>
            </w:r>
            <w:r>
              <w:rPr>
                <w:rFonts w:hint="eastAsia" w:ascii="宋体" w:hAnsi="宋体" w:eastAsia="宋体" w:cs="宋体"/>
                <w:color w:val="000000"/>
                <w:kern w:val="0"/>
                <w:sz w:val="21"/>
                <w:szCs w:val="21"/>
                <w:lang w:eastAsia="zh-CN"/>
              </w:rPr>
              <w:t>；</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75" w:hRule="atLeast"/>
          <w:jc w:val="center"/>
        </w:trPr>
        <w:tc>
          <w:tcPr>
            <w:tcW w:w="2485"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竞买号</w:t>
            </w:r>
          </w:p>
        </w:tc>
        <w:tc>
          <w:tcPr>
            <w:tcW w:w="285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TOUBIAORENNO</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C..ul</w:t>
            </w:r>
          </w:p>
        </w:tc>
        <w:tc>
          <w:tcPr>
            <w:tcW w:w="99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75" w:hRule="atLeast"/>
          <w:jc w:val="center"/>
        </w:trPr>
        <w:tc>
          <w:tcPr>
            <w:tcW w:w="2485"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联系方式</w:t>
            </w:r>
          </w:p>
        </w:tc>
        <w:tc>
          <w:tcPr>
            <w:tcW w:w="285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LIANXIMOBILE</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C..ul</w:t>
            </w:r>
          </w:p>
        </w:tc>
        <w:tc>
          <w:tcPr>
            <w:tcW w:w="99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kern w:val="0"/>
                <w:sz w:val="21"/>
                <w:szCs w:val="21"/>
              </w:rPr>
              <w:t>自由文本</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75" w:hRule="atLeast"/>
          <w:jc w:val="center"/>
        </w:trPr>
        <w:tc>
          <w:tcPr>
            <w:tcW w:w="2485"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保证金到账时间</w:t>
            </w:r>
          </w:p>
        </w:tc>
        <w:tc>
          <w:tcPr>
            <w:tcW w:w="285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JIAONADATE</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yyyyMMddHHmmss</w:t>
            </w:r>
          </w:p>
        </w:tc>
        <w:tc>
          <w:tcPr>
            <w:tcW w:w="99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采用组合码，编码长度为14位数时间戳</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678" w:hRule="atLeast"/>
          <w:jc w:val="center"/>
        </w:trPr>
        <w:tc>
          <w:tcPr>
            <w:tcW w:w="2485"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交易系统标识码</w:t>
            </w:r>
          </w:p>
        </w:tc>
        <w:tc>
          <w:tcPr>
            <w:tcW w:w="285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PLATFORM_CODE</w:t>
            </w:r>
          </w:p>
        </w:tc>
        <w:tc>
          <w:tcPr>
            <w:tcW w:w="1931"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C18</w:t>
            </w:r>
          </w:p>
        </w:tc>
        <w:tc>
          <w:tcPr>
            <w:tcW w:w="99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采用GB 32100-2015 《法人和其他组织统一社会信用代码编码规则》</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678" w:hRule="atLeast"/>
          <w:jc w:val="center"/>
        </w:trPr>
        <w:tc>
          <w:tcPr>
            <w:tcW w:w="2485"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交易服务系统标识码</w:t>
            </w:r>
          </w:p>
        </w:tc>
        <w:tc>
          <w:tcPr>
            <w:tcW w:w="2850"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PUB_SERVICE_PLAT_CODE</w:t>
            </w:r>
          </w:p>
        </w:tc>
        <w:tc>
          <w:tcPr>
            <w:tcW w:w="1931" w:type="dxa"/>
            <w:vAlign w:val="center"/>
          </w:tcPr>
          <w:p>
            <w:pPr>
              <w:spacing w:after="16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C18</w:t>
            </w:r>
          </w:p>
        </w:tc>
        <w:tc>
          <w:tcPr>
            <w:tcW w:w="990"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采用GB 32100-2015 《法人和其他组织统一社会信用代码编码规则》</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89" w:hRule="atLeast"/>
          <w:jc w:val="center"/>
        </w:trPr>
        <w:tc>
          <w:tcPr>
            <w:tcW w:w="2485"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数据时间戳</w:t>
            </w:r>
          </w:p>
        </w:tc>
        <w:tc>
          <w:tcPr>
            <w:tcW w:w="285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DATA_TIMESTAMP</w:t>
            </w:r>
          </w:p>
        </w:tc>
        <w:tc>
          <w:tcPr>
            <w:tcW w:w="1931"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yyyyMMddHHmmss</w:t>
            </w:r>
          </w:p>
        </w:tc>
        <w:tc>
          <w:tcPr>
            <w:tcW w:w="990" w:type="dxa"/>
            <w:vAlign w:val="center"/>
          </w:tcPr>
          <w:p>
            <w:pPr>
              <w:spacing w:after="16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是</w:t>
            </w:r>
          </w:p>
        </w:tc>
        <w:tc>
          <w:tcPr>
            <w:tcW w:w="5614" w:type="dxa"/>
            <w:vAlign w:val="center"/>
          </w:tcPr>
          <w:p>
            <w:pPr>
              <w:spacing w:after="160"/>
              <w:jc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采用组合码，编码长度为14位数时间戳</w:t>
            </w:r>
            <w:r>
              <w:rPr>
                <w:rFonts w:hint="eastAsia" w:ascii="宋体" w:hAnsi="宋体" w:eastAsia="宋体" w:cs="宋体"/>
                <w:color w:val="000000"/>
                <w:sz w:val="21"/>
                <w:szCs w:val="21"/>
                <w:lang w:eastAsia="zh-CN"/>
              </w:rPr>
              <w:t>；国标</w:t>
            </w:r>
            <w:r>
              <w:rPr>
                <w:rFonts w:hint="eastAsia" w:ascii="宋体" w:hAnsi="宋体" w:eastAsia="宋体" w:cs="宋体"/>
                <w:color w:val="000000"/>
                <w:sz w:val="21"/>
                <w:szCs w:val="21"/>
                <w:lang w:val="en-US" w:eastAsia="zh-CN"/>
              </w:rPr>
              <w:t>2.0</w:t>
            </w:r>
          </w:p>
        </w:tc>
      </w:tr>
    </w:tbl>
    <w:p/>
    <w:p>
      <w:pPr>
        <w:rPr>
          <w:rFonts w:hint="default"/>
          <w:lang w:val="en-US" w:eastAsia="zh-CN"/>
        </w:rPr>
      </w:pPr>
    </w:p>
    <w:p>
      <w:pPr>
        <w:pStyle w:val="3"/>
        <w:numPr>
          <w:ilvl w:val="0"/>
          <w:numId w:val="0"/>
        </w:numPr>
        <w:spacing w:line="240" w:lineRule="auto"/>
        <w:rPr>
          <w:rFonts w:ascii="宋体" w:hAnsi="宋体" w:cs="宋体"/>
          <w:color w:val="auto"/>
          <w:highlight w:val="none"/>
        </w:rPr>
      </w:pPr>
      <w:bookmarkStart w:id="1082" w:name="_Toc15923"/>
      <w:r>
        <w:rPr>
          <w:rFonts w:hint="eastAsia" w:ascii="宋体" w:hAnsi="宋体" w:cs="宋体"/>
          <w:color w:val="auto"/>
          <w:highlight w:val="none"/>
        </w:rPr>
        <w:t>5.3 电子竞价</w:t>
      </w:r>
      <w:bookmarkEnd w:id="1077"/>
      <w:bookmarkEnd w:id="1078"/>
      <w:bookmarkEnd w:id="1079"/>
      <w:bookmarkEnd w:id="1080"/>
      <w:bookmarkEnd w:id="1081"/>
      <w:bookmarkEnd w:id="1082"/>
    </w:p>
    <w:p>
      <w:pPr>
        <w:pStyle w:val="4"/>
        <w:numPr>
          <w:ilvl w:val="0"/>
          <w:numId w:val="0"/>
        </w:numPr>
        <w:spacing w:line="240" w:lineRule="auto"/>
        <w:rPr>
          <w:rFonts w:ascii="宋体" w:hAnsi="宋体" w:cs="宋体"/>
          <w:color w:val="auto"/>
          <w:highlight w:val="none"/>
        </w:rPr>
      </w:pPr>
      <w:bookmarkStart w:id="1083" w:name="_Toc11348"/>
      <w:bookmarkStart w:id="1084" w:name="_Toc22532_WPSOffice_Level3"/>
      <w:bookmarkStart w:id="1085" w:name="_Toc27416"/>
      <w:r>
        <w:rPr>
          <w:rFonts w:hint="eastAsia" w:ascii="宋体" w:hAnsi="宋体" w:cs="宋体"/>
          <w:color w:val="auto"/>
          <w:highlight w:val="none"/>
        </w:rPr>
        <w:t>5.3.1 设定竞价规则</w:t>
      </w:r>
      <w:bookmarkEnd w:id="1083"/>
      <w:bookmarkEnd w:id="1084"/>
      <w:bookmarkEnd w:id="1085"/>
      <w:r>
        <w:rPr>
          <w:rFonts w:hint="eastAsia" w:ascii="宋体" w:hAnsi="宋体" w:cs="宋体"/>
          <w:color w:val="auto"/>
          <w:highlight w:val="none"/>
        </w:rPr>
        <w:t xml:space="preserve"> </w:t>
      </w:r>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55"/>
        <w:gridCol w:w="3026"/>
        <w:gridCol w:w="1799"/>
        <w:gridCol w:w="975"/>
        <w:gridCol w:w="570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5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26"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99"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7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08"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统一交易标识码</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UNIFIED_DEAL_CODE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C40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08" w:type="dxa"/>
            <w:vAlign w:val="center"/>
          </w:tcPr>
          <w:p>
            <w:pPr>
              <w:rPr>
                <w:rFonts w:ascii="宋体" w:hAnsi="宋体" w:cs="宋体"/>
                <w:color w:val="auto"/>
                <w:szCs w:val="21"/>
                <w:highlight w:val="none"/>
              </w:rPr>
            </w:pPr>
            <w:r>
              <w:rPr>
                <w:rFonts w:hint="eastAsia" w:ascii="宋体" w:hAnsi="宋体" w:cs="宋体"/>
                <w:color w:val="auto"/>
                <w:kern w:val="0"/>
                <w:highlight w:val="none"/>
              </w:rPr>
              <w:t>参考</w:t>
            </w:r>
            <w:r>
              <w:rPr>
                <w:rFonts w:hint="eastAsia" w:ascii="宋体" w:hAnsi="宋体" w:cs="宋体"/>
                <w:color w:val="auto"/>
                <w:szCs w:val="21"/>
                <w:highlight w:val="none"/>
                <w:lang w:bidi="en-US"/>
              </w:rPr>
              <w:t>附录B</w:t>
            </w:r>
            <w:r>
              <w:rPr>
                <w:rFonts w:hint="eastAsia" w:ascii="宋体" w:hAnsi="宋体" w:cs="宋体"/>
                <w:color w:val="auto"/>
                <w:kern w:val="0"/>
                <w:highlight w:val="none"/>
                <w:lang w:eastAsia="zh-CN"/>
              </w:rPr>
              <w:t>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标的编号</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BID_SECTION_CODE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rPr>
              <w:t>C..200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标的名称</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BID_SECTION_NAME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kern w:val="0"/>
                <w:szCs w:val="21"/>
                <w:highlight w:val="none"/>
              </w:rPr>
              <w:t>C..200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竞价主办单位</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BIDDING_ORGANIZER_NAME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出让单位</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CHURANGDANWEI</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C..40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否</w:t>
            </w:r>
          </w:p>
        </w:tc>
        <w:tc>
          <w:tcPr>
            <w:tcW w:w="5708"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预定竞价日期</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ORDER_BIDDING_DATE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yyyyMMdd</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起始时间</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STARTING_TIME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HHmmss</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如09:30；业务需要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竞价时长</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BIDDING_DURATION</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N..18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单位：分钟；业务需要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货币单位</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CURRENCY_UNIT</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08"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参考5.6.</w:t>
            </w:r>
            <w:r>
              <w:rPr>
                <w:rFonts w:hint="eastAsia" w:ascii="宋体" w:hAnsi="宋体" w:cs="宋体"/>
                <w:color w:val="auto"/>
                <w:szCs w:val="21"/>
                <w:highlight w:val="none"/>
                <w:lang w:val="en-US" w:eastAsia="zh-CN" w:bidi="en-US"/>
              </w:rPr>
              <w:t>2</w:t>
            </w:r>
            <w:r>
              <w:rPr>
                <w:rFonts w:hint="eastAsia" w:ascii="宋体" w:hAnsi="宋体" w:cs="宋体"/>
                <w:color w:val="auto"/>
                <w:szCs w:val="21"/>
                <w:highlight w:val="none"/>
                <w:lang w:bidi="en-US"/>
              </w:rPr>
              <w:t>金额单位代码</w:t>
            </w:r>
            <w:r>
              <w:rPr>
                <w:rFonts w:hint="eastAsia" w:ascii="宋体" w:hAnsi="宋体" w:cs="宋体"/>
                <w:color w:val="auto"/>
                <w:kern w:val="0"/>
                <w:szCs w:val="21"/>
                <w:highlight w:val="none"/>
              </w:rPr>
              <w:t>，填入对应代码</w:t>
            </w:r>
            <w:r>
              <w:rPr>
                <w:rFonts w:hint="eastAsia" w:ascii="宋体" w:hAnsi="宋体" w:cs="宋体"/>
                <w:color w:val="auto"/>
                <w:kern w:val="0"/>
                <w:szCs w:val="21"/>
                <w:highlight w:val="none"/>
                <w:lang w:eastAsia="zh-CN"/>
              </w:rPr>
              <w:t>，</w:t>
            </w:r>
            <w:r>
              <w:rPr>
                <w:rFonts w:hint="eastAsia" w:ascii="宋体" w:hAnsi="宋体" w:cs="宋体"/>
                <w:color w:val="auto"/>
                <w:szCs w:val="21"/>
                <w:highlight w:val="none"/>
                <w:lang w:bidi="en-US"/>
              </w:rPr>
              <w:t>默认为元</w:t>
            </w:r>
            <w:r>
              <w:rPr>
                <w:rFonts w:hint="eastAsia" w:ascii="宋体" w:hAnsi="宋体" w:cs="宋体"/>
                <w:color w:val="auto"/>
                <w:kern w:val="0"/>
                <w:szCs w:val="21"/>
                <w:highlight w:val="none"/>
              </w:rPr>
              <w:t>；</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竞价延时时段</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BIDDING_DELAY_PERIOD</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N..18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单位：秒；业务需要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起始价</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STARTING_PRICE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N..18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单位：元；业务需要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资产评估价</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PINGGUJIA</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N..18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08"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单位：元；业务需要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步长类型</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BUCHANG_TYPE</w:t>
            </w:r>
          </w:p>
        </w:tc>
        <w:tc>
          <w:tcPr>
            <w:tcW w:w="1799"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08"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lang w:val="en-US" w:eastAsia="zh-CN"/>
              </w:rPr>
              <w:t>指“固定步长”或“可变步长”；</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tcBorders>
              <w:top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竞价步长</w:t>
            </w:r>
          </w:p>
        </w:tc>
        <w:tc>
          <w:tcPr>
            <w:tcW w:w="3026" w:type="dxa"/>
            <w:tcBorders>
              <w:top w:val="nil"/>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BUCHANG</w:t>
            </w:r>
          </w:p>
        </w:tc>
        <w:tc>
          <w:tcPr>
            <w:tcW w:w="1799" w:type="dxa"/>
            <w:tcBorders>
              <w:top w:val="nil"/>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N..18</w:t>
            </w:r>
          </w:p>
        </w:tc>
        <w:tc>
          <w:tcPr>
            <w:tcW w:w="975" w:type="dxa"/>
            <w:tcBorders>
              <w:top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tcBorders>
              <w:top w:val="nil"/>
            </w:tcBorders>
            <w:vAlign w:val="center"/>
          </w:tcPr>
          <w:p>
            <w:pPr>
              <w:jc w:val="left"/>
              <w:rPr>
                <w:rFonts w:ascii="宋体" w:hAnsi="宋体" w:cs="宋体"/>
                <w:color w:val="auto"/>
                <w:szCs w:val="21"/>
                <w:highlight w:val="none"/>
              </w:rPr>
            </w:pPr>
            <w:r>
              <w:rPr>
                <w:rFonts w:hint="eastAsia" w:ascii="宋体" w:hAnsi="宋体" w:cs="宋体"/>
                <w:color w:val="auto"/>
                <w:szCs w:val="21"/>
                <w:highlight w:val="none"/>
              </w:rPr>
              <w:t>单位：元；业务需要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允许起始报价</w:t>
            </w:r>
          </w:p>
        </w:tc>
        <w:tc>
          <w:tcPr>
            <w:tcW w:w="3026"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IS_ALLOWING_STARTING_PRICE_BIDDING</w:t>
            </w:r>
          </w:p>
        </w:tc>
        <w:tc>
          <w:tcPr>
            <w:tcW w:w="1799" w:type="dxa"/>
            <w:tcBorders>
              <w:bottom w:val="single" w:color="000000" w:sz="6"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75" w:type="dxa"/>
            <w:tcBorders>
              <w:bottom w:val="single" w:color="000000" w:sz="6"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参考5.6.</w:t>
            </w:r>
            <w:r>
              <w:rPr>
                <w:rFonts w:hint="eastAsia" w:ascii="宋体" w:hAnsi="宋体" w:cs="宋体"/>
                <w:color w:val="auto"/>
                <w:szCs w:val="21"/>
                <w:highlight w:val="none"/>
                <w:lang w:val="en-US" w:eastAsia="zh-CN" w:bidi="en-US"/>
              </w:rPr>
              <w:t>3</w:t>
            </w:r>
            <w:r>
              <w:rPr>
                <w:rFonts w:hint="eastAsia" w:ascii="宋体" w:hAnsi="宋体" w:cs="宋体"/>
                <w:color w:val="auto"/>
                <w:szCs w:val="21"/>
                <w:highlight w:val="none"/>
                <w:lang w:bidi="en-US"/>
              </w:rPr>
              <w:t>允许最高(低)价继续报价，填入对应代码；业务需要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允许最高（低）价继续报价</w:t>
            </w:r>
          </w:p>
        </w:tc>
        <w:tc>
          <w:tcPr>
            <w:tcW w:w="3026" w:type="dxa"/>
            <w:tcBorders>
              <w:right w:val="single" w:color="000000" w:sz="6"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IS_ALLOWING_HIGHEST/LOWEST_PRICE_BIDDING</w:t>
            </w:r>
          </w:p>
        </w:tc>
        <w:tc>
          <w:tcPr>
            <w:tcW w:w="1799" w:type="dxa"/>
            <w:tcBorders>
              <w:top w:val="single" w:color="000000" w:sz="6" w:space="0"/>
              <w:left w:val="single" w:color="000000" w:sz="6" w:space="0"/>
              <w:bottom w:val="single" w:color="000000" w:sz="6"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C1</w:t>
            </w:r>
          </w:p>
        </w:tc>
        <w:tc>
          <w:tcPr>
            <w:tcW w:w="975" w:type="dxa"/>
            <w:tcBorders>
              <w:top w:val="single" w:color="000000" w:sz="6" w:space="0"/>
              <w:bottom w:val="single" w:color="000000" w:sz="6" w:space="0"/>
              <w:right w:val="single" w:color="000000" w:sz="6"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tcBorders>
              <w:left w:val="single" w:color="000000" w:sz="6" w:space="0"/>
            </w:tcBorders>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参考5.6.</w:t>
            </w:r>
            <w:r>
              <w:rPr>
                <w:rFonts w:hint="eastAsia" w:ascii="宋体" w:hAnsi="宋体" w:cs="宋体"/>
                <w:color w:val="auto"/>
                <w:szCs w:val="21"/>
                <w:highlight w:val="none"/>
                <w:lang w:val="en-US" w:eastAsia="zh-CN" w:bidi="en-US"/>
              </w:rPr>
              <w:t>3</w:t>
            </w:r>
            <w:r>
              <w:rPr>
                <w:rFonts w:hint="eastAsia" w:ascii="宋体" w:hAnsi="宋体" w:cs="宋体"/>
                <w:color w:val="auto"/>
                <w:szCs w:val="21"/>
                <w:highlight w:val="none"/>
                <w:lang w:bidi="en-US"/>
              </w:rPr>
              <w:t>允许最高(低)价继续报价，填入对应代码；业务需要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步长规则描述</w:t>
            </w:r>
          </w:p>
        </w:tc>
        <w:tc>
          <w:tcPr>
            <w:tcW w:w="3026" w:type="dxa"/>
            <w:tcBorders>
              <w:right w:val="single" w:color="000000" w:sz="6"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BUCHANG_TYPE</w:t>
            </w:r>
          </w:p>
        </w:tc>
        <w:tc>
          <w:tcPr>
            <w:tcW w:w="1799" w:type="dxa"/>
            <w:tcBorders>
              <w:top w:val="single" w:color="000000" w:sz="6" w:space="0"/>
              <w:left w:val="single" w:color="000000" w:sz="6" w:space="0"/>
              <w:bottom w:val="single" w:color="000000" w:sz="6" w:space="0"/>
            </w:tcBorders>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C..50</w:t>
            </w:r>
          </w:p>
        </w:tc>
        <w:tc>
          <w:tcPr>
            <w:tcW w:w="975" w:type="dxa"/>
            <w:tcBorders>
              <w:top w:val="single" w:color="000000" w:sz="6" w:space="0"/>
              <w:bottom w:val="single" w:color="000000" w:sz="6" w:space="0"/>
              <w:right w:val="single" w:color="000000" w:sz="6"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08" w:type="dxa"/>
            <w:tcBorders>
              <w:left w:val="single" w:color="000000" w:sz="6" w:space="0"/>
            </w:tcBorders>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步长类型为“可变步长”时填写；业务需要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tcBorders>
              <w:top w:val="nil"/>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其他描述</w:t>
            </w:r>
          </w:p>
        </w:tc>
        <w:tc>
          <w:tcPr>
            <w:tcW w:w="3026" w:type="dxa"/>
            <w:tcBorders>
              <w:top w:val="nil"/>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OTHER_INSTRUCTION</w:t>
            </w:r>
          </w:p>
        </w:tc>
        <w:tc>
          <w:tcPr>
            <w:tcW w:w="1799" w:type="dxa"/>
            <w:tcBorders>
              <w:top w:val="single" w:color="000000" w:sz="6" w:space="0"/>
            </w:tcBorders>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C..500</w:t>
            </w:r>
          </w:p>
        </w:tc>
        <w:tc>
          <w:tcPr>
            <w:tcW w:w="975" w:type="dxa"/>
            <w:tcBorders>
              <w:top w:val="single" w:color="000000" w:sz="6"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08" w:type="dxa"/>
            <w:tcBorders>
              <w:top w:val="nil"/>
            </w:tcBorders>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szCs w:val="21"/>
                <w:highlight w:val="none"/>
              </w:rPr>
            </w:pPr>
            <w:bookmarkStart w:id="1086" w:name="_Toc206_WPSOffice_Level2"/>
            <w:bookmarkStart w:id="1087" w:name="_Toc20664_WPSOffice_Level2"/>
            <w:bookmarkStart w:id="1088" w:name="_Toc28662"/>
            <w:bookmarkStart w:id="1089" w:name="_Toc1851"/>
            <w:bookmarkStart w:id="1090" w:name="_Toc2920"/>
            <w:r>
              <w:rPr>
                <w:rFonts w:hint="eastAsia" w:ascii="宋体" w:hAnsi="宋体" w:cs="宋体"/>
                <w:color w:val="auto"/>
                <w:szCs w:val="21"/>
                <w:highlight w:val="none"/>
              </w:rPr>
              <w:t>来源交易系统</w:t>
            </w:r>
          </w:p>
        </w:tc>
        <w:tc>
          <w:tcPr>
            <w:tcW w:w="302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9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08"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5"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26"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799"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08" w:type="dxa"/>
            <w:vAlign w:val="center"/>
          </w:tcPr>
          <w:p>
            <w:pPr>
              <w:jc w:val="left"/>
              <w:rPr>
                <w:rFonts w:ascii="宋体" w:hAnsi="宋体" w:cs="宋体"/>
                <w:color w:val="auto"/>
                <w:highlight w:val="none"/>
              </w:rPr>
            </w:pPr>
            <w:r>
              <w:rPr>
                <w:rFonts w:hint="eastAsia" w:ascii="宋体" w:hAnsi="宋体" w:cs="宋体"/>
                <w:color w:val="auto"/>
                <w:highlight w:val="none"/>
              </w:rPr>
              <w:t>采用组合码，编码长度为14位数时间戳；</w:t>
            </w:r>
            <w:r>
              <w:rPr>
                <w:rFonts w:hint="eastAsia" w:ascii="宋体" w:hAnsi="宋体" w:cs="宋体"/>
                <w:color w:val="auto"/>
                <w:szCs w:val="21"/>
                <w:highlight w:val="none"/>
              </w:rPr>
              <w:t>国家2.0数据规范</w:t>
            </w:r>
          </w:p>
        </w:tc>
      </w:tr>
    </w:tbl>
    <w:p>
      <w:pPr>
        <w:pStyle w:val="3"/>
        <w:numPr>
          <w:ilvl w:val="0"/>
          <w:numId w:val="0"/>
        </w:numPr>
        <w:spacing w:line="240" w:lineRule="auto"/>
        <w:rPr>
          <w:rFonts w:ascii="宋体" w:hAnsi="宋体" w:cs="宋体"/>
          <w:color w:val="auto"/>
          <w:highlight w:val="none"/>
        </w:rPr>
      </w:pPr>
      <w:bookmarkStart w:id="1091" w:name="_Toc7432"/>
      <w:r>
        <w:rPr>
          <w:rFonts w:hint="eastAsia" w:ascii="宋体" w:hAnsi="宋体" w:cs="宋体"/>
          <w:color w:val="auto"/>
          <w:highlight w:val="none"/>
        </w:rPr>
        <w:t>5.4 交易结束</w:t>
      </w:r>
      <w:bookmarkEnd w:id="1086"/>
      <w:bookmarkEnd w:id="1087"/>
      <w:bookmarkEnd w:id="1088"/>
      <w:bookmarkEnd w:id="1089"/>
      <w:bookmarkEnd w:id="1090"/>
      <w:bookmarkEnd w:id="1091"/>
    </w:p>
    <w:p>
      <w:pPr>
        <w:pStyle w:val="4"/>
        <w:numPr>
          <w:ilvl w:val="0"/>
          <w:numId w:val="0"/>
        </w:numPr>
        <w:spacing w:line="240" w:lineRule="auto"/>
        <w:rPr>
          <w:rFonts w:ascii="宋体" w:hAnsi="宋体" w:cs="宋体"/>
          <w:color w:val="auto"/>
          <w:highlight w:val="none"/>
        </w:rPr>
      </w:pPr>
      <w:bookmarkStart w:id="1092" w:name="_Toc13066"/>
      <w:bookmarkStart w:id="1093" w:name="_Toc31826_WPSOffice_Level3"/>
      <w:bookmarkStart w:id="1094" w:name="_Toc20205"/>
      <w:bookmarkStart w:id="1095" w:name="_Toc23516"/>
      <w:r>
        <w:rPr>
          <w:rFonts w:hint="eastAsia" w:ascii="宋体" w:hAnsi="宋体" w:cs="宋体"/>
          <w:color w:val="auto"/>
          <w:highlight w:val="none"/>
        </w:rPr>
        <w:t>5.4.1 竞价结果通知单</w:t>
      </w:r>
      <w:bookmarkEnd w:id="1092"/>
      <w:bookmarkEnd w:id="1093"/>
      <w:bookmarkEnd w:id="1094"/>
      <w:bookmarkEnd w:id="1095"/>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58"/>
        <w:gridCol w:w="3024"/>
        <w:gridCol w:w="1785"/>
        <w:gridCol w:w="975"/>
        <w:gridCol w:w="5721"/>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58"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24"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8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7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21"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项目名称</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PROJECT_NAME</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C..300</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项目编号</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PROJECT_CODE</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C..20</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highlight w:val="none"/>
              </w:rPr>
              <w:t>自由文本；一个项目可能会包括多个标的；</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kern w:val="0"/>
                <w:highlight w:val="none"/>
              </w:rPr>
              <w:t>统一交易标识码</w:t>
            </w:r>
          </w:p>
        </w:tc>
        <w:tc>
          <w:tcPr>
            <w:tcW w:w="3024" w:type="dxa"/>
            <w:vAlign w:val="center"/>
          </w:tcPr>
          <w:p>
            <w:pPr>
              <w:jc w:val="center"/>
              <w:rPr>
                <w:rFonts w:ascii="宋体" w:hAnsi="宋体" w:cs="宋体"/>
                <w:color w:val="auto"/>
                <w:highlight w:val="none"/>
              </w:rPr>
            </w:pPr>
            <w:r>
              <w:rPr>
                <w:rFonts w:hint="eastAsia" w:ascii="宋体" w:hAnsi="宋体" w:cs="宋体"/>
                <w:color w:val="auto"/>
                <w:kern w:val="0"/>
                <w:highlight w:val="none"/>
              </w:rPr>
              <w:t>UNIFIED_DEAL_CODES</w:t>
            </w:r>
          </w:p>
        </w:tc>
        <w:tc>
          <w:tcPr>
            <w:tcW w:w="1785" w:type="dxa"/>
            <w:vAlign w:val="center"/>
          </w:tcPr>
          <w:p>
            <w:pPr>
              <w:jc w:val="center"/>
              <w:rPr>
                <w:rFonts w:ascii="宋体" w:hAnsi="宋体" w:cs="宋体"/>
                <w:color w:val="auto"/>
                <w:highlight w:val="none"/>
              </w:rPr>
            </w:pPr>
            <w:r>
              <w:rPr>
                <w:rFonts w:hint="eastAsia" w:ascii="宋体" w:hAnsi="宋体" w:cs="宋体"/>
                <w:color w:val="auto"/>
                <w:kern w:val="0"/>
                <w:highlight w:val="none"/>
              </w:rPr>
              <w:t>C40</w:t>
            </w:r>
          </w:p>
        </w:tc>
        <w:tc>
          <w:tcPr>
            <w:tcW w:w="975"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是</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kern w:val="0"/>
                <w:highlight w:val="none"/>
                <w:lang w:eastAsia="zh-CN"/>
              </w:rPr>
              <w:t>参考附录B 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标的编号</w:t>
            </w:r>
          </w:p>
        </w:tc>
        <w:tc>
          <w:tcPr>
            <w:tcW w:w="3024"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BID_SECTION_CODE</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C..20</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标的名称</w:t>
            </w:r>
          </w:p>
        </w:tc>
        <w:tc>
          <w:tcPr>
            <w:tcW w:w="3024" w:type="dxa"/>
            <w:vAlign w:val="center"/>
          </w:tcPr>
          <w:p>
            <w:pPr>
              <w:jc w:val="center"/>
              <w:rPr>
                <w:rFonts w:ascii="宋体" w:hAnsi="宋体" w:cs="宋体"/>
                <w:color w:val="auto"/>
                <w:highlight w:val="none"/>
              </w:rPr>
            </w:pPr>
            <w:r>
              <w:rPr>
                <w:rFonts w:hint="eastAsia" w:ascii="宋体" w:hAnsi="宋体" w:cs="宋体"/>
                <w:color w:val="auto"/>
                <w:kern w:val="0"/>
                <w:highlight w:val="none"/>
              </w:rPr>
              <w:t>BID_SECTION_NAMES</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C..300</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有标段时为必填，每个标端对应该表的一条记录；自由文本；国家2.0数据规范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hint="eastAsia" w:ascii="宋体" w:hAnsi="宋体" w:eastAsia="宋体" w:cs="宋体"/>
                <w:color w:val="auto"/>
                <w:kern w:val="2"/>
                <w:sz w:val="21"/>
                <w:szCs w:val="24"/>
                <w:highlight w:val="yellow"/>
                <w:lang w:val="en-US" w:eastAsia="zh-CN" w:bidi="ar-SA"/>
              </w:rPr>
            </w:pPr>
            <w:r>
              <w:rPr>
                <w:rFonts w:hint="eastAsia" w:ascii="宋体" w:hAnsi="宋体" w:cs="宋体"/>
                <w:color w:val="auto"/>
                <w:highlight w:val="none"/>
              </w:rPr>
              <w:t>受让人</w:t>
            </w:r>
          </w:p>
        </w:tc>
        <w:tc>
          <w:tcPr>
            <w:tcW w:w="3024" w:type="dxa"/>
            <w:vAlign w:val="center"/>
          </w:tcPr>
          <w:p>
            <w:pPr>
              <w:jc w:val="center"/>
              <w:rPr>
                <w:rFonts w:hint="eastAsia" w:ascii="宋体" w:hAnsi="宋体" w:eastAsia="宋体" w:cs="宋体"/>
                <w:color w:val="000000" w:themeColor="text1"/>
                <w:kern w:val="2"/>
                <w:sz w:val="21"/>
                <w:szCs w:val="24"/>
                <w:highlight w:val="none"/>
                <w:lang w:val="en-US" w:eastAsia="zh-CN" w:bidi="ar-SA"/>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SELLER_NAME</w:t>
            </w:r>
          </w:p>
        </w:tc>
        <w:tc>
          <w:tcPr>
            <w:tcW w:w="1785" w:type="dxa"/>
            <w:vAlign w:val="center"/>
          </w:tcPr>
          <w:p>
            <w:pPr>
              <w:jc w:val="center"/>
              <w:rPr>
                <w:rFonts w:hint="eastAsia" w:ascii="宋体" w:hAnsi="宋体" w:eastAsia="宋体" w:cs="宋体"/>
                <w:color w:val="000000" w:themeColor="text1"/>
                <w:kern w:val="2"/>
                <w:sz w:val="21"/>
                <w:szCs w:val="24"/>
                <w:highlight w:val="none"/>
                <w:lang w:val="en-US" w:eastAsia="zh-CN" w:bidi="ar-SA"/>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C..300</w:t>
            </w:r>
          </w:p>
        </w:tc>
        <w:tc>
          <w:tcPr>
            <w:tcW w:w="975" w:type="dxa"/>
            <w:vAlign w:val="center"/>
          </w:tcPr>
          <w:p>
            <w:pPr>
              <w:jc w:val="center"/>
              <w:rPr>
                <w:rFonts w:hint="eastAsia" w:ascii="宋体" w:hAnsi="宋体" w:eastAsia="宋体" w:cs="宋体"/>
                <w:color w:val="000000" w:themeColor="text1"/>
                <w:kern w:val="2"/>
                <w:sz w:val="21"/>
                <w:szCs w:val="24"/>
                <w:highlight w:val="none"/>
                <w:lang w:val="en-US" w:eastAsia="zh-CN" w:bidi="ar-SA"/>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是</w:t>
            </w:r>
          </w:p>
        </w:tc>
        <w:tc>
          <w:tcPr>
            <w:tcW w:w="5721" w:type="dxa"/>
            <w:vAlign w:val="center"/>
          </w:tcPr>
          <w:p>
            <w:pPr>
              <w:jc w:val="left"/>
              <w:rPr>
                <w:rFonts w:hint="eastAsia" w:ascii="宋体" w:hAnsi="宋体" w:eastAsia="宋体" w:cs="宋体"/>
                <w:color w:val="000000" w:themeColor="text1"/>
                <w:kern w:val="2"/>
                <w:sz w:val="21"/>
                <w:szCs w:val="24"/>
                <w:highlight w:val="none"/>
                <w:lang w:val="en-US" w:eastAsia="zh-CN" w:bidi="ar-SA"/>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填受让方信息，如是联合体则填联合体名称；</w:t>
            </w:r>
            <w:r>
              <w:rPr>
                <w:rFonts w:hint="eastAsia" w:ascii="宋体" w:hAnsi="宋体" w:cs="宋体"/>
                <w:color w:val="000000" w:themeColor="text1"/>
                <w:szCs w:val="21"/>
                <w:highlight w:val="none"/>
                <w14:textFill>
                  <w14:solidFill>
                    <w14:schemeClr w14:val="tx1"/>
                  </w14:solidFill>
                </w14:textFill>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yellow"/>
              </w:rPr>
            </w:pPr>
            <w:r>
              <w:rPr>
                <w:rFonts w:hint="eastAsia" w:ascii="宋体" w:hAnsi="宋体" w:cs="宋体"/>
                <w:color w:val="auto"/>
                <w:highlight w:val="none"/>
                <w:lang w:val="en-US" w:eastAsia="zh-CN"/>
              </w:rPr>
              <w:t>统一社会信用代码/</w:t>
            </w:r>
            <w:r>
              <w:rPr>
                <w:rFonts w:hint="eastAsia" w:ascii="宋体" w:hAnsi="宋体" w:cs="宋体"/>
                <w:color w:val="auto"/>
                <w:highlight w:val="none"/>
              </w:rPr>
              <w:t>有效证件号码</w:t>
            </w:r>
          </w:p>
        </w:tc>
        <w:tc>
          <w:tcPr>
            <w:tcW w:w="3024" w:type="dxa"/>
            <w:vAlign w:val="center"/>
          </w:tcPr>
          <w:p>
            <w:pPr>
              <w:jc w:val="center"/>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YOUXIAOZHENGJIANNO</w:t>
            </w:r>
          </w:p>
        </w:tc>
        <w:tc>
          <w:tcPr>
            <w:tcW w:w="1785" w:type="dxa"/>
            <w:vAlign w:val="center"/>
          </w:tcPr>
          <w:p>
            <w:pPr>
              <w:jc w:val="center"/>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C..50</w:t>
            </w:r>
          </w:p>
        </w:tc>
        <w:tc>
          <w:tcPr>
            <w:tcW w:w="975" w:type="dxa"/>
            <w:vAlign w:val="center"/>
          </w:tcPr>
          <w:p>
            <w:pPr>
              <w:jc w:val="center"/>
              <w:rPr>
                <w:rFonts w:ascii="宋体" w:hAnsi="宋体" w:cs="宋体"/>
                <w:color w:val="000000" w:themeColor="text1"/>
                <w:highlight w:val="none"/>
                <w14:textFill>
                  <w14:solidFill>
                    <w14:schemeClr w14:val="tx1"/>
                  </w14:solidFill>
                </w14:textFill>
              </w:rPr>
            </w:pPr>
            <w:r>
              <w:rPr>
                <w:rFonts w:hint="eastAsia" w:ascii="宋体" w:hAnsi="宋体" w:cs="宋体"/>
                <w:color w:val="000000" w:themeColor="text1"/>
                <w:kern w:val="0"/>
                <w:highlight w:val="none"/>
                <w14:textFill>
                  <w14:solidFill>
                    <w14:schemeClr w14:val="tx1"/>
                  </w14:solidFill>
                </w14:textFill>
              </w:rPr>
              <w:t>否</w:t>
            </w:r>
          </w:p>
        </w:tc>
        <w:tc>
          <w:tcPr>
            <w:tcW w:w="5721" w:type="dxa"/>
            <w:vAlign w:val="center"/>
          </w:tcPr>
          <w:p>
            <w:pPr>
              <w:rPr>
                <w:rFonts w:ascii="宋体" w:hAnsi="宋体" w:cs="宋体"/>
                <w:color w:val="000000" w:themeColor="text1"/>
                <w:szCs w:val="21"/>
                <w:highlight w:val="none"/>
                <w:lang w:bidi="en-US"/>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自由文本；</w:t>
            </w:r>
            <w:r>
              <w:rPr>
                <w:rFonts w:hint="eastAsia" w:ascii="宋体" w:hAnsi="宋体" w:cs="宋体"/>
                <w:color w:val="000000" w:themeColor="text1"/>
                <w:szCs w:val="21"/>
                <w:highlight w:val="none"/>
                <w:lang w:bidi="en-US"/>
                <w14:textFill>
                  <w14:solidFill>
                    <w14:schemeClr w14:val="tx1"/>
                  </w14:solidFill>
                </w14:textFill>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成交时间</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CHENGJIADATE</w:t>
            </w:r>
          </w:p>
        </w:tc>
        <w:tc>
          <w:tcPr>
            <w:tcW w:w="1785" w:type="dxa"/>
            <w:vAlign w:val="center"/>
          </w:tcPr>
          <w:p>
            <w:pPr>
              <w:jc w:val="center"/>
              <w:rPr>
                <w:rFonts w:ascii="宋体" w:hAnsi="宋体" w:cs="宋体"/>
                <w:color w:val="auto"/>
                <w:highlight w:val="none"/>
              </w:rPr>
            </w:pPr>
            <w:r>
              <w:rPr>
                <w:rFonts w:hint="eastAsia" w:ascii="宋体" w:hAnsi="宋体" w:cs="宋体"/>
                <w:color w:val="auto"/>
                <w:kern w:val="0"/>
                <w:szCs w:val="21"/>
                <w:highlight w:val="none"/>
              </w:rPr>
              <w:t>yyyyMMdd</w:t>
            </w:r>
          </w:p>
        </w:tc>
        <w:tc>
          <w:tcPr>
            <w:tcW w:w="975"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是</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成交款项</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CHENGJIAKKUANXIANG</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highlight w:val="none"/>
              </w:rPr>
              <w:t>单位：元；包括大写和小写；</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增值率</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ZENGZHIRATE</w:t>
            </w:r>
          </w:p>
        </w:tc>
        <w:tc>
          <w:tcPr>
            <w:tcW w:w="17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N..20,6</w:t>
            </w:r>
          </w:p>
        </w:tc>
        <w:tc>
          <w:tcPr>
            <w:tcW w:w="975"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否</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highlight w:val="none"/>
              </w:rPr>
              <w:t>单位：%；</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竞价保证金</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BZJMONEY</w:t>
            </w:r>
          </w:p>
        </w:tc>
        <w:tc>
          <w:tcPr>
            <w:tcW w:w="1785" w:type="dxa"/>
            <w:vAlign w:val="center"/>
          </w:tcPr>
          <w:p>
            <w:pPr>
              <w:jc w:val="center"/>
              <w:rPr>
                <w:rFonts w:ascii="宋体" w:hAnsi="宋体" w:cs="宋体"/>
                <w:color w:val="auto"/>
                <w:highlight w:val="none"/>
              </w:rPr>
            </w:pPr>
            <w:r>
              <w:rPr>
                <w:rFonts w:hint="eastAsia" w:ascii="宋体" w:hAnsi="宋体" w:cs="宋体"/>
                <w:color w:val="auto"/>
                <w:szCs w:val="21"/>
                <w:highlight w:val="none"/>
              </w:rPr>
              <w:t>N..20,6</w:t>
            </w:r>
          </w:p>
        </w:tc>
        <w:tc>
          <w:tcPr>
            <w:tcW w:w="975" w:type="dxa"/>
            <w:vAlign w:val="center"/>
          </w:tcPr>
          <w:p>
            <w:pPr>
              <w:jc w:val="center"/>
              <w:rPr>
                <w:rFonts w:ascii="宋体" w:hAnsi="宋体" w:cs="宋体"/>
                <w:color w:val="auto"/>
                <w:highlight w:val="none"/>
              </w:rPr>
            </w:pPr>
            <w:r>
              <w:rPr>
                <w:rFonts w:hint="eastAsia" w:ascii="宋体" w:hAnsi="宋体" w:cs="宋体"/>
                <w:color w:val="auto"/>
                <w:kern w:val="0"/>
                <w:highlight w:val="none"/>
              </w:rPr>
              <w:t>是</w:t>
            </w:r>
          </w:p>
        </w:tc>
        <w:tc>
          <w:tcPr>
            <w:tcW w:w="5721" w:type="dxa"/>
            <w:vAlign w:val="center"/>
          </w:tcPr>
          <w:p>
            <w:pPr>
              <w:rPr>
                <w:rFonts w:ascii="宋体" w:hAnsi="宋体" w:cs="宋体"/>
                <w:color w:val="auto"/>
                <w:szCs w:val="21"/>
                <w:highlight w:val="none"/>
                <w:lang w:bidi="en-US"/>
              </w:rPr>
            </w:pPr>
            <w:r>
              <w:rPr>
                <w:rFonts w:hint="eastAsia" w:ascii="宋体" w:hAnsi="宋体" w:cs="宋体"/>
                <w:color w:val="auto"/>
                <w:highlight w:val="none"/>
              </w:rPr>
              <w:t>单位：元；</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价款支付期限</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JKZHIFUQIXIAN</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21" w:type="dxa"/>
            <w:vAlign w:val="center"/>
          </w:tcPr>
          <w:p>
            <w:pPr>
              <w:jc w:val="left"/>
              <w:rPr>
                <w:rFonts w:ascii="宋体" w:hAnsi="宋体" w:cs="宋体"/>
                <w:color w:val="auto"/>
                <w:highlight w:val="none"/>
              </w:rPr>
            </w:pPr>
            <w:r>
              <w:rPr>
                <w:rFonts w:hint="eastAsia" w:ascii="宋体" w:hAnsi="宋体" w:cs="宋体"/>
                <w:color w:val="auto"/>
                <w:szCs w:val="21"/>
                <w:highlight w:val="none"/>
              </w:rPr>
              <w:t>自由文本；</w:t>
            </w:r>
            <w:r>
              <w:rPr>
                <w:rFonts w:hint="eastAsia" w:ascii="宋体" w:hAnsi="宋体" w:cs="宋体"/>
                <w:color w:val="auto"/>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tcBorders>
              <w:top w:val="nil"/>
            </w:tcBorders>
            <w:vAlign w:val="center"/>
          </w:tcPr>
          <w:p>
            <w:pPr>
              <w:jc w:val="center"/>
              <w:rPr>
                <w:rFonts w:ascii="宋体" w:hAnsi="宋体" w:cs="宋体"/>
                <w:color w:val="auto"/>
                <w:highlight w:val="none"/>
              </w:rPr>
            </w:pPr>
            <w:r>
              <w:rPr>
                <w:rFonts w:hint="eastAsia" w:ascii="宋体" w:hAnsi="宋体" w:cs="宋体"/>
                <w:color w:val="auto"/>
                <w:highlight w:val="none"/>
              </w:rPr>
              <w:t>交易价款结算场所</w:t>
            </w:r>
          </w:p>
        </w:tc>
        <w:tc>
          <w:tcPr>
            <w:tcW w:w="3024" w:type="dxa"/>
            <w:tcBorders>
              <w:top w:val="nil"/>
            </w:tcBorders>
            <w:vAlign w:val="center"/>
          </w:tcPr>
          <w:p>
            <w:pPr>
              <w:jc w:val="center"/>
              <w:rPr>
                <w:rFonts w:ascii="宋体" w:hAnsi="宋体" w:cs="宋体"/>
                <w:color w:val="auto"/>
                <w:highlight w:val="none"/>
              </w:rPr>
            </w:pPr>
            <w:r>
              <w:rPr>
                <w:rFonts w:hint="eastAsia" w:ascii="宋体" w:hAnsi="宋体" w:cs="宋体"/>
                <w:color w:val="auto"/>
                <w:highlight w:val="none"/>
              </w:rPr>
              <w:t>TRA_AGENCY_NAME</w:t>
            </w:r>
          </w:p>
        </w:tc>
        <w:tc>
          <w:tcPr>
            <w:tcW w:w="1785" w:type="dxa"/>
            <w:tcBorders>
              <w:top w:val="nil"/>
            </w:tcBorders>
            <w:vAlign w:val="center"/>
          </w:tcPr>
          <w:p>
            <w:pPr>
              <w:jc w:val="center"/>
              <w:rPr>
                <w:rFonts w:ascii="宋体" w:hAnsi="宋体" w:cs="宋体"/>
                <w:color w:val="auto"/>
                <w:highlight w:val="none"/>
              </w:rPr>
            </w:pPr>
            <w:r>
              <w:rPr>
                <w:rFonts w:hint="eastAsia" w:ascii="宋体" w:hAnsi="宋体" w:cs="宋体"/>
                <w:color w:val="auto"/>
                <w:highlight w:val="none"/>
              </w:rPr>
              <w:t>C..200</w:t>
            </w:r>
          </w:p>
        </w:tc>
        <w:tc>
          <w:tcPr>
            <w:tcW w:w="975" w:type="dxa"/>
            <w:tcBorders>
              <w:top w:val="nil"/>
            </w:tcBorders>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21" w:type="dxa"/>
            <w:tcBorders>
              <w:top w:val="nil"/>
            </w:tcBorders>
            <w:vAlign w:val="center"/>
          </w:tcPr>
          <w:p>
            <w:pPr>
              <w:jc w:val="left"/>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通知事项</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TONGZHISHIXIANG</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C..50</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否</w:t>
            </w:r>
          </w:p>
        </w:tc>
        <w:tc>
          <w:tcPr>
            <w:tcW w:w="5721" w:type="dxa"/>
            <w:vAlign w:val="center"/>
          </w:tcPr>
          <w:p>
            <w:pPr>
              <w:jc w:val="left"/>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highlight w:val="none"/>
                <w:lang w:eastAsia="zh-CN"/>
              </w:rPr>
              <w:t>；</w:t>
            </w:r>
            <w:r>
              <w:rPr>
                <w:rFonts w:hint="eastAsia" w:ascii="宋体" w:hAnsi="宋体" w:cs="宋体"/>
                <w:color w:val="auto"/>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szCs w:val="21"/>
                <w:highlight w:val="none"/>
              </w:rPr>
            </w:pPr>
            <w:bookmarkStart w:id="1096" w:name="_Toc31596"/>
            <w:bookmarkStart w:id="1097" w:name="_Toc113"/>
            <w:bookmarkStart w:id="1098" w:name="_Toc24273"/>
            <w:bookmarkStart w:id="1099" w:name="_Toc17291_WPSOffice_Level3"/>
            <w:r>
              <w:rPr>
                <w:rFonts w:hint="eastAsia" w:ascii="宋体" w:hAnsi="宋体" w:cs="宋体"/>
                <w:color w:val="auto"/>
                <w:szCs w:val="21"/>
                <w:highlight w:val="none"/>
              </w:rPr>
              <w:t>来源交易系统</w:t>
            </w:r>
          </w:p>
        </w:tc>
        <w:tc>
          <w:tcPr>
            <w:tcW w:w="302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21"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58"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24"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21" w:type="dxa"/>
            <w:vAlign w:val="center"/>
          </w:tcPr>
          <w:p>
            <w:pPr>
              <w:jc w:val="left"/>
              <w:rPr>
                <w:rFonts w:ascii="宋体" w:hAnsi="宋体" w:cs="宋体"/>
                <w:color w:val="auto"/>
                <w:highlight w:val="none"/>
              </w:rPr>
            </w:pPr>
            <w:r>
              <w:rPr>
                <w:rFonts w:hint="eastAsia" w:ascii="宋体" w:hAnsi="宋体" w:cs="宋体"/>
                <w:color w:val="auto"/>
                <w:highlight w:val="none"/>
              </w:rPr>
              <w:t>采用组合码，编码长度为14位数时间戳；</w:t>
            </w:r>
            <w:r>
              <w:rPr>
                <w:rFonts w:hint="eastAsia" w:ascii="宋体" w:hAnsi="宋体" w:cs="宋体"/>
                <w:color w:val="auto"/>
                <w:szCs w:val="21"/>
                <w:highlight w:val="none"/>
              </w:rPr>
              <w:t>国家2.0数据规范</w:t>
            </w:r>
          </w:p>
        </w:tc>
      </w:tr>
      <w:bookmarkEnd w:id="1096"/>
      <w:bookmarkEnd w:id="1097"/>
      <w:bookmarkEnd w:id="1098"/>
      <w:bookmarkEnd w:id="1099"/>
    </w:tbl>
    <w:p>
      <w:pPr>
        <w:pStyle w:val="4"/>
        <w:numPr>
          <w:ilvl w:val="0"/>
          <w:numId w:val="0"/>
        </w:numPr>
        <w:spacing w:line="240" w:lineRule="auto"/>
        <w:rPr>
          <w:rFonts w:ascii="宋体" w:hAnsi="宋体" w:cs="宋体"/>
          <w:color w:val="auto"/>
          <w:highlight w:val="none"/>
        </w:rPr>
      </w:pPr>
      <w:bookmarkStart w:id="1100" w:name="_Toc15734_WPSOffice_Level3"/>
      <w:bookmarkStart w:id="1101" w:name="_Toc31105"/>
      <w:bookmarkStart w:id="1102" w:name="_Toc29953"/>
      <w:bookmarkStart w:id="1103" w:name="_Toc31966"/>
      <w:r>
        <w:rPr>
          <w:rFonts w:hint="eastAsia" w:ascii="宋体" w:hAnsi="宋体" w:cs="宋体"/>
          <w:color w:val="auto"/>
          <w:highlight w:val="none"/>
        </w:rPr>
        <w:t>5.4.4 交易确认书</w:t>
      </w:r>
      <w:bookmarkEnd w:id="1100"/>
      <w:bookmarkEnd w:id="1101"/>
      <w:bookmarkEnd w:id="1102"/>
      <w:bookmarkEnd w:id="1103"/>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78"/>
        <w:gridCol w:w="3001"/>
        <w:gridCol w:w="1785"/>
        <w:gridCol w:w="989"/>
        <w:gridCol w:w="571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blHeader/>
          <w:jc w:val="center"/>
        </w:trPr>
        <w:tc>
          <w:tcPr>
            <w:tcW w:w="2678"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300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78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89"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1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kern w:val="0"/>
                <w:highlight w:val="none"/>
              </w:rPr>
            </w:pPr>
            <w:r>
              <w:rPr>
                <w:rFonts w:hint="eastAsia" w:ascii="宋体" w:hAnsi="宋体" w:cs="宋体"/>
                <w:color w:val="auto"/>
                <w:kern w:val="0"/>
                <w:highlight w:val="none"/>
              </w:rPr>
              <w:t>项目编号</w:t>
            </w:r>
          </w:p>
        </w:tc>
        <w:tc>
          <w:tcPr>
            <w:tcW w:w="3001" w:type="dxa"/>
            <w:vAlign w:val="center"/>
          </w:tcPr>
          <w:p>
            <w:pPr>
              <w:widowControl/>
              <w:jc w:val="center"/>
              <w:rPr>
                <w:rFonts w:ascii="宋体" w:hAnsi="宋体" w:cs="宋体"/>
                <w:color w:val="auto"/>
                <w:kern w:val="0"/>
                <w:highlight w:val="none"/>
              </w:rPr>
            </w:pPr>
            <w:r>
              <w:rPr>
                <w:rFonts w:hint="eastAsia" w:ascii="宋体" w:hAnsi="宋体" w:cs="宋体"/>
                <w:color w:val="auto"/>
                <w:highlight w:val="none"/>
              </w:rPr>
              <w:t>PROJECT_CODE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highlight w:val="none"/>
              </w:rPr>
              <w:t>自由文本；一个项目可能会包括多个标的；</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统一交易标识码</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UNIFIED_DEAL_CODE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highlight w:val="none"/>
              </w:rPr>
              <w:t>C..40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kern w:val="0"/>
                <w:highlight w:val="none"/>
              </w:rPr>
              <w:t>参考</w:t>
            </w:r>
            <w:r>
              <w:rPr>
                <w:rFonts w:hint="eastAsia" w:ascii="宋体" w:hAnsi="宋体" w:cs="宋体"/>
                <w:color w:val="auto"/>
                <w:szCs w:val="21"/>
                <w:highlight w:val="none"/>
                <w:lang w:bidi="en-US"/>
              </w:rPr>
              <w:t>附录B</w:t>
            </w:r>
            <w:r>
              <w:rPr>
                <w:rFonts w:hint="eastAsia" w:ascii="宋体" w:hAnsi="宋体" w:cs="宋体"/>
                <w:color w:val="auto"/>
                <w:szCs w:val="21"/>
                <w:highlight w:val="none"/>
                <w:lang w:val="en-US" w:eastAsia="zh-CN" w:bidi="en-US"/>
              </w:rPr>
              <w:t xml:space="preserve"> </w:t>
            </w:r>
            <w:r>
              <w:rPr>
                <w:rFonts w:hint="eastAsia" w:ascii="宋体" w:hAnsi="宋体" w:cs="宋体"/>
                <w:color w:val="auto"/>
                <w:szCs w:val="21"/>
                <w:highlight w:val="none"/>
                <w:lang w:bidi="en-US"/>
              </w:rPr>
              <w:t>3</w:t>
            </w:r>
            <w:r>
              <w:rPr>
                <w:rFonts w:hint="eastAsia" w:ascii="宋体" w:hAnsi="宋体" w:cs="宋体"/>
                <w:color w:val="auto"/>
                <w:kern w:val="0"/>
                <w:highlight w:val="none"/>
                <w:lang w:eastAsia="zh-CN"/>
              </w:rPr>
              <w:t>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国标2.0数据规范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发证单位中文</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FAZHENGDANWEINAME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rPr>
              <w:t>发证单位英文</w:t>
            </w:r>
          </w:p>
        </w:tc>
        <w:tc>
          <w:tcPr>
            <w:tcW w:w="3001" w:type="dxa"/>
            <w:vAlign w:val="center"/>
          </w:tcPr>
          <w:p>
            <w:pPr>
              <w:jc w:val="center"/>
              <w:rPr>
                <w:rFonts w:ascii="宋体" w:hAnsi="宋体" w:cs="宋体"/>
                <w:color w:val="auto"/>
                <w:kern w:val="0"/>
                <w:szCs w:val="21"/>
                <w:highlight w:val="none"/>
              </w:rPr>
            </w:pPr>
            <w:r>
              <w:rPr>
                <w:rFonts w:hint="eastAsia" w:ascii="宋体" w:hAnsi="宋体" w:cs="宋体"/>
                <w:color w:val="auto"/>
                <w:szCs w:val="21"/>
                <w:highlight w:val="none"/>
                <w:lang w:bidi="en-US"/>
              </w:rPr>
              <w:t>FAZHENGDANWEINAMEYW</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发证时间</w:t>
            </w:r>
          </w:p>
        </w:tc>
        <w:tc>
          <w:tcPr>
            <w:tcW w:w="3001"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FAZHENGDATE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出让方</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转让方名称</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CHURANGFANGNAME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出让方</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转让方住所</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CHURANGFANGADDRESS</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否</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出让方</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转让方法定代表人</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CHURANGFANGFAREN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出让方</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转让方注册资本</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CHURNAGZIBEN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N20,6</w:t>
            </w:r>
          </w:p>
        </w:tc>
        <w:tc>
          <w:tcPr>
            <w:tcW w:w="989"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出让方</w:t>
            </w:r>
            <w:r>
              <w:rPr>
                <w:rFonts w:hint="eastAsia" w:ascii="宋体" w:hAnsi="宋体" w:cs="宋体"/>
                <w:color w:val="auto"/>
                <w:szCs w:val="21"/>
                <w:highlight w:val="none"/>
                <w:lang w:val="en-US" w:eastAsia="zh-CN"/>
              </w:rPr>
              <w:t>/</w:t>
            </w:r>
            <w:r>
              <w:rPr>
                <w:rFonts w:hint="eastAsia" w:ascii="宋体" w:hAnsi="宋体" w:cs="宋体"/>
                <w:color w:val="auto"/>
                <w:szCs w:val="21"/>
                <w:highlight w:val="none"/>
              </w:rPr>
              <w:t>转让方审批文件</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CHURNGFANGWENJIAN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受让方名称</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SHOURNGFANGDANWEINAME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受让方住所</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SHOURNGFANGADRESS</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受让方法定代表人</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SHOURANGFANGFAREN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受让方注册资本</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SHOURANGFANGZIBEN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受让方审批文件或董事会决议</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SHOURANGFANGYIJIAN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widowControl/>
              <w:rPr>
                <w:rFonts w:ascii="宋体" w:hAnsi="宋体" w:cs="宋体"/>
                <w:color w:val="auto"/>
                <w:kern w:val="0"/>
                <w:szCs w:val="21"/>
                <w:highlight w:val="none"/>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标的企业名称</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BIAODIYEDANWEINAME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标的企业住所</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BIAODIYEADRESS</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标的企业法定代表人</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BIAODIYEFAREN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标的企业身份证号</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BIAODIYESHENGFENNO</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标的企业注册资本</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BIAODIZIBEN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统一社会信用代码</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BIAODIORGNUM</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rPr>
                <w:rFonts w:ascii="宋体" w:hAnsi="宋体" w:cs="宋体"/>
                <w:color w:val="auto"/>
                <w:szCs w:val="21"/>
                <w:highlight w:val="none"/>
                <w:lang w:bidi="en-US"/>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核准或备案文件</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BIAODIHZWENJIAN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widowControl/>
              <w:jc w:val="left"/>
              <w:rPr>
                <w:rFonts w:ascii="宋体" w:hAnsi="宋体" w:cs="宋体"/>
                <w:color w:val="auto"/>
                <w:kern w:val="0"/>
                <w:szCs w:val="21"/>
                <w:highlight w:val="none"/>
              </w:rPr>
            </w:pPr>
            <w:r>
              <w:rPr>
                <w:rFonts w:hint="eastAsia" w:ascii="宋体" w:hAnsi="宋体" w:cs="宋体"/>
                <w:color w:val="auto"/>
                <w:szCs w:val="21"/>
                <w:highlight w:val="none"/>
              </w:rPr>
              <w:t>自由文本；</w:t>
            </w: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资产总额</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BIAODIZICHAN</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负债总额</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BIAODIFUZHAI</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净资产</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BIAODIJZC</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单位：万元；业务需要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 xml:space="preserve"> BIAODI</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公告开始日期</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GONGGAOSTARTDATE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公告结束日期</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GONGGAOSENDDATE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交易方式</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JIAOYITYPE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交易价格</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JIAOYIPRICE</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产权交易条件及内容</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JIAOYINEIRONG</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C..200</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备注</w:t>
            </w:r>
          </w:p>
        </w:tc>
        <w:tc>
          <w:tcPr>
            <w:tcW w:w="3001"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BEIZHU</w:t>
            </w:r>
          </w:p>
        </w:tc>
        <w:tc>
          <w:tcPr>
            <w:tcW w:w="178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w:t>
            </w:r>
          </w:p>
        </w:tc>
        <w:tc>
          <w:tcPr>
            <w:tcW w:w="989" w:type="dxa"/>
            <w:vAlign w:val="center"/>
          </w:tcPr>
          <w:p>
            <w:pPr>
              <w:ind w:firstLine="210" w:firstLineChars="100"/>
              <w:rPr>
                <w:rFonts w:ascii="宋体" w:hAnsi="宋体" w:cs="宋体"/>
                <w:color w:val="auto"/>
                <w:szCs w:val="21"/>
                <w:highlight w:val="none"/>
              </w:rPr>
            </w:pPr>
            <w:r>
              <w:rPr>
                <w:rFonts w:hint="eastAsia" w:ascii="宋体" w:hAnsi="宋体" w:cs="宋体"/>
                <w:color w:val="auto"/>
                <w:szCs w:val="21"/>
                <w:highlight w:val="none"/>
              </w:rPr>
              <w:t>否</w:t>
            </w:r>
          </w:p>
        </w:tc>
        <w:tc>
          <w:tcPr>
            <w:tcW w:w="571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szCs w:val="21"/>
                <w:highlight w:val="none"/>
              </w:rPr>
            </w:pPr>
            <w:bookmarkStart w:id="1104" w:name="_Toc17472"/>
            <w:bookmarkStart w:id="1105" w:name="_Toc2432"/>
            <w:bookmarkStart w:id="1106" w:name="_Toc5026"/>
            <w:bookmarkStart w:id="1107" w:name="_Toc6106_WPSOffice_Level3"/>
            <w:r>
              <w:rPr>
                <w:rFonts w:hint="eastAsia" w:ascii="宋体" w:hAnsi="宋体" w:cs="宋体"/>
                <w:color w:val="auto"/>
                <w:szCs w:val="21"/>
                <w:highlight w:val="none"/>
              </w:rPr>
              <w:t>来源交易系统</w:t>
            </w:r>
          </w:p>
        </w:tc>
        <w:tc>
          <w:tcPr>
            <w:tcW w:w="300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78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8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78"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3001"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785"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89"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10" w:type="dxa"/>
            <w:vAlign w:val="center"/>
          </w:tcPr>
          <w:p>
            <w:pPr>
              <w:jc w:val="left"/>
              <w:rPr>
                <w:rFonts w:ascii="宋体" w:hAnsi="宋体" w:cs="宋体"/>
                <w:color w:val="auto"/>
                <w:highlight w:val="none"/>
              </w:rPr>
            </w:pPr>
            <w:r>
              <w:rPr>
                <w:rFonts w:hint="eastAsia" w:ascii="宋体" w:hAnsi="宋体" w:cs="宋体"/>
                <w:color w:val="auto"/>
                <w:highlight w:val="none"/>
              </w:rPr>
              <w:t>采用组合码，编码长度为14位数时间戳；</w:t>
            </w:r>
            <w:r>
              <w:rPr>
                <w:rFonts w:hint="eastAsia" w:ascii="宋体" w:hAnsi="宋体" w:cs="宋体"/>
                <w:color w:val="auto"/>
                <w:szCs w:val="21"/>
                <w:highlight w:val="none"/>
              </w:rPr>
              <w:t>国家2.0数据规范</w:t>
            </w:r>
          </w:p>
        </w:tc>
      </w:tr>
    </w:tbl>
    <w:p>
      <w:pPr>
        <w:pStyle w:val="4"/>
        <w:numPr>
          <w:ilvl w:val="0"/>
          <w:numId w:val="0"/>
        </w:numPr>
        <w:spacing w:line="240" w:lineRule="auto"/>
        <w:rPr>
          <w:rFonts w:ascii="宋体" w:hAnsi="宋体" w:cs="宋体"/>
          <w:color w:val="auto"/>
          <w:highlight w:val="none"/>
        </w:rPr>
      </w:pPr>
      <w:r>
        <w:rPr>
          <w:rFonts w:hint="eastAsia" w:ascii="宋体" w:hAnsi="宋体" w:cs="宋体"/>
          <w:color w:val="auto"/>
          <w:highlight w:val="none"/>
        </w:rPr>
        <w:t>5.4.5 成交公告</w:t>
      </w:r>
      <w:bookmarkEnd w:id="1104"/>
      <w:bookmarkEnd w:id="1105"/>
      <w:bookmarkEnd w:id="1106"/>
      <w:bookmarkEnd w:id="1107"/>
    </w:p>
    <w:tbl>
      <w:tblPr>
        <w:tblStyle w:val="13"/>
        <w:tblW w:w="141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66"/>
        <w:gridCol w:w="2990"/>
        <w:gridCol w:w="1811"/>
        <w:gridCol w:w="867"/>
        <w:gridCol w:w="582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jc w:val="center"/>
        </w:trPr>
        <w:tc>
          <w:tcPr>
            <w:tcW w:w="2666"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299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11"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867"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829"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highlight w:val="none"/>
              </w:rPr>
            </w:pPr>
            <w:r>
              <w:rPr>
                <w:rFonts w:hint="eastAsia" w:ascii="宋体" w:hAnsi="宋体" w:cs="宋体"/>
                <w:color w:val="auto"/>
                <w:highlight w:val="none"/>
              </w:rPr>
              <w:t>项目名称</w:t>
            </w:r>
          </w:p>
        </w:tc>
        <w:tc>
          <w:tcPr>
            <w:tcW w:w="2990" w:type="dxa"/>
            <w:vAlign w:val="center"/>
          </w:tcPr>
          <w:p>
            <w:pPr>
              <w:jc w:val="center"/>
              <w:rPr>
                <w:rFonts w:ascii="宋体" w:hAnsi="宋体" w:cs="宋体"/>
                <w:color w:val="auto"/>
                <w:highlight w:val="none"/>
              </w:rPr>
            </w:pPr>
            <w:r>
              <w:rPr>
                <w:rFonts w:hint="eastAsia" w:ascii="宋体" w:hAnsi="宋体" w:cs="宋体"/>
                <w:color w:val="auto"/>
                <w:highlight w:val="none"/>
              </w:rPr>
              <w:t>PROJECT_NAME</w:t>
            </w:r>
          </w:p>
        </w:tc>
        <w:tc>
          <w:tcPr>
            <w:tcW w:w="1811" w:type="dxa"/>
            <w:vAlign w:val="center"/>
          </w:tcPr>
          <w:p>
            <w:pPr>
              <w:widowControl/>
              <w:jc w:val="center"/>
              <w:rPr>
                <w:rFonts w:hint="default" w:ascii="宋体" w:hAnsi="宋体" w:eastAsia="宋体" w:cs="宋体"/>
                <w:color w:val="auto"/>
                <w:kern w:val="0"/>
                <w:highlight w:val="none"/>
                <w:lang w:val="en-US" w:eastAsia="zh-CN"/>
              </w:rPr>
            </w:pPr>
            <w:r>
              <w:rPr>
                <w:rFonts w:hint="eastAsia" w:ascii="宋体" w:hAnsi="宋体" w:cs="宋体"/>
                <w:color w:val="auto"/>
                <w:kern w:val="0"/>
                <w:highlight w:val="none"/>
              </w:rPr>
              <w:t>C..</w:t>
            </w:r>
            <w:r>
              <w:rPr>
                <w:rFonts w:hint="eastAsia" w:ascii="宋体" w:hAnsi="宋体" w:cs="宋体"/>
                <w:color w:val="auto"/>
                <w:kern w:val="0"/>
                <w:highlight w:val="none"/>
                <w:lang w:val="en-US" w:eastAsia="zh-CN"/>
              </w:rPr>
              <w:t>50</w:t>
            </w:r>
          </w:p>
        </w:tc>
        <w:tc>
          <w:tcPr>
            <w:tcW w:w="867"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82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highlight w:val="none"/>
              </w:rPr>
            </w:pPr>
            <w:r>
              <w:rPr>
                <w:rFonts w:hint="eastAsia" w:ascii="宋体" w:hAnsi="宋体" w:cs="宋体"/>
                <w:color w:val="auto"/>
                <w:highlight w:val="none"/>
              </w:rPr>
              <w:t>项目编号</w:t>
            </w:r>
          </w:p>
        </w:tc>
        <w:tc>
          <w:tcPr>
            <w:tcW w:w="2990" w:type="dxa"/>
            <w:vAlign w:val="center"/>
          </w:tcPr>
          <w:p>
            <w:pPr>
              <w:jc w:val="center"/>
              <w:rPr>
                <w:rFonts w:ascii="宋体" w:hAnsi="宋体" w:cs="宋体"/>
                <w:color w:val="auto"/>
                <w:highlight w:val="none"/>
              </w:rPr>
            </w:pPr>
            <w:r>
              <w:rPr>
                <w:rFonts w:hint="eastAsia" w:ascii="宋体" w:hAnsi="宋体" w:cs="宋体"/>
                <w:color w:val="auto"/>
                <w:highlight w:val="none"/>
              </w:rPr>
              <w:t>PROJECT_CODE</w:t>
            </w:r>
          </w:p>
        </w:tc>
        <w:tc>
          <w:tcPr>
            <w:tcW w:w="1811" w:type="dxa"/>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C..20</w:t>
            </w:r>
          </w:p>
        </w:tc>
        <w:tc>
          <w:tcPr>
            <w:tcW w:w="867"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829" w:type="dxa"/>
            <w:vAlign w:val="center"/>
          </w:tcPr>
          <w:p>
            <w:pPr>
              <w:jc w:val="left"/>
              <w:rPr>
                <w:rFonts w:ascii="宋体" w:hAnsi="宋体" w:cs="宋体"/>
                <w:color w:val="auto"/>
                <w:szCs w:val="21"/>
                <w:highlight w:val="none"/>
              </w:rPr>
            </w:pPr>
            <w:r>
              <w:rPr>
                <w:rFonts w:hint="eastAsia" w:ascii="宋体" w:hAnsi="宋体" w:cs="宋体"/>
                <w:color w:val="auto"/>
                <w:highlight w:val="none"/>
              </w:rPr>
              <w:t>一个项目可能会包括多个标的 ；</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统一交易标识码</w:t>
            </w:r>
          </w:p>
        </w:tc>
        <w:tc>
          <w:tcPr>
            <w:tcW w:w="2990" w:type="dxa"/>
            <w:vAlign w:val="center"/>
          </w:tcPr>
          <w:p>
            <w:pPr>
              <w:jc w:val="center"/>
              <w:rPr>
                <w:rFonts w:ascii="宋体" w:hAnsi="宋体" w:cs="宋体"/>
                <w:color w:val="auto"/>
                <w:szCs w:val="21"/>
                <w:highlight w:val="none"/>
                <w:lang w:bidi="en-US"/>
              </w:rPr>
            </w:pPr>
            <w:r>
              <w:rPr>
                <w:rFonts w:hint="eastAsia" w:ascii="宋体" w:hAnsi="宋体" w:cs="宋体"/>
                <w:color w:val="auto"/>
                <w:kern w:val="0"/>
                <w:highlight w:val="none"/>
              </w:rPr>
              <w:t>UNIFIED_DEAL_CODE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highlight w:val="none"/>
              </w:rPr>
              <w:t>C40</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kern w:val="0"/>
                <w:highlight w:val="none"/>
              </w:rPr>
              <w:t>是</w:t>
            </w:r>
          </w:p>
        </w:tc>
        <w:tc>
          <w:tcPr>
            <w:tcW w:w="5829" w:type="dxa"/>
            <w:vAlign w:val="center"/>
          </w:tcPr>
          <w:p>
            <w:pPr>
              <w:jc w:val="left"/>
              <w:rPr>
                <w:rFonts w:ascii="宋体" w:hAnsi="宋体" w:cs="宋体"/>
                <w:color w:val="auto"/>
                <w:szCs w:val="21"/>
                <w:highlight w:val="none"/>
              </w:rPr>
            </w:pPr>
            <w:r>
              <w:rPr>
                <w:rFonts w:hint="eastAsia" w:ascii="宋体" w:hAnsi="宋体" w:cs="宋体"/>
                <w:color w:val="auto"/>
                <w:highlight w:val="none"/>
              </w:rPr>
              <w:t>参考</w:t>
            </w:r>
            <w:r>
              <w:rPr>
                <w:rFonts w:hint="eastAsia" w:ascii="宋体" w:hAnsi="宋体" w:cs="宋体"/>
                <w:color w:val="auto"/>
                <w:szCs w:val="21"/>
                <w:highlight w:val="none"/>
                <w:lang w:bidi="en-US"/>
              </w:rPr>
              <w:t>附录B</w:t>
            </w:r>
            <w:r>
              <w:rPr>
                <w:rFonts w:hint="eastAsia" w:ascii="宋体" w:hAnsi="宋体" w:cs="宋体"/>
                <w:color w:val="auto"/>
                <w:highlight w:val="none"/>
                <w:lang w:eastAsia="zh-CN"/>
              </w:rPr>
              <w:t>统一交易标识码编码规则</w:t>
            </w:r>
            <w:r>
              <w:rPr>
                <w:rFonts w:hint="eastAsia" w:ascii="宋体" w:hAnsi="宋体" w:cs="宋体"/>
                <w:color w:val="auto"/>
                <w:highlight w:val="none"/>
              </w:rPr>
              <w:t>说；</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标的编号</w:t>
            </w:r>
          </w:p>
        </w:tc>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BID_CODE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C..20</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2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标的名称</w:t>
            </w:r>
          </w:p>
        </w:tc>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BID_NAME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C..300</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否</w:t>
            </w:r>
          </w:p>
        </w:tc>
        <w:tc>
          <w:tcPr>
            <w:tcW w:w="582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有标段时为必填，每个标端对应该表的一条记录；自由文本；国家2.0数据规范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highlight w:val="none"/>
              </w:rPr>
            </w:pPr>
            <w:r>
              <w:rPr>
                <w:rFonts w:hint="eastAsia" w:ascii="宋体" w:hAnsi="宋体" w:cs="宋体"/>
                <w:color w:val="auto"/>
                <w:highlight w:val="none"/>
              </w:rPr>
              <w:t>在交易机构网站进行挂牌信息披露的链接</w:t>
            </w:r>
          </w:p>
        </w:tc>
        <w:tc>
          <w:tcPr>
            <w:tcW w:w="2990" w:type="dxa"/>
            <w:vAlign w:val="center"/>
          </w:tcPr>
          <w:p>
            <w:pPr>
              <w:jc w:val="center"/>
              <w:rPr>
                <w:rFonts w:ascii="宋体" w:hAnsi="宋体" w:cs="宋体"/>
                <w:color w:val="auto"/>
                <w:highlight w:val="none"/>
              </w:rPr>
            </w:pPr>
            <w:r>
              <w:rPr>
                <w:rFonts w:hint="eastAsia" w:ascii="宋体" w:hAnsi="宋体" w:cs="宋体"/>
                <w:color w:val="auto"/>
                <w:highlight w:val="none"/>
              </w:rPr>
              <w:t>PROJECT_URL</w:t>
            </w:r>
          </w:p>
        </w:tc>
        <w:tc>
          <w:tcPr>
            <w:tcW w:w="1811" w:type="dxa"/>
            <w:vAlign w:val="center"/>
          </w:tcPr>
          <w:p>
            <w:pPr>
              <w:jc w:val="center"/>
              <w:rPr>
                <w:rFonts w:ascii="宋体" w:hAnsi="宋体" w:cs="宋体"/>
                <w:color w:val="auto"/>
                <w:highlight w:val="none"/>
              </w:rPr>
            </w:pPr>
            <w:r>
              <w:rPr>
                <w:rFonts w:hint="eastAsia" w:ascii="宋体" w:hAnsi="宋体" w:cs="宋体"/>
                <w:color w:val="auto"/>
                <w:highlight w:val="none"/>
              </w:rPr>
              <w:t>C..200</w:t>
            </w:r>
          </w:p>
        </w:tc>
        <w:tc>
          <w:tcPr>
            <w:tcW w:w="867"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82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299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WIN_NOTICE_NAME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C..500</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是</w:t>
            </w:r>
          </w:p>
        </w:tc>
        <w:tc>
          <w:tcPr>
            <w:tcW w:w="5829" w:type="dxa"/>
            <w:vAlign w:val="center"/>
          </w:tcPr>
          <w:p>
            <w:pPr>
              <w:jc w:val="left"/>
              <w:rPr>
                <w:rFonts w:ascii="宋体" w:hAnsi="宋体" w:cs="宋体"/>
                <w:color w:val="auto"/>
                <w:szCs w:val="21"/>
                <w:highlight w:val="none"/>
              </w:rPr>
            </w:pPr>
            <w:r>
              <w:rPr>
                <w:rFonts w:hint="eastAsia" w:ascii="宋体" w:hAnsi="宋体" w:cs="宋体"/>
                <w:color w:val="auto"/>
                <w:szCs w:val="21"/>
                <w:highlight w:val="none"/>
              </w:rPr>
              <w:t>自由文本；业务需要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公告发布开始时间</w:t>
            </w:r>
          </w:p>
        </w:tc>
        <w:tc>
          <w:tcPr>
            <w:tcW w:w="299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WIN_NOTICE_START_DATE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是</w:t>
            </w:r>
          </w:p>
        </w:tc>
        <w:tc>
          <w:tcPr>
            <w:tcW w:w="5829"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公告发布结束时间</w:t>
            </w:r>
          </w:p>
        </w:tc>
        <w:tc>
          <w:tcPr>
            <w:tcW w:w="299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WEN_NOTICE_END_DATE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lang w:bidi="en-US"/>
              </w:rPr>
              <w:t>是</w:t>
            </w:r>
          </w:p>
        </w:tc>
        <w:tc>
          <w:tcPr>
            <w:tcW w:w="5829"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bookmarkStart w:id="1108" w:name="_Toc23537"/>
            <w:bookmarkStart w:id="1109" w:name="_Hlk77240220"/>
            <w:bookmarkStart w:id="1110" w:name="_Toc6131"/>
            <w:r>
              <w:rPr>
                <w:rFonts w:hint="eastAsia" w:ascii="宋体" w:hAnsi="宋体" w:cs="宋体"/>
                <w:color w:val="auto"/>
                <w:szCs w:val="21"/>
                <w:highlight w:val="none"/>
              </w:rPr>
              <w:t>交易方式</w:t>
            </w:r>
          </w:p>
        </w:tc>
        <w:tc>
          <w:tcPr>
            <w:tcW w:w="299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JIOAYIFANGSHI</w:t>
            </w:r>
          </w:p>
        </w:tc>
        <w:tc>
          <w:tcPr>
            <w:tcW w:w="1811" w:type="dxa"/>
            <w:vAlign w:val="center"/>
          </w:tcPr>
          <w:p>
            <w:pPr>
              <w:widowControl/>
              <w:jc w:val="center"/>
              <w:rPr>
                <w:rFonts w:hint="eastAsia" w:ascii="宋体" w:hAnsi="宋体" w:eastAsia="宋体" w:cs="宋体"/>
                <w:color w:val="auto"/>
                <w:kern w:val="0"/>
                <w:szCs w:val="21"/>
                <w:highlight w:val="none"/>
                <w:lang w:eastAsia="zh-CN"/>
              </w:rPr>
            </w:pPr>
            <w:r>
              <w:rPr>
                <w:rFonts w:hint="eastAsia" w:ascii="宋体" w:hAnsi="宋体" w:cs="宋体"/>
                <w:color w:val="auto"/>
                <w:kern w:val="0"/>
                <w:szCs w:val="21"/>
                <w:highlight w:val="none"/>
              </w:rPr>
              <w:t>C</w:t>
            </w:r>
            <w:r>
              <w:rPr>
                <w:rFonts w:hint="eastAsia" w:ascii="宋体" w:hAnsi="宋体" w:cs="宋体"/>
                <w:color w:val="auto"/>
                <w:kern w:val="0"/>
                <w:szCs w:val="21"/>
                <w:highlight w:val="none"/>
                <w:lang w:val="en-US" w:eastAsia="zh-CN"/>
              </w:rPr>
              <w:t>1</w:t>
            </w:r>
          </w:p>
        </w:tc>
        <w:tc>
          <w:tcPr>
            <w:tcW w:w="86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否</w:t>
            </w:r>
          </w:p>
        </w:tc>
        <w:tc>
          <w:tcPr>
            <w:tcW w:w="5829"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val="en-US" w:eastAsia="zh-CN"/>
              </w:rPr>
              <w:t>参考5.4.2交易方式；</w:t>
            </w: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挂牌价</w:t>
            </w:r>
          </w:p>
        </w:tc>
        <w:tc>
          <w:tcPr>
            <w:tcW w:w="299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GUAPAIPRICE</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6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否</w:t>
            </w:r>
          </w:p>
        </w:tc>
        <w:tc>
          <w:tcPr>
            <w:tcW w:w="5829"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评估价</w:t>
            </w:r>
          </w:p>
        </w:tc>
        <w:tc>
          <w:tcPr>
            <w:tcW w:w="2990"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lang w:bidi="en-US"/>
              </w:rPr>
              <w:t>PINGGUJIA</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N..20,2</w:t>
            </w:r>
          </w:p>
        </w:tc>
        <w:tc>
          <w:tcPr>
            <w:tcW w:w="867" w:type="dxa"/>
            <w:vAlign w:val="center"/>
          </w:tcPr>
          <w:p>
            <w:pPr>
              <w:jc w:val="center"/>
              <w:rPr>
                <w:rFonts w:ascii="宋体" w:hAnsi="宋体" w:cs="宋体"/>
                <w:color w:val="auto"/>
                <w:szCs w:val="21"/>
                <w:highlight w:val="none"/>
                <w:lang w:bidi="en-US"/>
              </w:rPr>
            </w:pPr>
            <w:r>
              <w:rPr>
                <w:rFonts w:hint="eastAsia" w:ascii="宋体" w:hAnsi="宋体" w:cs="宋体"/>
                <w:color w:val="auto"/>
                <w:szCs w:val="21"/>
                <w:highlight w:val="none"/>
              </w:rPr>
              <w:t>否</w:t>
            </w:r>
          </w:p>
        </w:tc>
        <w:tc>
          <w:tcPr>
            <w:tcW w:w="5829"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lang w:bidi="en-US"/>
              </w:rPr>
              <w:t>单位：元；业务需要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2990"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811"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9" w:type="dxa"/>
            <w:vAlign w:val="center"/>
          </w:tcPr>
          <w:p>
            <w:pPr>
              <w:jc w:val="left"/>
              <w:rPr>
                <w:rFonts w:ascii="宋体" w:hAnsi="宋体" w:cs="宋体"/>
                <w:color w:val="auto"/>
                <w:szCs w:val="21"/>
                <w:highlight w:val="none"/>
                <w:lang w:bidi="en-US"/>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来源交易系统</w:t>
            </w:r>
          </w:p>
        </w:tc>
        <w:tc>
          <w:tcPr>
            <w:tcW w:w="299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1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867"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829"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666"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2990"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811"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867"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829"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bookmarkEnd w:id="1108"/>
      <w:bookmarkEnd w:id="1109"/>
      <w:bookmarkEnd w:id="1110"/>
    </w:tbl>
    <w:p>
      <w:pPr>
        <w:pStyle w:val="3"/>
        <w:numPr>
          <w:ilvl w:val="0"/>
          <w:numId w:val="0"/>
        </w:numPr>
        <w:spacing w:line="240" w:lineRule="auto"/>
        <w:rPr>
          <w:rFonts w:ascii="宋体" w:hAnsi="宋体" w:cs="宋体"/>
          <w:color w:val="auto"/>
          <w:highlight w:val="none"/>
        </w:rPr>
      </w:pPr>
      <w:bookmarkStart w:id="1111" w:name="_Toc23254_WPSOffice_Level2"/>
      <w:bookmarkStart w:id="1112" w:name="_Toc1361_WPSOffice_Level2"/>
      <w:bookmarkStart w:id="1113" w:name="_Toc237"/>
      <w:bookmarkStart w:id="1114" w:name="_Toc26454"/>
      <w:bookmarkStart w:id="1115" w:name="_Toc3224"/>
      <w:bookmarkStart w:id="1116" w:name="_Toc25919"/>
      <w:r>
        <w:rPr>
          <w:rFonts w:hint="eastAsia" w:ascii="宋体" w:hAnsi="宋体" w:cs="宋体"/>
          <w:color w:val="auto"/>
          <w:highlight w:val="none"/>
        </w:rPr>
        <w:t>5.5 特殊情况</w:t>
      </w:r>
      <w:bookmarkEnd w:id="1111"/>
      <w:bookmarkEnd w:id="1112"/>
      <w:bookmarkEnd w:id="1113"/>
      <w:bookmarkEnd w:id="1114"/>
      <w:bookmarkEnd w:id="1115"/>
      <w:bookmarkEnd w:id="1116"/>
    </w:p>
    <w:p>
      <w:pPr>
        <w:pStyle w:val="4"/>
        <w:numPr>
          <w:ilvl w:val="0"/>
          <w:numId w:val="0"/>
        </w:numPr>
        <w:spacing w:line="240" w:lineRule="auto"/>
        <w:rPr>
          <w:rFonts w:ascii="宋体" w:hAnsi="宋体" w:cs="宋体"/>
          <w:color w:val="auto"/>
          <w:highlight w:val="none"/>
        </w:rPr>
      </w:pPr>
      <w:bookmarkStart w:id="1117" w:name="_Toc14977"/>
      <w:bookmarkStart w:id="1118" w:name="_Toc6124_WPSOffice_Level3"/>
      <w:bookmarkStart w:id="1119" w:name="_Toc26246"/>
      <w:bookmarkStart w:id="1120" w:name="_Toc12641"/>
      <w:r>
        <w:rPr>
          <w:rFonts w:hint="eastAsia" w:ascii="宋体" w:hAnsi="宋体" w:cs="宋体"/>
          <w:color w:val="auto"/>
          <w:highlight w:val="none"/>
        </w:rPr>
        <w:t>5.5.1 流拍流挂公告</w:t>
      </w:r>
      <w:bookmarkEnd w:id="1117"/>
      <w:bookmarkEnd w:id="1118"/>
      <w:bookmarkEnd w:id="1119"/>
      <w:bookmarkEnd w:id="1120"/>
    </w:p>
    <w:tbl>
      <w:tblPr>
        <w:tblStyle w:val="13"/>
        <w:tblW w:w="14163"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94"/>
        <w:gridCol w:w="2939"/>
        <w:gridCol w:w="1825"/>
        <w:gridCol w:w="975"/>
        <w:gridCol w:w="573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694"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2939"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2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975"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30"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标的编号</w:t>
            </w:r>
          </w:p>
        </w:tc>
        <w:tc>
          <w:tcPr>
            <w:tcW w:w="2939" w:type="dxa"/>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UNIFIED_DEAL_CODE</w:t>
            </w:r>
          </w:p>
        </w:tc>
        <w:tc>
          <w:tcPr>
            <w:tcW w:w="182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75"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30" w:type="dxa"/>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标的名称</w:t>
            </w:r>
          </w:p>
        </w:tc>
        <w:tc>
          <w:tcPr>
            <w:tcW w:w="2939" w:type="dxa"/>
            <w:vAlign w:val="center"/>
          </w:tcPr>
          <w:p>
            <w:pPr>
              <w:widowControl/>
              <w:jc w:val="center"/>
              <w:rPr>
                <w:rFonts w:ascii="宋体" w:hAnsi="宋体" w:cs="宋体"/>
                <w:color w:val="auto"/>
                <w:kern w:val="0"/>
                <w:highlight w:val="none"/>
              </w:rPr>
            </w:pPr>
            <w:r>
              <w:rPr>
                <w:rFonts w:hint="eastAsia" w:ascii="宋体" w:hAnsi="宋体" w:cs="宋体"/>
                <w:color w:val="auto"/>
                <w:highlight w:val="none"/>
              </w:rPr>
              <w:t>BID_SECTION_NAME</w:t>
            </w:r>
          </w:p>
        </w:tc>
        <w:tc>
          <w:tcPr>
            <w:tcW w:w="1825"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975"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30" w:type="dxa"/>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有标段时为必填，每个标端对应该表的一条记录；自由文本；国家2.0数据规范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统一交易标识码</w:t>
            </w:r>
          </w:p>
        </w:tc>
        <w:tc>
          <w:tcPr>
            <w:tcW w:w="2939" w:type="dxa"/>
            <w:vAlign w:val="center"/>
          </w:tcPr>
          <w:p>
            <w:pPr>
              <w:widowControl/>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kern w:val="0"/>
                <w:highlight w:val="none"/>
              </w:rPr>
              <w:t>UNIFIED_DEAL_CODE</w:t>
            </w:r>
          </w:p>
        </w:tc>
        <w:tc>
          <w:tcPr>
            <w:tcW w:w="1825"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C40</w:t>
            </w:r>
          </w:p>
        </w:tc>
        <w:tc>
          <w:tcPr>
            <w:tcW w:w="975"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730" w:type="dxa"/>
            <w:vAlign w:val="center"/>
          </w:tcPr>
          <w:p>
            <w:pPr>
              <w:widowControl/>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kern w:val="0"/>
                <w:highlight w:val="none"/>
                <w:lang w:eastAsia="zh-CN"/>
              </w:rPr>
              <w:t>参考附录B 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项目编号</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PROJECT_CODE</w:t>
            </w:r>
          </w:p>
        </w:tc>
        <w:tc>
          <w:tcPr>
            <w:tcW w:w="1825"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highlight w:val="none"/>
              </w:rPr>
              <w:t>C..20</w:t>
            </w:r>
          </w:p>
        </w:tc>
        <w:tc>
          <w:tcPr>
            <w:tcW w:w="975"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30"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highlight w:val="none"/>
              </w:rPr>
              <w:t>自由文本；一个项目可能会包括多个标的；</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项目名称</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PROJECT_NAME</w:t>
            </w:r>
          </w:p>
        </w:tc>
        <w:tc>
          <w:tcPr>
            <w:tcW w:w="1825"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highlight w:val="none"/>
              </w:rPr>
              <w:t>C..300</w:t>
            </w:r>
          </w:p>
        </w:tc>
        <w:tc>
          <w:tcPr>
            <w:tcW w:w="975"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30"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交易方式</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szCs w:val="21"/>
                <w:highlight w:val="none"/>
              </w:rPr>
              <w:t>PRE_EXCHANGE_TYPE</w:t>
            </w:r>
          </w:p>
        </w:tc>
        <w:tc>
          <w:tcPr>
            <w:tcW w:w="1825"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w:t>
            </w:r>
            <w:r>
              <w:rPr>
                <w:rFonts w:hint="eastAsia" w:ascii="宋体" w:hAnsi="宋体" w:cs="宋体"/>
                <w:color w:val="auto"/>
                <w:kern w:val="0"/>
                <w:szCs w:val="21"/>
                <w:highlight w:val="none"/>
                <w:lang w:val="en-US" w:eastAsia="zh-CN"/>
              </w:rPr>
              <w:t>1</w:t>
            </w:r>
          </w:p>
        </w:tc>
        <w:tc>
          <w:tcPr>
            <w:tcW w:w="975"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30"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szCs w:val="21"/>
                <w:highlight w:val="none"/>
              </w:rPr>
              <w:t>参考5.6.</w:t>
            </w:r>
            <w:r>
              <w:rPr>
                <w:rFonts w:hint="eastAsia" w:ascii="宋体" w:hAnsi="宋体" w:cs="宋体"/>
                <w:color w:val="auto"/>
                <w:kern w:val="0"/>
                <w:szCs w:val="21"/>
                <w:highlight w:val="none"/>
                <w:lang w:val="en-US" w:eastAsia="zh-CN"/>
              </w:rPr>
              <w:t>9</w:t>
            </w:r>
            <w:r>
              <w:rPr>
                <w:rFonts w:hint="eastAsia" w:ascii="宋体" w:hAnsi="宋体" w:cs="宋体"/>
                <w:color w:val="auto"/>
                <w:kern w:val="0"/>
                <w:szCs w:val="21"/>
                <w:highlight w:val="none"/>
              </w:rPr>
              <w:t>实物资产类交易方式，填入对应代码；</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产权类型</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lang w:bidi="en-US"/>
              </w:rPr>
              <w:t>CHANQUAN_TYPE</w:t>
            </w:r>
          </w:p>
        </w:tc>
        <w:tc>
          <w:tcPr>
            <w:tcW w:w="1825"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C..50</w:t>
            </w:r>
          </w:p>
        </w:tc>
        <w:tc>
          <w:tcPr>
            <w:tcW w:w="975"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30"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业务需要，</w:t>
            </w:r>
            <w:r>
              <w:rPr>
                <w:rFonts w:hint="eastAsia" w:ascii="宋体" w:hAnsi="宋体" w:cs="宋体"/>
                <w:color w:val="auto"/>
                <w:szCs w:val="21"/>
                <w:highlight w:val="none"/>
                <w:lang w:val="en-US" w:eastAsia="zh-CN"/>
              </w:rPr>
              <w:t>取值为:</w:t>
            </w:r>
            <w:r>
              <w:rPr>
                <w:rFonts w:hint="eastAsia" w:ascii="宋体" w:hAnsi="宋体" w:cs="宋体"/>
                <w:color w:val="auto"/>
                <w:szCs w:val="21"/>
                <w:highlight w:val="none"/>
              </w:rPr>
              <w:t>实物交易</w:t>
            </w:r>
            <w:r>
              <w:rPr>
                <w:rFonts w:hint="eastAsia" w:ascii="宋体" w:hAnsi="宋体" w:cs="宋体"/>
                <w:color w:val="auto"/>
                <w:szCs w:val="21"/>
                <w:highlight w:val="none"/>
                <w:lang w:eastAsia="zh-CN"/>
              </w:rPr>
              <w:t>、</w:t>
            </w:r>
            <w:r>
              <w:rPr>
                <w:rFonts w:hint="eastAsia" w:ascii="宋体" w:hAnsi="宋体" w:cs="宋体"/>
                <w:color w:val="auto"/>
                <w:szCs w:val="21"/>
                <w:highlight w:val="none"/>
              </w:rPr>
              <w:t>非实物交易</w:t>
            </w:r>
            <w:r>
              <w:rPr>
                <w:rFonts w:hint="eastAsia" w:ascii="宋体" w:hAnsi="宋体" w:cs="宋体"/>
                <w:color w:val="auto"/>
                <w:szCs w:val="21"/>
                <w:highlight w:val="none"/>
                <w:lang w:eastAsia="zh-CN"/>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挂牌价（元）</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PROJECT_PRICE</w:t>
            </w:r>
          </w:p>
        </w:tc>
        <w:tc>
          <w:tcPr>
            <w:tcW w:w="1825"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szCs w:val="21"/>
                <w:highlight w:val="none"/>
              </w:rPr>
              <w:t>N..20,6</w:t>
            </w:r>
          </w:p>
        </w:tc>
        <w:tc>
          <w:tcPr>
            <w:tcW w:w="975"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30"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单位：元；国家2.0数据规范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评估价（元）</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OBJECT_EVALUATE_VALUE</w:t>
            </w:r>
          </w:p>
        </w:tc>
        <w:tc>
          <w:tcPr>
            <w:tcW w:w="1825"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highlight w:val="none"/>
              </w:rPr>
              <w:t>N22,6</w:t>
            </w:r>
          </w:p>
        </w:tc>
        <w:tc>
          <w:tcPr>
            <w:tcW w:w="975"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30"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单位：元；国家2.0数据规范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2939" w:type="dxa"/>
            <w:vAlign w:val="center"/>
          </w:tcPr>
          <w:p>
            <w:pPr>
              <w:widowControl/>
              <w:jc w:val="center"/>
              <w:rPr>
                <w:rFonts w:ascii="宋体" w:hAnsi="宋体" w:cs="宋体"/>
                <w:color w:val="auto"/>
                <w:highlight w:val="none"/>
              </w:rPr>
            </w:pPr>
            <w:r>
              <w:rPr>
                <w:rFonts w:hint="eastAsia" w:ascii="宋体" w:hAnsi="宋体" w:cs="宋体"/>
                <w:color w:val="auto"/>
                <w:highlight w:val="none"/>
              </w:rPr>
              <w:t>NOTICE</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975"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30" w:type="dxa"/>
            <w:vAlign w:val="center"/>
          </w:tcPr>
          <w:p>
            <w:pPr>
              <w:jc w:val="left"/>
              <w:rPr>
                <w:rFonts w:ascii="宋体" w:hAnsi="宋体" w:cs="宋体"/>
                <w:color w:val="auto"/>
                <w:highlight w:val="none"/>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2939" w:type="dxa"/>
            <w:vAlign w:val="center"/>
          </w:tcPr>
          <w:p>
            <w:pPr>
              <w:widowControl/>
              <w:jc w:val="center"/>
              <w:rPr>
                <w:rFonts w:ascii="宋体" w:hAnsi="宋体" w:cs="宋体"/>
                <w:color w:val="auto"/>
                <w:highlight w:val="none"/>
              </w:rPr>
            </w:pPr>
            <w:r>
              <w:rPr>
                <w:rFonts w:hint="eastAsia" w:ascii="宋体" w:hAnsi="宋体" w:cs="宋体"/>
                <w:color w:val="auto"/>
                <w:highlight w:val="none"/>
              </w:rPr>
              <w:t>GGFROM</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75"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30" w:type="dxa"/>
            <w:vAlign w:val="center"/>
          </w:tcPr>
          <w:p>
            <w:pPr>
              <w:jc w:val="left"/>
              <w:rPr>
                <w:rFonts w:ascii="宋体" w:hAnsi="宋体" w:cs="宋体"/>
                <w:color w:val="auto"/>
                <w:highlight w:val="none"/>
              </w:rPr>
            </w:pPr>
            <w:r>
              <w:rPr>
                <w:rFonts w:hint="eastAsia" w:ascii="宋体" w:hAnsi="宋体" w:cs="宋体"/>
                <w:color w:val="auto"/>
                <w:highlight w:val="none"/>
              </w:rPr>
              <w:t>单位：天；</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2939"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GGTO</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2939"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82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0" w:type="dxa"/>
            <w:vAlign w:val="center"/>
          </w:tcPr>
          <w:p>
            <w:pPr>
              <w:jc w:val="left"/>
              <w:rPr>
                <w:rFonts w:ascii="宋体" w:hAnsi="宋体" w:cs="宋体"/>
                <w:color w:val="auto"/>
                <w:szCs w:val="21"/>
                <w:highlight w:val="none"/>
                <w:lang w:bidi="en-US"/>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szCs w:val="21"/>
                <w:highlight w:val="none"/>
              </w:rPr>
            </w:pPr>
            <w:bookmarkStart w:id="1121" w:name="_Toc10982"/>
            <w:bookmarkStart w:id="1122" w:name="_Toc802_WPSOffice_Level3"/>
            <w:bookmarkStart w:id="1123" w:name="_Toc19069"/>
            <w:bookmarkStart w:id="1124" w:name="_Toc29021"/>
            <w:r>
              <w:rPr>
                <w:rFonts w:hint="eastAsia" w:ascii="宋体" w:hAnsi="宋体" w:cs="宋体"/>
                <w:color w:val="auto"/>
                <w:szCs w:val="21"/>
                <w:highlight w:val="none"/>
              </w:rPr>
              <w:t>来源交易系统</w:t>
            </w:r>
          </w:p>
        </w:tc>
        <w:tc>
          <w:tcPr>
            <w:tcW w:w="29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2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975"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30"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2939"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825"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975"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30"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bl>
    <w:p>
      <w:pPr>
        <w:pStyle w:val="4"/>
        <w:numPr>
          <w:ilvl w:val="0"/>
          <w:numId w:val="0"/>
        </w:numPr>
        <w:spacing w:line="240" w:lineRule="auto"/>
        <w:rPr>
          <w:rFonts w:ascii="宋体" w:hAnsi="宋体" w:cs="宋体"/>
          <w:color w:val="auto"/>
          <w:highlight w:val="none"/>
        </w:rPr>
      </w:pPr>
      <w:r>
        <w:rPr>
          <w:rFonts w:hint="eastAsia" w:ascii="宋体" w:hAnsi="宋体" w:cs="宋体"/>
          <w:color w:val="auto"/>
          <w:highlight w:val="none"/>
        </w:rPr>
        <w:t>5.5.2 终止公告</w:t>
      </w:r>
      <w:bookmarkEnd w:id="1121"/>
      <w:bookmarkEnd w:id="1122"/>
      <w:bookmarkEnd w:id="1123"/>
      <w:bookmarkEnd w:id="1124"/>
    </w:p>
    <w:tbl>
      <w:tblPr>
        <w:tblStyle w:val="13"/>
        <w:tblW w:w="14163"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694"/>
        <w:gridCol w:w="2939"/>
        <w:gridCol w:w="1814"/>
        <w:gridCol w:w="1000"/>
        <w:gridCol w:w="571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blHeader/>
        </w:trPr>
        <w:tc>
          <w:tcPr>
            <w:tcW w:w="2694"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名称</w:t>
            </w:r>
          </w:p>
        </w:tc>
        <w:tc>
          <w:tcPr>
            <w:tcW w:w="2939"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英文名称</w:t>
            </w:r>
          </w:p>
        </w:tc>
        <w:tc>
          <w:tcPr>
            <w:tcW w:w="1814"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数据类型及格式</w:t>
            </w:r>
          </w:p>
        </w:tc>
        <w:tc>
          <w:tcPr>
            <w:tcW w:w="1000" w:type="dxa"/>
            <w:shd w:val="clear" w:color="auto" w:fill="A6A6A6"/>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必填项</w:t>
            </w:r>
          </w:p>
        </w:tc>
        <w:tc>
          <w:tcPr>
            <w:tcW w:w="5716" w:type="dxa"/>
            <w:shd w:val="clear" w:color="auto" w:fill="A6A6A6"/>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标的编号</w:t>
            </w:r>
          </w:p>
        </w:tc>
        <w:tc>
          <w:tcPr>
            <w:tcW w:w="2939" w:type="dxa"/>
            <w:vAlign w:val="center"/>
          </w:tcPr>
          <w:p>
            <w:pPr>
              <w:widowControl/>
              <w:jc w:val="center"/>
              <w:rPr>
                <w:rFonts w:ascii="宋体" w:hAnsi="宋体" w:cs="宋体"/>
                <w:color w:val="auto"/>
                <w:kern w:val="0"/>
                <w:highlight w:val="none"/>
              </w:rPr>
            </w:pPr>
            <w:r>
              <w:rPr>
                <w:rFonts w:hint="eastAsia" w:ascii="宋体" w:hAnsi="宋体" w:cs="宋体"/>
                <w:color w:val="auto"/>
                <w:kern w:val="0"/>
                <w:highlight w:val="none"/>
              </w:rPr>
              <w:t>UNIFIED_DEAL_CODE</w:t>
            </w:r>
          </w:p>
        </w:tc>
        <w:tc>
          <w:tcPr>
            <w:tcW w:w="1814"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1000"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标的名称</w:t>
            </w:r>
          </w:p>
        </w:tc>
        <w:tc>
          <w:tcPr>
            <w:tcW w:w="2939" w:type="dxa"/>
            <w:vAlign w:val="center"/>
          </w:tcPr>
          <w:p>
            <w:pPr>
              <w:widowControl/>
              <w:jc w:val="center"/>
              <w:rPr>
                <w:rFonts w:ascii="宋体" w:hAnsi="宋体" w:cs="宋体"/>
                <w:color w:val="auto"/>
                <w:kern w:val="0"/>
                <w:highlight w:val="none"/>
              </w:rPr>
            </w:pPr>
            <w:r>
              <w:rPr>
                <w:rFonts w:hint="eastAsia" w:ascii="宋体" w:hAnsi="宋体" w:cs="宋体"/>
                <w:color w:val="auto"/>
                <w:highlight w:val="none"/>
              </w:rPr>
              <w:t>BID_SECTION_NAME</w:t>
            </w:r>
          </w:p>
        </w:tc>
        <w:tc>
          <w:tcPr>
            <w:tcW w:w="1814" w:type="dxa"/>
            <w:vAlign w:val="center"/>
          </w:tcPr>
          <w:p>
            <w:pPr>
              <w:widowControl/>
              <w:jc w:val="center"/>
              <w:rPr>
                <w:rFonts w:ascii="宋体" w:hAnsi="宋体" w:cs="宋体"/>
                <w:color w:val="auto"/>
                <w:kern w:val="0"/>
                <w:highlight w:val="none"/>
              </w:rPr>
            </w:pPr>
            <w:r>
              <w:rPr>
                <w:rFonts w:hint="eastAsia" w:ascii="宋体" w:hAnsi="宋体" w:cs="宋体"/>
                <w:color w:val="auto"/>
                <w:kern w:val="0"/>
                <w:szCs w:val="21"/>
                <w:highlight w:val="none"/>
              </w:rPr>
              <w:t>C..50</w:t>
            </w:r>
          </w:p>
        </w:tc>
        <w:tc>
          <w:tcPr>
            <w:tcW w:w="1000" w:type="dxa"/>
            <w:vAlign w:val="center"/>
          </w:tcPr>
          <w:p>
            <w:pPr>
              <w:widowControl/>
              <w:jc w:val="center"/>
              <w:rPr>
                <w:rFonts w:ascii="宋体" w:hAnsi="宋体" w:cs="宋体"/>
                <w:color w:val="auto"/>
                <w:kern w:val="0"/>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kern w:val="0"/>
                <w:szCs w:val="21"/>
                <w:highlight w:val="none"/>
              </w:rPr>
            </w:pPr>
            <w:r>
              <w:rPr>
                <w:rFonts w:hint="eastAsia" w:ascii="宋体" w:hAnsi="宋体" w:cs="宋体"/>
                <w:color w:val="auto"/>
                <w:szCs w:val="21"/>
                <w:highlight w:val="none"/>
              </w:rPr>
              <w:t>有标段时为必填，每个标端对应该表的一条记录；自由文本；国家2.0数据规范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统一交易标识码</w:t>
            </w:r>
          </w:p>
        </w:tc>
        <w:tc>
          <w:tcPr>
            <w:tcW w:w="2939" w:type="dxa"/>
            <w:vAlign w:val="center"/>
          </w:tcPr>
          <w:p>
            <w:pPr>
              <w:widowControl/>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kern w:val="0"/>
                <w:highlight w:val="none"/>
              </w:rPr>
              <w:t>UNIFIED_DEAL_CODE</w:t>
            </w:r>
          </w:p>
        </w:tc>
        <w:tc>
          <w:tcPr>
            <w:tcW w:w="181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C40</w:t>
            </w:r>
          </w:p>
        </w:tc>
        <w:tc>
          <w:tcPr>
            <w:tcW w:w="1000"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rPr>
              <w:t>是</w:t>
            </w:r>
          </w:p>
        </w:tc>
        <w:tc>
          <w:tcPr>
            <w:tcW w:w="5716" w:type="dxa"/>
            <w:vAlign w:val="center"/>
          </w:tcPr>
          <w:p>
            <w:pPr>
              <w:widowControl/>
              <w:jc w:val="left"/>
              <w:rPr>
                <w:rFonts w:hint="eastAsia" w:ascii="宋体" w:hAnsi="宋体" w:eastAsia="宋体" w:cs="宋体"/>
                <w:color w:val="auto"/>
                <w:kern w:val="2"/>
                <w:sz w:val="21"/>
                <w:szCs w:val="21"/>
                <w:highlight w:val="none"/>
                <w:lang w:val="en-US" w:eastAsia="zh-CN" w:bidi="en-US"/>
              </w:rPr>
            </w:pPr>
            <w:r>
              <w:rPr>
                <w:rFonts w:hint="eastAsia" w:ascii="宋体" w:hAnsi="宋体" w:cs="宋体"/>
                <w:color w:val="auto"/>
                <w:kern w:val="0"/>
                <w:highlight w:val="none"/>
                <w:lang w:eastAsia="zh-CN"/>
              </w:rPr>
              <w:t>参考附录B 统一交易标识码编码规则</w:t>
            </w:r>
            <w:r>
              <w:rPr>
                <w:rFonts w:hint="eastAsia" w:ascii="宋体" w:hAnsi="宋体" w:cs="宋体"/>
                <w:color w:val="auto"/>
                <w:kern w:val="0"/>
                <w:highlight w:val="none"/>
              </w:rPr>
              <w:t>；</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项目编号</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PROJECT_CODE</w:t>
            </w:r>
          </w:p>
        </w:tc>
        <w:tc>
          <w:tcPr>
            <w:tcW w:w="181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highlight w:val="none"/>
              </w:rPr>
              <w:t>C..20</w:t>
            </w:r>
          </w:p>
        </w:tc>
        <w:tc>
          <w:tcPr>
            <w:tcW w:w="1000"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16"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highlight w:val="none"/>
              </w:rPr>
              <w:t>自由文本；一个项目可能会包括多个标的；</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项目名称</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PROJECT_NAME</w:t>
            </w:r>
          </w:p>
        </w:tc>
        <w:tc>
          <w:tcPr>
            <w:tcW w:w="181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highlight w:val="none"/>
              </w:rPr>
              <w:t>C..300</w:t>
            </w:r>
          </w:p>
        </w:tc>
        <w:tc>
          <w:tcPr>
            <w:tcW w:w="1000"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16"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自由文本；国家2.0数据规范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交易方式</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szCs w:val="21"/>
                <w:highlight w:val="none"/>
              </w:rPr>
              <w:t>PRE_EXCHANGE_TYPE</w:t>
            </w:r>
          </w:p>
        </w:tc>
        <w:tc>
          <w:tcPr>
            <w:tcW w:w="181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w:t>
            </w:r>
            <w:r>
              <w:rPr>
                <w:rFonts w:hint="eastAsia" w:ascii="宋体" w:hAnsi="宋体" w:cs="宋体"/>
                <w:color w:val="auto"/>
                <w:kern w:val="0"/>
                <w:szCs w:val="21"/>
                <w:highlight w:val="none"/>
                <w:lang w:val="en-US" w:eastAsia="zh-CN"/>
              </w:rPr>
              <w:t>1</w:t>
            </w:r>
          </w:p>
        </w:tc>
        <w:tc>
          <w:tcPr>
            <w:tcW w:w="1000"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16"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szCs w:val="21"/>
                <w:highlight w:val="none"/>
              </w:rPr>
              <w:t>参考5.6.</w:t>
            </w:r>
            <w:r>
              <w:rPr>
                <w:rFonts w:hint="eastAsia" w:ascii="宋体" w:hAnsi="宋体" w:cs="宋体"/>
                <w:color w:val="auto"/>
                <w:kern w:val="0"/>
                <w:szCs w:val="21"/>
                <w:highlight w:val="none"/>
                <w:lang w:val="en-US" w:eastAsia="zh-CN"/>
              </w:rPr>
              <w:t>9</w:t>
            </w:r>
            <w:r>
              <w:rPr>
                <w:rFonts w:hint="eastAsia" w:ascii="宋体" w:hAnsi="宋体" w:cs="宋体"/>
                <w:color w:val="auto"/>
                <w:kern w:val="0"/>
                <w:szCs w:val="21"/>
                <w:highlight w:val="none"/>
              </w:rPr>
              <w:t>实物资产类交易方式，填入对应代码；</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产权类型</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lang w:bidi="en-US"/>
              </w:rPr>
              <w:t>CHANQUAN_TYPE</w:t>
            </w:r>
          </w:p>
        </w:tc>
        <w:tc>
          <w:tcPr>
            <w:tcW w:w="181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kern w:val="0"/>
                <w:szCs w:val="21"/>
                <w:highlight w:val="none"/>
              </w:rPr>
              <w:t>C..50</w:t>
            </w:r>
          </w:p>
        </w:tc>
        <w:tc>
          <w:tcPr>
            <w:tcW w:w="1000"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16"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挂牌价（元）</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PROJECT_PRICE</w:t>
            </w:r>
          </w:p>
        </w:tc>
        <w:tc>
          <w:tcPr>
            <w:tcW w:w="181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szCs w:val="21"/>
                <w:highlight w:val="none"/>
              </w:rPr>
              <w:t>N..20,6</w:t>
            </w:r>
          </w:p>
        </w:tc>
        <w:tc>
          <w:tcPr>
            <w:tcW w:w="1000"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16"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单位：元；国家2.0数据规范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hint="eastAsia" w:ascii="宋体" w:hAnsi="宋体" w:eastAsia="宋体" w:cs="宋体"/>
                <w:color w:val="auto"/>
                <w:kern w:val="2"/>
                <w:sz w:val="21"/>
                <w:szCs w:val="21"/>
                <w:highlight w:val="none"/>
                <w:lang w:val="en-US" w:eastAsia="zh-CN" w:bidi="ar-SA"/>
              </w:rPr>
            </w:pPr>
            <w:r>
              <w:rPr>
                <w:rFonts w:hint="eastAsia" w:ascii="宋体" w:hAnsi="宋体" w:cs="宋体"/>
                <w:color w:val="auto"/>
                <w:szCs w:val="21"/>
                <w:highlight w:val="none"/>
                <w:lang w:val="en-US" w:eastAsia="zh-CN"/>
              </w:rPr>
              <w:t>评估价（元）</w:t>
            </w:r>
          </w:p>
        </w:tc>
        <w:tc>
          <w:tcPr>
            <w:tcW w:w="2939" w:type="dxa"/>
            <w:vAlign w:val="center"/>
          </w:tcPr>
          <w:p>
            <w:pPr>
              <w:widowControl/>
              <w:jc w:val="center"/>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kern w:val="0"/>
                <w:highlight w:val="none"/>
              </w:rPr>
              <w:t>OBJECT_EVALUATE_VALUE</w:t>
            </w:r>
          </w:p>
        </w:tc>
        <w:tc>
          <w:tcPr>
            <w:tcW w:w="1814" w:type="dxa"/>
            <w:vAlign w:val="center"/>
          </w:tcPr>
          <w:p>
            <w:pPr>
              <w:widowControl/>
              <w:jc w:val="center"/>
              <w:rPr>
                <w:rFonts w:hint="eastAsia" w:ascii="宋体" w:hAnsi="宋体" w:eastAsia="宋体" w:cs="宋体"/>
                <w:color w:val="auto"/>
                <w:kern w:val="0"/>
                <w:sz w:val="21"/>
                <w:szCs w:val="21"/>
                <w:highlight w:val="none"/>
                <w:lang w:val="en-US" w:eastAsia="zh-CN" w:bidi="ar-SA"/>
              </w:rPr>
            </w:pPr>
            <w:r>
              <w:rPr>
                <w:rFonts w:hint="eastAsia" w:ascii="宋体" w:hAnsi="宋体" w:cs="宋体"/>
                <w:color w:val="auto"/>
                <w:highlight w:val="none"/>
              </w:rPr>
              <w:t>N22,6</w:t>
            </w:r>
          </w:p>
        </w:tc>
        <w:tc>
          <w:tcPr>
            <w:tcW w:w="1000" w:type="dxa"/>
            <w:vAlign w:val="center"/>
          </w:tcPr>
          <w:p>
            <w:pPr>
              <w:widowControl/>
              <w:jc w:val="center"/>
              <w:rPr>
                <w:rFonts w:hint="eastAsia" w:ascii="宋体" w:hAnsi="宋体" w:eastAsia="宋体" w:cs="宋体"/>
                <w:color w:val="auto"/>
                <w:kern w:val="2"/>
                <w:sz w:val="21"/>
                <w:szCs w:val="21"/>
                <w:highlight w:val="none"/>
                <w:lang w:val="en-US" w:eastAsia="zh-CN" w:bidi="ar-SA"/>
              </w:rPr>
            </w:pPr>
          </w:p>
        </w:tc>
        <w:tc>
          <w:tcPr>
            <w:tcW w:w="5716" w:type="dxa"/>
            <w:vAlign w:val="center"/>
          </w:tcPr>
          <w:p>
            <w:pPr>
              <w:widowControl/>
              <w:jc w:val="left"/>
              <w:rPr>
                <w:rFonts w:hint="eastAsia" w:ascii="宋体" w:hAnsi="宋体" w:eastAsia="宋体" w:cs="宋体"/>
                <w:color w:val="auto"/>
                <w:kern w:val="0"/>
                <w:sz w:val="21"/>
                <w:szCs w:val="24"/>
                <w:highlight w:val="none"/>
                <w:lang w:val="en-US" w:eastAsia="zh-CN" w:bidi="ar-SA"/>
              </w:rPr>
            </w:pPr>
            <w:r>
              <w:rPr>
                <w:rFonts w:hint="eastAsia" w:ascii="宋体" w:hAnsi="宋体" w:cs="宋体"/>
                <w:color w:val="auto"/>
                <w:szCs w:val="21"/>
                <w:highlight w:val="none"/>
              </w:rPr>
              <w:t>单位：元；国家2.0数据规范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公告标题</w:t>
            </w:r>
          </w:p>
        </w:tc>
        <w:tc>
          <w:tcPr>
            <w:tcW w:w="2939" w:type="dxa"/>
            <w:vAlign w:val="center"/>
          </w:tcPr>
          <w:p>
            <w:pPr>
              <w:widowControl/>
              <w:jc w:val="center"/>
              <w:rPr>
                <w:rFonts w:ascii="宋体" w:hAnsi="宋体" w:cs="宋体"/>
                <w:color w:val="auto"/>
                <w:highlight w:val="none"/>
              </w:rPr>
            </w:pPr>
            <w:r>
              <w:rPr>
                <w:rFonts w:hint="eastAsia" w:ascii="宋体" w:hAnsi="宋体" w:cs="宋体"/>
                <w:color w:val="auto"/>
                <w:highlight w:val="none"/>
              </w:rPr>
              <w:t>NOTICE</w:t>
            </w:r>
          </w:p>
        </w:tc>
        <w:tc>
          <w:tcPr>
            <w:tcW w:w="1814" w:type="dxa"/>
            <w:vAlign w:val="center"/>
          </w:tcPr>
          <w:p>
            <w:pPr>
              <w:widowControl/>
              <w:jc w:val="center"/>
              <w:rPr>
                <w:rFonts w:ascii="宋体" w:hAnsi="宋体" w:cs="宋体"/>
                <w:color w:val="auto"/>
                <w:kern w:val="0"/>
                <w:szCs w:val="21"/>
                <w:highlight w:val="none"/>
              </w:rPr>
            </w:pPr>
            <w:r>
              <w:rPr>
                <w:rFonts w:hint="eastAsia" w:ascii="宋体" w:hAnsi="宋体" w:cs="宋体"/>
                <w:color w:val="auto"/>
                <w:highlight w:val="none"/>
              </w:rPr>
              <w:t>C..50</w:t>
            </w:r>
          </w:p>
        </w:tc>
        <w:tc>
          <w:tcPr>
            <w:tcW w:w="1000"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16" w:type="dxa"/>
            <w:vAlign w:val="center"/>
          </w:tcPr>
          <w:p>
            <w:pPr>
              <w:jc w:val="left"/>
              <w:rPr>
                <w:rFonts w:ascii="宋体" w:hAnsi="宋体" w:cs="宋体"/>
                <w:color w:val="auto"/>
                <w:szCs w:val="21"/>
                <w:highlight w:val="none"/>
                <w:lang w:bidi="en-US"/>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widowControl/>
              <w:jc w:val="center"/>
              <w:rPr>
                <w:rFonts w:ascii="宋体" w:hAnsi="宋体" w:cs="宋体"/>
                <w:color w:val="auto"/>
                <w:szCs w:val="21"/>
                <w:highlight w:val="none"/>
              </w:rPr>
            </w:pPr>
            <w:r>
              <w:rPr>
                <w:rFonts w:hint="eastAsia" w:ascii="宋体" w:hAnsi="宋体" w:cs="宋体"/>
                <w:color w:val="auto"/>
                <w:szCs w:val="21"/>
                <w:highlight w:val="none"/>
              </w:rPr>
              <w:t>公告开始时间</w:t>
            </w:r>
          </w:p>
        </w:tc>
        <w:tc>
          <w:tcPr>
            <w:tcW w:w="2939" w:type="dxa"/>
            <w:vAlign w:val="center"/>
          </w:tcPr>
          <w:p>
            <w:pPr>
              <w:widowControl/>
              <w:jc w:val="center"/>
              <w:rPr>
                <w:rFonts w:ascii="宋体" w:hAnsi="宋体" w:cs="宋体"/>
                <w:color w:val="auto"/>
                <w:highlight w:val="none"/>
              </w:rPr>
            </w:pPr>
            <w:r>
              <w:rPr>
                <w:rFonts w:hint="eastAsia" w:ascii="宋体" w:hAnsi="宋体" w:cs="宋体"/>
                <w:color w:val="auto"/>
                <w:highlight w:val="none"/>
              </w:rPr>
              <w:t>GGFROM</w:t>
            </w:r>
          </w:p>
        </w:tc>
        <w:tc>
          <w:tcPr>
            <w:tcW w:w="181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1000" w:type="dxa"/>
            <w:vAlign w:val="center"/>
          </w:tcPr>
          <w:p>
            <w:pPr>
              <w:widowControl/>
              <w:jc w:val="center"/>
              <w:rPr>
                <w:rFonts w:ascii="宋体" w:hAnsi="宋体" w:cs="宋体"/>
                <w:color w:val="auto"/>
                <w:szCs w:val="21"/>
                <w:highlight w:val="none"/>
              </w:rPr>
            </w:pPr>
            <w:r>
              <w:rPr>
                <w:rFonts w:hint="eastAsia" w:ascii="宋体" w:hAnsi="宋体" w:cs="宋体"/>
                <w:color w:val="auto"/>
                <w:highlight w:val="none"/>
              </w:rPr>
              <w:t>是</w:t>
            </w:r>
          </w:p>
        </w:tc>
        <w:tc>
          <w:tcPr>
            <w:tcW w:w="5716" w:type="dxa"/>
            <w:vAlign w:val="center"/>
          </w:tcPr>
          <w:p>
            <w:pPr>
              <w:jc w:val="left"/>
              <w:rPr>
                <w:rFonts w:ascii="宋体" w:hAnsi="宋体" w:cs="宋体"/>
                <w:color w:val="auto"/>
                <w:szCs w:val="21"/>
                <w:highlight w:val="none"/>
                <w:lang w:bidi="en-US"/>
              </w:rPr>
            </w:pPr>
            <w:r>
              <w:rPr>
                <w:rFonts w:hint="eastAsia" w:ascii="宋体" w:hAnsi="宋体" w:cs="宋体"/>
                <w:color w:val="auto"/>
                <w:highlight w:val="none"/>
              </w:rPr>
              <w:t>单位：天；</w:t>
            </w: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公告截止时间</w:t>
            </w:r>
          </w:p>
        </w:tc>
        <w:tc>
          <w:tcPr>
            <w:tcW w:w="2939" w:type="dxa"/>
            <w:vAlign w:val="center"/>
          </w:tcPr>
          <w:p>
            <w:pPr>
              <w:jc w:val="center"/>
              <w:rPr>
                <w:rFonts w:ascii="宋体" w:hAnsi="宋体" w:cs="宋体"/>
                <w:color w:val="auto"/>
                <w:szCs w:val="21"/>
                <w:highlight w:val="none"/>
                <w:lang w:bidi="en-US"/>
              </w:rPr>
            </w:pPr>
            <w:r>
              <w:rPr>
                <w:rFonts w:hint="eastAsia" w:ascii="宋体" w:hAnsi="宋体" w:cs="宋体"/>
                <w:color w:val="auto"/>
                <w:highlight w:val="none"/>
              </w:rPr>
              <w:t>GGTO</w:t>
            </w:r>
          </w:p>
        </w:tc>
        <w:tc>
          <w:tcPr>
            <w:tcW w:w="181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yyyyMMddHHmmss</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国家2.0数据规范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公告内容</w:t>
            </w:r>
          </w:p>
        </w:tc>
        <w:tc>
          <w:tcPr>
            <w:tcW w:w="2939" w:type="dxa"/>
            <w:vAlign w:val="center"/>
          </w:tcPr>
          <w:p>
            <w:pPr>
              <w:jc w:val="center"/>
              <w:rPr>
                <w:rFonts w:ascii="宋体" w:hAnsi="宋体" w:cs="宋体"/>
                <w:color w:val="auto"/>
                <w:highlight w:val="none"/>
              </w:rPr>
            </w:pPr>
            <w:r>
              <w:rPr>
                <w:rFonts w:hint="eastAsia" w:ascii="宋体" w:hAnsi="宋体" w:cs="宋体"/>
                <w:color w:val="auto"/>
                <w:highlight w:val="none"/>
              </w:rPr>
              <w:t>GONGGAOCONTENT</w:t>
            </w:r>
          </w:p>
        </w:tc>
        <w:tc>
          <w:tcPr>
            <w:tcW w:w="1814"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C..ul</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jc w:val="left"/>
              <w:rPr>
                <w:rFonts w:ascii="宋体" w:hAnsi="宋体" w:cs="宋体"/>
                <w:color w:val="auto"/>
                <w:szCs w:val="21"/>
                <w:highlight w:val="none"/>
                <w:lang w:bidi="en-US"/>
              </w:rPr>
            </w:pPr>
            <w:r>
              <w:rPr>
                <w:rFonts w:hint="eastAsia" w:ascii="宋体" w:hAnsi="宋体" w:cs="宋体"/>
                <w:color w:val="auto"/>
                <w:highlight w:val="none"/>
              </w:rPr>
              <w:t>自由文本；</w:t>
            </w:r>
            <w:r>
              <w:rPr>
                <w:rFonts w:hint="eastAsia" w:ascii="宋体" w:hAnsi="宋体" w:cs="宋体"/>
                <w:color w:val="auto"/>
                <w:kern w:val="0"/>
                <w:szCs w:val="21"/>
                <w:highlight w:val="none"/>
              </w:rPr>
              <w:t>业务需要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szCs w:val="21"/>
                <w:highlight w:val="none"/>
              </w:rPr>
            </w:pPr>
            <w:bookmarkStart w:id="1125" w:name="_Toc29574_WPSOffice_Level2"/>
            <w:bookmarkStart w:id="1126" w:name="_Toc13602_WPSOffice_Level2"/>
            <w:bookmarkStart w:id="1127" w:name="_Toc2597"/>
            <w:r>
              <w:rPr>
                <w:rFonts w:hint="eastAsia" w:ascii="宋体" w:hAnsi="宋体" w:cs="宋体"/>
                <w:color w:val="auto"/>
                <w:szCs w:val="21"/>
                <w:highlight w:val="none"/>
              </w:rPr>
              <w:t>来源交易系统</w:t>
            </w:r>
          </w:p>
        </w:tc>
        <w:tc>
          <w:tcPr>
            <w:tcW w:w="2939"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FROM_TRADE_PLAT_CODE</w:t>
            </w:r>
          </w:p>
        </w:tc>
        <w:tc>
          <w:tcPr>
            <w:tcW w:w="1814"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C8</w:t>
            </w:r>
          </w:p>
        </w:tc>
        <w:tc>
          <w:tcPr>
            <w:tcW w:w="1000"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是</w:t>
            </w:r>
          </w:p>
        </w:tc>
        <w:tc>
          <w:tcPr>
            <w:tcW w:w="5716" w:type="dxa"/>
            <w:vAlign w:val="center"/>
          </w:tcPr>
          <w:p>
            <w:pPr>
              <w:rPr>
                <w:rFonts w:hint="eastAsia" w:ascii="宋体" w:hAnsi="宋体" w:eastAsia="宋体" w:cs="宋体"/>
                <w:color w:val="auto"/>
                <w:szCs w:val="21"/>
                <w:highlight w:val="none"/>
                <w:lang w:eastAsia="zh-CN" w:bidi="en-US"/>
              </w:rPr>
            </w:pPr>
            <w:r>
              <w:rPr>
                <w:rFonts w:hint="eastAsia" w:ascii="宋体" w:hAnsi="宋体" w:cs="宋体"/>
                <w:color w:val="auto"/>
                <w:szCs w:val="21"/>
                <w:highlight w:val="none"/>
                <w:lang w:eastAsia="zh-CN"/>
              </w:rPr>
              <w:t>参考附录B 来源交易系统编码规则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trPr>
        <w:tc>
          <w:tcPr>
            <w:tcW w:w="2694" w:type="dxa"/>
            <w:vAlign w:val="center"/>
          </w:tcPr>
          <w:p>
            <w:pPr>
              <w:jc w:val="center"/>
              <w:rPr>
                <w:rFonts w:ascii="宋体" w:hAnsi="宋体" w:cs="宋体"/>
                <w:color w:val="auto"/>
                <w:highlight w:val="none"/>
              </w:rPr>
            </w:pPr>
            <w:r>
              <w:rPr>
                <w:rFonts w:hint="eastAsia" w:ascii="宋体" w:hAnsi="宋体" w:cs="宋体"/>
                <w:color w:val="auto"/>
                <w:highlight w:val="none"/>
              </w:rPr>
              <w:t>数据时间戳</w:t>
            </w:r>
          </w:p>
        </w:tc>
        <w:tc>
          <w:tcPr>
            <w:tcW w:w="2939" w:type="dxa"/>
            <w:vAlign w:val="center"/>
          </w:tcPr>
          <w:p>
            <w:pPr>
              <w:jc w:val="center"/>
              <w:rPr>
                <w:rFonts w:ascii="宋体" w:hAnsi="宋体" w:cs="宋体"/>
                <w:color w:val="auto"/>
                <w:highlight w:val="none"/>
              </w:rPr>
            </w:pPr>
            <w:r>
              <w:rPr>
                <w:rFonts w:hint="eastAsia" w:ascii="宋体" w:hAnsi="宋体" w:cs="宋体"/>
                <w:color w:val="auto"/>
                <w:highlight w:val="none"/>
              </w:rPr>
              <w:t>DATA_TIMESTAMP</w:t>
            </w:r>
          </w:p>
        </w:tc>
        <w:tc>
          <w:tcPr>
            <w:tcW w:w="1814" w:type="dxa"/>
            <w:vAlign w:val="center"/>
          </w:tcPr>
          <w:p>
            <w:pPr>
              <w:jc w:val="center"/>
              <w:rPr>
                <w:rFonts w:ascii="宋体" w:hAnsi="宋体" w:cs="宋体"/>
                <w:color w:val="auto"/>
                <w:highlight w:val="none"/>
              </w:rPr>
            </w:pPr>
            <w:r>
              <w:rPr>
                <w:rFonts w:hint="eastAsia" w:ascii="宋体" w:hAnsi="宋体" w:cs="宋体"/>
                <w:color w:val="auto"/>
                <w:highlight w:val="none"/>
              </w:rPr>
              <w:t>yyyyMMddHHmmss</w:t>
            </w:r>
          </w:p>
        </w:tc>
        <w:tc>
          <w:tcPr>
            <w:tcW w:w="1000" w:type="dxa"/>
            <w:vAlign w:val="center"/>
          </w:tcPr>
          <w:p>
            <w:pPr>
              <w:jc w:val="center"/>
              <w:rPr>
                <w:rFonts w:ascii="宋体" w:hAnsi="宋体" w:cs="宋体"/>
                <w:color w:val="auto"/>
                <w:highlight w:val="none"/>
              </w:rPr>
            </w:pPr>
            <w:r>
              <w:rPr>
                <w:rFonts w:hint="eastAsia" w:ascii="宋体" w:hAnsi="宋体" w:cs="宋体"/>
                <w:color w:val="auto"/>
                <w:highlight w:val="none"/>
              </w:rPr>
              <w:t>是</w:t>
            </w:r>
          </w:p>
        </w:tc>
        <w:tc>
          <w:tcPr>
            <w:tcW w:w="5716" w:type="dxa"/>
            <w:vAlign w:val="center"/>
          </w:tcPr>
          <w:p>
            <w:pPr>
              <w:jc w:val="left"/>
              <w:rPr>
                <w:rFonts w:ascii="宋体" w:hAnsi="宋体" w:cs="宋体"/>
                <w:color w:val="auto"/>
                <w:szCs w:val="21"/>
                <w:highlight w:val="none"/>
                <w:lang w:bidi="en-US"/>
              </w:rPr>
            </w:pPr>
            <w:r>
              <w:rPr>
                <w:rFonts w:hint="eastAsia" w:ascii="宋体" w:hAnsi="宋体" w:cs="宋体"/>
                <w:color w:val="auto"/>
                <w:szCs w:val="21"/>
                <w:highlight w:val="none"/>
              </w:rPr>
              <w:t>根据10号令第十一条中对发布媒介和交易平台的及时性要求</w:t>
            </w:r>
          </w:p>
        </w:tc>
      </w:tr>
    </w:tbl>
    <w:p>
      <w:pPr>
        <w:pStyle w:val="3"/>
        <w:numPr>
          <w:ilvl w:val="0"/>
          <w:numId w:val="0"/>
        </w:numPr>
        <w:spacing w:line="240" w:lineRule="auto"/>
        <w:rPr>
          <w:rFonts w:ascii="宋体" w:hAnsi="宋体" w:cs="宋体"/>
          <w:color w:val="auto"/>
          <w:highlight w:val="none"/>
        </w:rPr>
      </w:pPr>
      <w:bookmarkStart w:id="1128" w:name="_Toc5550"/>
      <w:r>
        <w:rPr>
          <w:rFonts w:hint="eastAsia" w:ascii="宋体" w:hAnsi="宋体" w:cs="宋体"/>
          <w:color w:val="auto"/>
          <w:highlight w:val="none"/>
        </w:rPr>
        <w:t>5.6 代码集</w:t>
      </w:r>
      <w:bookmarkEnd w:id="1125"/>
      <w:bookmarkEnd w:id="1126"/>
      <w:bookmarkEnd w:id="1127"/>
      <w:bookmarkEnd w:id="1128"/>
    </w:p>
    <w:p>
      <w:pPr>
        <w:pStyle w:val="4"/>
        <w:numPr>
          <w:ilvl w:val="0"/>
          <w:numId w:val="0"/>
        </w:numPr>
        <w:spacing w:line="240" w:lineRule="auto"/>
        <w:rPr>
          <w:rFonts w:ascii="宋体" w:hAnsi="宋体" w:cs="宋体"/>
          <w:color w:val="auto"/>
          <w:highlight w:val="none"/>
        </w:rPr>
      </w:pPr>
      <w:bookmarkStart w:id="1129" w:name="_Toc24503"/>
      <w:bookmarkStart w:id="1130" w:name="_Toc9641"/>
      <w:bookmarkStart w:id="1131" w:name="_Toc24666"/>
      <w:bookmarkStart w:id="1132" w:name="_Toc16899_WPSOffice_Level3"/>
      <w:r>
        <w:rPr>
          <w:rFonts w:hint="eastAsia" w:ascii="宋体" w:hAnsi="宋体" w:cs="宋体"/>
          <w:color w:val="auto"/>
          <w:highlight w:val="none"/>
        </w:rPr>
        <w:t>5.6.1 是否代码</w:t>
      </w:r>
      <w:bookmarkEnd w:id="1129"/>
    </w:p>
    <w:tbl>
      <w:tblPr>
        <w:tblStyle w:val="13"/>
        <w:tblW w:w="5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8"/>
        <w:gridCol w:w="3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2498"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76"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49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7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jc w:val="center"/>
        </w:trPr>
        <w:tc>
          <w:tcPr>
            <w:tcW w:w="249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27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否</w:t>
            </w:r>
          </w:p>
        </w:tc>
      </w:tr>
    </w:tbl>
    <w:p>
      <w:pPr>
        <w:pStyle w:val="4"/>
        <w:numPr>
          <w:ilvl w:val="0"/>
          <w:numId w:val="0"/>
        </w:numPr>
        <w:spacing w:line="240" w:lineRule="auto"/>
        <w:rPr>
          <w:rFonts w:ascii="宋体" w:hAnsi="宋体" w:cs="宋体"/>
          <w:color w:val="auto"/>
          <w:highlight w:val="none"/>
        </w:rPr>
      </w:pPr>
      <w:bookmarkStart w:id="1133" w:name="_Toc20173"/>
      <w:r>
        <w:rPr>
          <w:rFonts w:hint="eastAsia" w:ascii="宋体" w:hAnsi="宋体" w:cs="宋体"/>
          <w:color w:val="auto"/>
          <w:highlight w:val="none"/>
        </w:rPr>
        <w:t>5.6.</w:t>
      </w:r>
      <w:r>
        <w:rPr>
          <w:rFonts w:hint="eastAsia" w:ascii="宋体" w:hAnsi="宋体" w:cs="宋体"/>
          <w:color w:val="auto"/>
          <w:highlight w:val="none"/>
          <w:lang w:val="en-US" w:eastAsia="zh-CN"/>
        </w:rPr>
        <w:t>2</w:t>
      </w:r>
      <w:r>
        <w:rPr>
          <w:rFonts w:hint="eastAsia" w:ascii="宋体" w:hAnsi="宋体" w:cs="宋体"/>
          <w:color w:val="auto"/>
          <w:highlight w:val="none"/>
        </w:rPr>
        <w:t xml:space="preserve"> 金额单位代码</w:t>
      </w:r>
      <w:bookmarkEnd w:id="1133"/>
    </w:p>
    <w:tbl>
      <w:tblPr>
        <w:tblStyle w:val="13"/>
        <w:tblW w:w="5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2"/>
        <w:gridCol w:w="3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tblHeader/>
          <w:jc w:val="center"/>
        </w:trPr>
        <w:tc>
          <w:tcPr>
            <w:tcW w:w="2522"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52"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52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25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52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5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万元</w:t>
            </w:r>
          </w:p>
        </w:tc>
      </w:tr>
      <w:bookmarkEnd w:id="1130"/>
      <w:bookmarkEnd w:id="1131"/>
      <w:bookmarkEnd w:id="1132"/>
    </w:tbl>
    <w:p>
      <w:pPr>
        <w:rPr>
          <w:rFonts w:ascii="宋体" w:hAnsi="宋体" w:cs="宋体"/>
          <w:color w:val="auto"/>
          <w:highlight w:val="none"/>
        </w:rPr>
      </w:pPr>
    </w:p>
    <w:p>
      <w:pPr>
        <w:pStyle w:val="4"/>
        <w:numPr>
          <w:ilvl w:val="0"/>
          <w:numId w:val="0"/>
        </w:numPr>
        <w:spacing w:line="240" w:lineRule="auto"/>
        <w:rPr>
          <w:rFonts w:ascii="宋体" w:hAnsi="宋体" w:cs="宋体"/>
          <w:color w:val="auto"/>
          <w:highlight w:val="none"/>
        </w:rPr>
      </w:pPr>
      <w:bookmarkStart w:id="1134" w:name="_Toc31169_WPSOffice_Level3"/>
      <w:bookmarkStart w:id="1135" w:name="_Toc13073"/>
      <w:bookmarkStart w:id="1136" w:name="_Toc23816"/>
      <w:bookmarkStart w:id="1137" w:name="_Toc15818"/>
      <w:r>
        <w:rPr>
          <w:rFonts w:hint="eastAsia" w:ascii="宋体" w:hAnsi="宋体" w:cs="宋体"/>
          <w:color w:val="auto"/>
          <w:highlight w:val="none"/>
        </w:rPr>
        <w:t>5.6.</w:t>
      </w:r>
      <w:r>
        <w:rPr>
          <w:rFonts w:hint="eastAsia" w:ascii="宋体" w:hAnsi="宋体" w:cs="宋体"/>
          <w:color w:val="auto"/>
          <w:highlight w:val="none"/>
          <w:lang w:val="en-US" w:eastAsia="zh-CN"/>
        </w:rPr>
        <w:t>3</w:t>
      </w:r>
      <w:r>
        <w:rPr>
          <w:rFonts w:hint="eastAsia" w:ascii="宋体" w:hAnsi="宋体" w:cs="宋体"/>
          <w:color w:val="auto"/>
          <w:highlight w:val="none"/>
        </w:rPr>
        <w:t xml:space="preserve"> 允许最高(低)价继续报价</w:t>
      </w:r>
      <w:bookmarkEnd w:id="1134"/>
      <w:bookmarkEnd w:id="1135"/>
      <w:bookmarkEnd w:id="1136"/>
      <w:bookmarkEnd w:id="1137"/>
    </w:p>
    <w:tbl>
      <w:tblPr>
        <w:tblStyle w:val="13"/>
        <w:tblW w:w="57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18"/>
        <w:gridCol w:w="3260"/>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允许</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不允许</w:t>
            </w:r>
          </w:p>
        </w:tc>
      </w:tr>
    </w:tbl>
    <w:p>
      <w:pPr>
        <w:pStyle w:val="4"/>
        <w:numPr>
          <w:ilvl w:val="0"/>
          <w:numId w:val="0"/>
        </w:numPr>
        <w:spacing w:line="240" w:lineRule="auto"/>
        <w:rPr>
          <w:rFonts w:ascii="宋体" w:hAnsi="宋体" w:cs="宋体"/>
          <w:color w:val="auto"/>
          <w:highlight w:val="none"/>
        </w:rPr>
      </w:pPr>
      <w:bookmarkStart w:id="1138" w:name="_Toc456856498"/>
      <w:bookmarkStart w:id="1139" w:name="_Toc445898951"/>
      <w:bookmarkStart w:id="1140" w:name="_Toc517974015"/>
      <w:bookmarkStart w:id="1141" w:name="_Toc522354614"/>
      <w:bookmarkStart w:id="1142" w:name="_Toc445899686"/>
      <w:bookmarkStart w:id="1143" w:name="_Toc9766"/>
      <w:bookmarkStart w:id="1144" w:name="_Toc445899931"/>
      <w:bookmarkStart w:id="1145" w:name="_Toc17285"/>
      <w:bookmarkStart w:id="1146" w:name="_Toc452111973"/>
      <w:bookmarkStart w:id="1147" w:name="_Toc452111714"/>
      <w:bookmarkStart w:id="1148" w:name="_Toc461975014"/>
      <w:bookmarkStart w:id="1149" w:name="_Toc23787"/>
      <w:bookmarkStart w:id="1150" w:name="_Toc445898461"/>
      <w:bookmarkStart w:id="1151" w:name="_Toc445899441"/>
      <w:bookmarkStart w:id="1152" w:name="_Toc24838"/>
      <w:bookmarkStart w:id="1153" w:name="_Toc20732"/>
      <w:bookmarkStart w:id="1154" w:name="_Toc452050254"/>
      <w:bookmarkStart w:id="1155" w:name="_Toc15558"/>
      <w:bookmarkStart w:id="1156" w:name="_Toc445898706"/>
      <w:bookmarkStart w:id="1157" w:name="_Toc445897921"/>
      <w:bookmarkStart w:id="1158" w:name="_Toc445897676"/>
      <w:bookmarkStart w:id="1159" w:name="_Toc26737_WPSOffice_Level3"/>
      <w:bookmarkStart w:id="1160" w:name="_Toc445898216"/>
      <w:bookmarkStart w:id="1161" w:name="_Toc445899196"/>
      <w:bookmarkStart w:id="1162" w:name="_Toc17970"/>
      <w:r>
        <w:rPr>
          <w:rFonts w:hint="eastAsia" w:ascii="宋体" w:hAnsi="宋体" w:cs="宋体"/>
          <w:color w:val="auto"/>
          <w:highlight w:val="none"/>
        </w:rPr>
        <w:t>5.6.</w:t>
      </w:r>
      <w:r>
        <w:rPr>
          <w:rFonts w:hint="eastAsia" w:ascii="宋体" w:hAnsi="宋体" w:cs="宋体"/>
          <w:color w:val="auto"/>
          <w:highlight w:val="none"/>
          <w:lang w:val="en-US" w:eastAsia="zh-CN"/>
        </w:rPr>
        <w:t>4</w:t>
      </w:r>
      <w:r>
        <w:rPr>
          <w:rFonts w:hint="eastAsia" w:ascii="宋体" w:hAnsi="宋体" w:cs="宋体"/>
          <w:color w:val="auto"/>
          <w:highlight w:val="none"/>
        </w:rPr>
        <w:t xml:space="preserve"> 资产类型（实物</w:t>
      </w:r>
      <w:r>
        <w:rPr>
          <w:rFonts w:hint="eastAsia" w:ascii="宋体" w:hAnsi="宋体" w:cs="宋体"/>
          <w:color w:val="auto"/>
          <w:highlight w:val="none"/>
          <w:lang w:val="en-US" w:eastAsia="zh-CN"/>
        </w:rPr>
        <w:t>资产类</w:t>
      </w:r>
      <w:r>
        <w:rPr>
          <w:rFonts w:hint="eastAsia" w:ascii="宋体" w:hAnsi="宋体" w:cs="宋体"/>
          <w:color w:val="auto"/>
          <w:highlight w:val="none"/>
        </w:rPr>
        <w:t>）</w:t>
      </w:r>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p>
    <w:tbl>
      <w:tblPr>
        <w:tblStyle w:val="13"/>
        <w:tblW w:w="5775" w:type="dxa"/>
        <w:jc w:val="center"/>
        <w:tblLayout w:type="fixed"/>
        <w:tblCellMar>
          <w:top w:w="0" w:type="dxa"/>
          <w:left w:w="108" w:type="dxa"/>
          <w:bottom w:w="0" w:type="dxa"/>
          <w:right w:w="108" w:type="dxa"/>
        </w:tblCellMar>
      </w:tblPr>
      <w:tblGrid>
        <w:gridCol w:w="2522"/>
        <w:gridCol w:w="3253"/>
      </w:tblGrid>
      <w:tr>
        <w:tblPrEx>
          <w:tblCellMar>
            <w:top w:w="0" w:type="dxa"/>
            <w:left w:w="108" w:type="dxa"/>
            <w:bottom w:w="0" w:type="dxa"/>
            <w:right w:w="108" w:type="dxa"/>
          </w:tblCellMar>
        </w:tblPrEx>
        <w:trPr>
          <w:trHeight w:val="567" w:hRule="atLeast"/>
          <w:tblHeader/>
          <w:jc w:val="center"/>
        </w:trPr>
        <w:tc>
          <w:tcPr>
            <w:tcW w:w="2522"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53"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房产</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土地使用权</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交通运输工具</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设备</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在建工程</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99</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其他资产</w:t>
            </w:r>
          </w:p>
        </w:tc>
      </w:tr>
    </w:tbl>
    <w:p>
      <w:pPr>
        <w:pStyle w:val="4"/>
        <w:numPr>
          <w:ilvl w:val="0"/>
          <w:numId w:val="0"/>
        </w:numPr>
        <w:spacing w:line="240" w:lineRule="auto"/>
        <w:rPr>
          <w:rFonts w:ascii="宋体" w:hAnsi="宋体" w:cs="宋体"/>
          <w:color w:val="auto"/>
          <w:highlight w:val="none"/>
        </w:rPr>
      </w:pPr>
      <w:bookmarkStart w:id="1163" w:name="_Toc12161"/>
      <w:bookmarkStart w:id="1164" w:name="_Toc517974016"/>
      <w:bookmarkStart w:id="1165" w:name="_Toc17355"/>
      <w:bookmarkStart w:id="1166" w:name="_Toc522354615"/>
      <w:bookmarkStart w:id="1167" w:name="_Toc445899206"/>
      <w:bookmarkStart w:id="1168" w:name="_Toc445898226"/>
      <w:bookmarkStart w:id="1169" w:name="_Toc31562"/>
      <w:bookmarkStart w:id="1170" w:name="_Toc445898961"/>
      <w:bookmarkStart w:id="1171" w:name="_Toc445899696"/>
      <w:bookmarkStart w:id="1172" w:name="_Toc445897686"/>
      <w:bookmarkStart w:id="1173" w:name="_Toc452111715"/>
      <w:bookmarkStart w:id="1174" w:name="_Toc20353"/>
      <w:bookmarkStart w:id="1175" w:name="_Toc452111974"/>
      <w:bookmarkStart w:id="1176" w:name="_Toc445898471"/>
      <w:bookmarkStart w:id="1177" w:name="_Toc4753_WPSOffice_Level3"/>
      <w:bookmarkStart w:id="1178" w:name="_Toc456856499"/>
      <w:bookmarkStart w:id="1179" w:name="_Toc361"/>
      <w:bookmarkStart w:id="1180" w:name="_Toc445897931"/>
      <w:bookmarkStart w:id="1181" w:name="_Toc452050255"/>
      <w:bookmarkStart w:id="1182" w:name="_Toc445898716"/>
      <w:bookmarkStart w:id="1183" w:name="_Toc445899451"/>
      <w:bookmarkStart w:id="1184" w:name="_Toc461975015"/>
      <w:bookmarkStart w:id="1185" w:name="_Toc445899941"/>
      <w:bookmarkStart w:id="1186" w:name="_Toc14947"/>
      <w:r>
        <w:rPr>
          <w:rFonts w:hint="eastAsia" w:ascii="宋体" w:hAnsi="宋体" w:cs="宋体"/>
          <w:color w:val="auto"/>
          <w:highlight w:val="none"/>
        </w:rPr>
        <w:t>5.6.</w:t>
      </w:r>
      <w:r>
        <w:rPr>
          <w:rFonts w:hint="eastAsia" w:ascii="宋体" w:hAnsi="宋体" w:cs="宋体"/>
          <w:color w:val="auto"/>
          <w:highlight w:val="none"/>
          <w:lang w:val="en-US" w:eastAsia="zh-CN"/>
        </w:rPr>
        <w:t>5</w:t>
      </w:r>
      <w:r>
        <w:rPr>
          <w:rFonts w:hint="eastAsia" w:ascii="宋体" w:hAnsi="宋体" w:cs="宋体"/>
          <w:color w:val="auto"/>
          <w:highlight w:val="none"/>
        </w:rPr>
        <w:t xml:space="preserve"> 交易方式</w:t>
      </w:r>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p>
    <w:tbl>
      <w:tblPr>
        <w:tblStyle w:val="13"/>
        <w:tblW w:w="11322" w:type="dxa"/>
        <w:jc w:val="center"/>
        <w:tblLayout w:type="fixed"/>
        <w:tblCellMar>
          <w:top w:w="0" w:type="dxa"/>
          <w:left w:w="108" w:type="dxa"/>
          <w:bottom w:w="0" w:type="dxa"/>
          <w:right w:w="108" w:type="dxa"/>
        </w:tblCellMar>
      </w:tblPr>
      <w:tblGrid>
        <w:gridCol w:w="2520"/>
        <w:gridCol w:w="3240"/>
        <w:gridCol w:w="2760"/>
        <w:gridCol w:w="2802"/>
      </w:tblGrid>
      <w:tr>
        <w:tblPrEx>
          <w:tblCellMar>
            <w:top w:w="0" w:type="dxa"/>
            <w:left w:w="108" w:type="dxa"/>
            <w:bottom w:w="0" w:type="dxa"/>
            <w:right w:w="108" w:type="dxa"/>
          </w:tblCellMar>
        </w:tblPrEx>
        <w:trPr>
          <w:trHeight w:val="567" w:hRule="atLeast"/>
          <w:tblHeader/>
          <w:jc w:val="center"/>
        </w:trPr>
        <w:tc>
          <w:tcPr>
            <w:tcW w:w="252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4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2760" w:type="dxa"/>
            <w:tcBorders>
              <w:top w:val="single" w:color="auto" w:sz="4" w:space="0"/>
              <w:left w:val="nil"/>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2802" w:type="dxa"/>
            <w:tcBorders>
              <w:top w:val="single" w:color="auto" w:sz="4" w:space="0"/>
              <w:left w:val="nil"/>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2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4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网络竞价</w:t>
            </w:r>
          </w:p>
        </w:tc>
        <w:tc>
          <w:tcPr>
            <w:tcW w:w="276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2802"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动态报价</w:t>
            </w:r>
          </w:p>
        </w:tc>
      </w:tr>
      <w:tr>
        <w:trPr>
          <w:trHeight w:val="567" w:hRule="atLeast"/>
          <w:jc w:val="center"/>
        </w:trPr>
        <w:tc>
          <w:tcPr>
            <w:tcW w:w="252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4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拍卖</w:t>
            </w:r>
          </w:p>
        </w:tc>
        <w:tc>
          <w:tcPr>
            <w:tcW w:w="276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6</w:t>
            </w:r>
          </w:p>
        </w:tc>
        <w:tc>
          <w:tcPr>
            <w:tcW w:w="2802"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谈判</w:t>
            </w:r>
          </w:p>
        </w:tc>
      </w:tr>
      <w:tr>
        <w:tblPrEx>
          <w:tblCellMar>
            <w:top w:w="0" w:type="dxa"/>
            <w:left w:w="108" w:type="dxa"/>
            <w:bottom w:w="0" w:type="dxa"/>
            <w:right w:w="108" w:type="dxa"/>
          </w:tblCellMar>
        </w:tblPrEx>
        <w:trPr>
          <w:trHeight w:val="567" w:hRule="atLeast"/>
          <w:jc w:val="center"/>
        </w:trPr>
        <w:tc>
          <w:tcPr>
            <w:tcW w:w="252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24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招投标</w:t>
            </w:r>
          </w:p>
        </w:tc>
        <w:tc>
          <w:tcPr>
            <w:tcW w:w="276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7</w:t>
            </w:r>
          </w:p>
        </w:tc>
        <w:tc>
          <w:tcPr>
            <w:tcW w:w="2802"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综合评议</w:t>
            </w:r>
          </w:p>
        </w:tc>
      </w:tr>
      <w:tr>
        <w:tblPrEx>
          <w:tblCellMar>
            <w:top w:w="0" w:type="dxa"/>
            <w:left w:w="108" w:type="dxa"/>
            <w:bottom w:w="0" w:type="dxa"/>
            <w:right w:w="108" w:type="dxa"/>
          </w:tblCellMar>
        </w:tblPrEx>
        <w:trPr>
          <w:trHeight w:val="567" w:hRule="atLeast"/>
          <w:jc w:val="center"/>
        </w:trPr>
        <w:tc>
          <w:tcPr>
            <w:tcW w:w="252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24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协议转让（非竞价）</w:t>
            </w:r>
          </w:p>
        </w:tc>
        <w:tc>
          <w:tcPr>
            <w:tcW w:w="276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99</w:t>
            </w:r>
          </w:p>
        </w:tc>
        <w:tc>
          <w:tcPr>
            <w:tcW w:w="2802"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pStyle w:val="4"/>
        <w:numPr>
          <w:ilvl w:val="0"/>
          <w:numId w:val="0"/>
        </w:numPr>
        <w:spacing w:line="240" w:lineRule="auto"/>
        <w:rPr>
          <w:rFonts w:ascii="宋体" w:hAnsi="宋体" w:cs="宋体"/>
          <w:color w:val="auto"/>
          <w:highlight w:val="none"/>
        </w:rPr>
      </w:pPr>
      <w:bookmarkStart w:id="1187" w:name="_Toc19947"/>
      <w:bookmarkStart w:id="1188" w:name="_Toc2632"/>
      <w:bookmarkStart w:id="1189" w:name="_Toc23558"/>
      <w:bookmarkStart w:id="1190" w:name="_Toc10979_WPSOffice_Level3"/>
      <w:r>
        <w:rPr>
          <w:rFonts w:hint="eastAsia" w:ascii="宋体" w:hAnsi="宋体" w:cs="宋体"/>
          <w:color w:val="auto"/>
          <w:highlight w:val="none"/>
        </w:rPr>
        <w:t>5.6.</w:t>
      </w:r>
      <w:r>
        <w:rPr>
          <w:rFonts w:hint="eastAsia" w:ascii="宋体" w:hAnsi="宋体" w:cs="宋体"/>
          <w:color w:val="auto"/>
          <w:highlight w:val="none"/>
          <w:lang w:val="en-US" w:eastAsia="zh-CN"/>
        </w:rPr>
        <w:t>6</w:t>
      </w:r>
      <w:r>
        <w:rPr>
          <w:rFonts w:hint="eastAsia" w:ascii="宋体" w:hAnsi="宋体" w:cs="宋体"/>
          <w:color w:val="auto"/>
          <w:highlight w:val="none"/>
        </w:rPr>
        <w:t xml:space="preserve"> 经济类型</w:t>
      </w:r>
      <w:bookmarkEnd w:id="1187"/>
      <w:bookmarkEnd w:id="1188"/>
      <w:bookmarkEnd w:id="1189"/>
      <w:bookmarkEnd w:id="1190"/>
    </w:p>
    <w:tbl>
      <w:tblPr>
        <w:tblStyle w:val="13"/>
        <w:tblW w:w="11278" w:type="dxa"/>
        <w:jc w:val="center"/>
        <w:tblLayout w:type="fixed"/>
        <w:tblCellMar>
          <w:top w:w="0" w:type="dxa"/>
          <w:left w:w="108" w:type="dxa"/>
          <w:bottom w:w="0" w:type="dxa"/>
          <w:right w:w="108" w:type="dxa"/>
        </w:tblCellMar>
      </w:tblPr>
      <w:tblGrid>
        <w:gridCol w:w="2518"/>
        <w:gridCol w:w="3260"/>
        <w:gridCol w:w="2750"/>
        <w:gridCol w:w="2750"/>
      </w:tblGrid>
      <w:tr>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c>
          <w:tcPr>
            <w:tcW w:w="2750" w:type="dxa"/>
            <w:tcBorders>
              <w:top w:val="single" w:color="auto" w:sz="4" w:space="0"/>
              <w:left w:val="nil"/>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2750" w:type="dxa"/>
            <w:tcBorders>
              <w:top w:val="single" w:color="auto" w:sz="4" w:space="0"/>
              <w:left w:val="nil"/>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政府部门、机构</w:t>
            </w:r>
          </w:p>
        </w:tc>
        <w:tc>
          <w:tcPr>
            <w:tcW w:w="275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6</w:t>
            </w:r>
          </w:p>
        </w:tc>
        <w:tc>
          <w:tcPr>
            <w:tcW w:w="275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非国有企业</w:t>
            </w:r>
          </w:p>
        </w:tc>
      </w:tr>
      <w:tr>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国有独资公司（企业）</w:t>
            </w:r>
          </w:p>
        </w:tc>
        <w:tc>
          <w:tcPr>
            <w:tcW w:w="275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7</w:t>
            </w:r>
          </w:p>
        </w:tc>
        <w:tc>
          <w:tcPr>
            <w:tcW w:w="2750" w:type="dxa"/>
            <w:tcBorders>
              <w:top w:val="nil"/>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外资企业</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国有控股企业</w:t>
            </w:r>
          </w:p>
        </w:tc>
        <w:tc>
          <w:tcPr>
            <w:tcW w:w="2750"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8</w:t>
            </w:r>
          </w:p>
        </w:tc>
        <w:tc>
          <w:tcPr>
            <w:tcW w:w="2750"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国有实际控制企业</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国有事业单位，国有社团等</w:t>
            </w:r>
          </w:p>
        </w:tc>
        <w:tc>
          <w:tcPr>
            <w:tcW w:w="2750"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99</w:t>
            </w:r>
          </w:p>
        </w:tc>
        <w:tc>
          <w:tcPr>
            <w:tcW w:w="2750"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国有参股企业</w:t>
            </w:r>
          </w:p>
        </w:tc>
        <w:tc>
          <w:tcPr>
            <w:tcW w:w="2750"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highlight w:val="none"/>
              </w:rPr>
            </w:pPr>
          </w:p>
        </w:tc>
        <w:tc>
          <w:tcPr>
            <w:tcW w:w="2750" w:type="dxa"/>
            <w:tcBorders>
              <w:top w:val="single" w:color="auto" w:sz="4" w:space="0"/>
              <w:left w:val="nil"/>
              <w:bottom w:val="single" w:color="auto" w:sz="4" w:space="0"/>
              <w:right w:val="single" w:color="auto" w:sz="4" w:space="0"/>
            </w:tcBorders>
            <w:vAlign w:val="center"/>
          </w:tcPr>
          <w:p>
            <w:pPr>
              <w:jc w:val="center"/>
              <w:rPr>
                <w:rFonts w:ascii="宋体" w:hAnsi="宋体" w:cs="宋体"/>
                <w:color w:val="auto"/>
                <w:highlight w:val="none"/>
              </w:rPr>
            </w:pPr>
          </w:p>
        </w:tc>
      </w:tr>
    </w:tbl>
    <w:p>
      <w:pPr>
        <w:pStyle w:val="4"/>
        <w:numPr>
          <w:ilvl w:val="0"/>
          <w:numId w:val="0"/>
        </w:numPr>
        <w:spacing w:line="240" w:lineRule="auto"/>
        <w:rPr>
          <w:rFonts w:ascii="宋体" w:hAnsi="宋体" w:cs="宋体"/>
          <w:color w:val="auto"/>
          <w:highlight w:val="none"/>
        </w:rPr>
      </w:pPr>
      <w:bookmarkStart w:id="1191" w:name="_Toc32702_WPSOffice_Level3"/>
      <w:bookmarkStart w:id="1192" w:name="_Toc9840"/>
      <w:bookmarkStart w:id="1193" w:name="_Toc21953"/>
      <w:bookmarkStart w:id="1194" w:name="_Toc880"/>
      <w:r>
        <w:rPr>
          <w:rFonts w:hint="eastAsia" w:ascii="宋体" w:hAnsi="宋体" w:cs="宋体"/>
          <w:color w:val="auto"/>
          <w:highlight w:val="none"/>
        </w:rPr>
        <w:t>5.6.</w:t>
      </w:r>
      <w:r>
        <w:rPr>
          <w:rFonts w:hint="eastAsia" w:ascii="宋体" w:hAnsi="宋体" w:cs="宋体"/>
          <w:color w:val="auto"/>
          <w:highlight w:val="none"/>
          <w:lang w:val="en-US" w:eastAsia="zh-CN"/>
        </w:rPr>
        <w:t>7</w:t>
      </w:r>
      <w:r>
        <w:rPr>
          <w:rFonts w:hint="eastAsia" w:ascii="宋体" w:hAnsi="宋体" w:cs="宋体"/>
          <w:color w:val="auto"/>
          <w:highlight w:val="none"/>
        </w:rPr>
        <w:t xml:space="preserve"> 经营规模</w:t>
      </w:r>
      <w:bookmarkEnd w:id="1191"/>
      <w:bookmarkEnd w:id="1192"/>
      <w:bookmarkEnd w:id="1193"/>
      <w:bookmarkEnd w:id="1194"/>
    </w:p>
    <w:tbl>
      <w:tblPr>
        <w:tblStyle w:val="13"/>
        <w:tblW w:w="5778" w:type="dxa"/>
        <w:jc w:val="center"/>
        <w:tblLayout w:type="fixed"/>
        <w:tblCellMar>
          <w:top w:w="0" w:type="dxa"/>
          <w:left w:w="108" w:type="dxa"/>
          <w:bottom w:w="0" w:type="dxa"/>
          <w:right w:w="108" w:type="dxa"/>
        </w:tblCellMar>
      </w:tblPr>
      <w:tblGrid>
        <w:gridCol w:w="2518"/>
        <w:gridCol w:w="3260"/>
      </w:tblGrid>
      <w:tr>
        <w:tblPrEx>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大型</w:t>
            </w:r>
          </w:p>
        </w:tc>
      </w:tr>
      <w:tr>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02</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中型</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03</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小型</w:t>
            </w:r>
          </w:p>
        </w:tc>
      </w:tr>
    </w:tbl>
    <w:p>
      <w:pPr>
        <w:pStyle w:val="4"/>
        <w:numPr>
          <w:ilvl w:val="0"/>
          <w:numId w:val="0"/>
        </w:numPr>
        <w:spacing w:line="240" w:lineRule="auto"/>
        <w:rPr>
          <w:rFonts w:ascii="宋体" w:hAnsi="宋体" w:cs="宋体"/>
          <w:color w:val="auto"/>
          <w:highlight w:val="none"/>
        </w:rPr>
      </w:pPr>
      <w:bookmarkStart w:id="1195" w:name="_Toc21305"/>
      <w:bookmarkStart w:id="1196" w:name="_Toc8602_WPSOffice_Level3"/>
      <w:bookmarkStart w:id="1197" w:name="_Toc20262"/>
      <w:bookmarkStart w:id="1198" w:name="_Toc15014"/>
      <w:r>
        <w:rPr>
          <w:rFonts w:hint="eastAsia" w:ascii="宋体" w:hAnsi="宋体" w:cs="宋体"/>
          <w:color w:val="auto"/>
          <w:highlight w:val="none"/>
        </w:rPr>
        <w:t>5.6.</w:t>
      </w:r>
      <w:r>
        <w:rPr>
          <w:rFonts w:hint="eastAsia" w:ascii="宋体" w:hAnsi="宋体" w:cs="宋体"/>
          <w:color w:val="auto"/>
          <w:highlight w:val="none"/>
          <w:lang w:val="en-US" w:eastAsia="zh-CN"/>
        </w:rPr>
        <w:t>8</w:t>
      </w:r>
      <w:r>
        <w:rPr>
          <w:rFonts w:hint="eastAsia" w:ascii="宋体" w:hAnsi="宋体" w:cs="宋体"/>
          <w:color w:val="auto"/>
          <w:highlight w:val="none"/>
        </w:rPr>
        <w:t xml:space="preserve"> 报名方式</w:t>
      </w:r>
      <w:bookmarkEnd w:id="1195"/>
      <w:bookmarkEnd w:id="1196"/>
      <w:bookmarkEnd w:id="1197"/>
      <w:bookmarkEnd w:id="1198"/>
    </w:p>
    <w:tbl>
      <w:tblPr>
        <w:tblStyle w:val="13"/>
        <w:tblW w:w="5778" w:type="dxa"/>
        <w:jc w:val="center"/>
        <w:tblLayout w:type="fixed"/>
        <w:tblCellMar>
          <w:top w:w="0" w:type="dxa"/>
          <w:left w:w="108" w:type="dxa"/>
          <w:bottom w:w="0" w:type="dxa"/>
          <w:right w:w="108" w:type="dxa"/>
        </w:tblCellMar>
      </w:tblPr>
      <w:tblGrid>
        <w:gridCol w:w="2518"/>
        <w:gridCol w:w="3260"/>
      </w:tblGrid>
      <w:tr>
        <w:tblPrEx>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lang w:val="en-US" w:eastAsia="zh-CN"/>
              </w:rPr>
              <w:t>线</w:t>
            </w:r>
            <w:r>
              <w:rPr>
                <w:rFonts w:hint="eastAsia" w:ascii="宋体" w:hAnsi="宋体" w:cs="宋体"/>
                <w:color w:val="auto"/>
                <w:highlight w:val="none"/>
              </w:rPr>
              <w:t>上</w:t>
            </w:r>
          </w:p>
        </w:tc>
      </w:tr>
      <w:tr>
        <w:tblPrEx>
          <w:tblCellMar>
            <w:top w:w="0" w:type="dxa"/>
            <w:left w:w="108" w:type="dxa"/>
            <w:bottom w:w="0" w:type="dxa"/>
            <w:right w:w="108" w:type="dxa"/>
          </w:tblCellMar>
        </w:tblPrEx>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代理处</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招标办</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lang w:val="en-US" w:eastAsia="zh-CN"/>
              </w:rPr>
              <w:t>交易</w:t>
            </w:r>
            <w:r>
              <w:rPr>
                <w:rFonts w:hint="eastAsia" w:ascii="宋体" w:hAnsi="宋体" w:cs="宋体"/>
                <w:color w:val="auto"/>
                <w:highlight w:val="none"/>
              </w:rPr>
              <w:t>中心</w:t>
            </w:r>
          </w:p>
        </w:tc>
      </w:tr>
    </w:tbl>
    <w:p>
      <w:pPr>
        <w:rPr>
          <w:rFonts w:ascii="宋体" w:hAnsi="宋体" w:cs="宋体"/>
          <w:color w:val="auto"/>
          <w:highlight w:val="none"/>
        </w:rPr>
      </w:pPr>
      <w:bookmarkStart w:id="1199" w:name="_Toc28461"/>
    </w:p>
    <w:bookmarkEnd w:id="1199"/>
    <w:p>
      <w:pPr>
        <w:pStyle w:val="4"/>
        <w:numPr>
          <w:ilvl w:val="0"/>
          <w:numId w:val="0"/>
        </w:numPr>
        <w:spacing w:line="240" w:lineRule="auto"/>
        <w:rPr>
          <w:rFonts w:hint="eastAsia" w:ascii="宋体" w:hAnsi="宋体" w:eastAsia="宋体" w:cs="宋体"/>
          <w:color w:val="auto"/>
          <w:highlight w:val="none"/>
          <w:lang w:eastAsia="zh-CN"/>
        </w:rPr>
      </w:pPr>
      <w:bookmarkStart w:id="1200" w:name="_Toc29355"/>
      <w:bookmarkStart w:id="1201" w:name="_Toc14145"/>
      <w:bookmarkStart w:id="1202" w:name="_Toc15221"/>
      <w:bookmarkStart w:id="1203" w:name="_Toc21879_WPSOffice_Level3"/>
      <w:r>
        <w:rPr>
          <w:rFonts w:hint="eastAsia" w:ascii="宋体" w:hAnsi="宋体" w:cs="宋体"/>
          <w:color w:val="auto"/>
          <w:highlight w:val="none"/>
        </w:rPr>
        <w:t>5.6.</w:t>
      </w:r>
      <w:r>
        <w:rPr>
          <w:rFonts w:hint="eastAsia" w:ascii="宋体" w:hAnsi="宋体" w:cs="宋体"/>
          <w:color w:val="auto"/>
          <w:highlight w:val="none"/>
          <w:lang w:val="en-US" w:eastAsia="zh-CN"/>
        </w:rPr>
        <w:t>9</w:t>
      </w:r>
      <w:r>
        <w:rPr>
          <w:rFonts w:hint="eastAsia" w:ascii="宋体" w:hAnsi="宋体" w:cs="宋体"/>
          <w:color w:val="auto"/>
          <w:highlight w:val="none"/>
        </w:rPr>
        <w:t xml:space="preserve"> 交易方式</w:t>
      </w:r>
      <w:bookmarkEnd w:id="1200"/>
      <w:bookmarkEnd w:id="1201"/>
      <w:bookmarkEnd w:id="1202"/>
      <w:bookmarkEnd w:id="1203"/>
      <w:r>
        <w:rPr>
          <w:rFonts w:hint="eastAsia" w:ascii="宋体" w:hAnsi="宋体" w:cs="宋体"/>
          <w:color w:val="auto"/>
          <w:highlight w:val="none"/>
          <w:lang w:eastAsia="zh-CN"/>
        </w:rPr>
        <w:t>（</w:t>
      </w:r>
      <w:r>
        <w:rPr>
          <w:rFonts w:hint="eastAsia" w:ascii="宋体" w:hAnsi="宋体" w:cs="宋体"/>
          <w:color w:val="auto"/>
          <w:highlight w:val="none"/>
        </w:rPr>
        <w:t>实物资产类</w:t>
      </w:r>
      <w:r>
        <w:rPr>
          <w:rFonts w:hint="eastAsia" w:ascii="宋体" w:hAnsi="宋体" w:cs="宋体"/>
          <w:color w:val="auto"/>
          <w:highlight w:val="none"/>
          <w:lang w:eastAsia="zh-CN"/>
        </w:rPr>
        <w:t>）</w:t>
      </w:r>
    </w:p>
    <w:tbl>
      <w:tblPr>
        <w:tblStyle w:val="13"/>
        <w:tblW w:w="5775" w:type="dxa"/>
        <w:jc w:val="center"/>
        <w:tblLayout w:type="fixed"/>
        <w:tblCellMar>
          <w:top w:w="0" w:type="dxa"/>
          <w:left w:w="108" w:type="dxa"/>
          <w:bottom w:w="0" w:type="dxa"/>
          <w:right w:w="108" w:type="dxa"/>
        </w:tblCellMar>
      </w:tblPr>
      <w:tblGrid>
        <w:gridCol w:w="2522"/>
        <w:gridCol w:w="3253"/>
      </w:tblGrid>
      <w:tr>
        <w:tblPrEx>
          <w:tblCellMar>
            <w:top w:w="0" w:type="dxa"/>
            <w:left w:w="108" w:type="dxa"/>
            <w:bottom w:w="0" w:type="dxa"/>
            <w:right w:w="108" w:type="dxa"/>
          </w:tblCellMar>
        </w:tblPrEx>
        <w:trPr>
          <w:trHeight w:val="567" w:hRule="atLeast"/>
          <w:tblHeader/>
          <w:jc w:val="center"/>
        </w:trPr>
        <w:tc>
          <w:tcPr>
            <w:tcW w:w="2522"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53"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网络竞价</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拍卖</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3</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招投标</w:t>
            </w:r>
          </w:p>
        </w:tc>
      </w:tr>
      <w:tr>
        <w:tblPrEx>
          <w:tblCellMar>
            <w:top w:w="0" w:type="dxa"/>
            <w:left w:w="108" w:type="dxa"/>
            <w:bottom w:w="0" w:type="dxa"/>
            <w:right w:w="108" w:type="dxa"/>
          </w:tblCellMar>
        </w:tblPrEx>
        <w:trPr>
          <w:trHeight w:val="567" w:hRule="atLeast"/>
          <w:jc w:val="center"/>
        </w:trPr>
        <w:tc>
          <w:tcPr>
            <w:tcW w:w="2522"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99</w:t>
            </w:r>
          </w:p>
        </w:tc>
        <w:tc>
          <w:tcPr>
            <w:tcW w:w="3253"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bl>
    <w:p>
      <w:pPr>
        <w:jc w:val="center"/>
        <w:rPr>
          <w:rFonts w:ascii="宋体" w:hAnsi="宋体" w:cs="宋体"/>
          <w:color w:val="auto"/>
          <w:highlight w:val="none"/>
        </w:rPr>
      </w:pPr>
    </w:p>
    <w:p>
      <w:pPr>
        <w:pStyle w:val="4"/>
        <w:numPr>
          <w:ilvl w:val="0"/>
          <w:numId w:val="0"/>
        </w:numPr>
        <w:spacing w:line="240" w:lineRule="auto"/>
        <w:rPr>
          <w:rFonts w:ascii="宋体" w:hAnsi="宋体" w:cs="宋体"/>
          <w:color w:val="auto"/>
          <w:highlight w:val="none"/>
        </w:rPr>
      </w:pPr>
      <w:bookmarkStart w:id="1204" w:name="_Toc22717"/>
      <w:bookmarkStart w:id="1205" w:name="_Toc14108"/>
      <w:bookmarkStart w:id="1206" w:name="_Toc10840_WPSOffice_Level3"/>
      <w:bookmarkStart w:id="1207" w:name="_Toc108"/>
      <w:r>
        <w:rPr>
          <w:rFonts w:hint="eastAsia" w:ascii="宋体" w:hAnsi="宋体" w:cs="宋体"/>
          <w:color w:val="auto"/>
          <w:highlight w:val="none"/>
        </w:rPr>
        <w:t>5.6.1</w:t>
      </w:r>
      <w:r>
        <w:rPr>
          <w:rFonts w:hint="eastAsia" w:ascii="宋体" w:hAnsi="宋体" w:cs="宋体"/>
          <w:color w:val="auto"/>
          <w:highlight w:val="none"/>
          <w:lang w:val="en-US" w:eastAsia="zh-CN"/>
        </w:rPr>
        <w:t>0</w:t>
      </w:r>
      <w:r>
        <w:rPr>
          <w:rFonts w:hint="eastAsia" w:ascii="宋体" w:hAnsi="宋体" w:cs="宋体"/>
          <w:color w:val="auto"/>
          <w:highlight w:val="none"/>
        </w:rPr>
        <w:t xml:space="preserve"> 内部决策情况</w:t>
      </w:r>
      <w:bookmarkEnd w:id="1204"/>
      <w:bookmarkEnd w:id="1205"/>
      <w:bookmarkEnd w:id="1206"/>
      <w:bookmarkEnd w:id="1207"/>
    </w:p>
    <w:tbl>
      <w:tblPr>
        <w:tblStyle w:val="13"/>
        <w:tblW w:w="5778" w:type="dxa"/>
        <w:jc w:val="center"/>
        <w:tblLayout w:type="fixed"/>
        <w:tblCellMar>
          <w:top w:w="0" w:type="dxa"/>
          <w:left w:w="108" w:type="dxa"/>
          <w:bottom w:w="0" w:type="dxa"/>
          <w:right w:w="108" w:type="dxa"/>
        </w:tblCellMar>
      </w:tblPr>
      <w:tblGrid>
        <w:gridCol w:w="2518"/>
        <w:gridCol w:w="3260"/>
      </w:tblGrid>
      <w:tr>
        <w:tblPrEx>
          <w:tblCellMar>
            <w:top w:w="0" w:type="dxa"/>
            <w:left w:w="108" w:type="dxa"/>
            <w:bottom w:w="0" w:type="dxa"/>
            <w:right w:w="108" w:type="dxa"/>
          </w:tblCellMar>
        </w:tblPrEx>
        <w:trPr>
          <w:trHeight w:val="567" w:hRule="atLeast"/>
          <w:tblHeader/>
          <w:jc w:val="center"/>
        </w:trPr>
        <w:tc>
          <w:tcPr>
            <w:tcW w:w="2518"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代码</w:t>
            </w:r>
          </w:p>
        </w:tc>
        <w:tc>
          <w:tcPr>
            <w:tcW w:w="3260" w:type="dxa"/>
            <w:tcBorders>
              <w:top w:val="single" w:color="auto" w:sz="4" w:space="0"/>
              <w:left w:val="single" w:color="auto" w:sz="4" w:space="0"/>
              <w:bottom w:val="single" w:color="auto" w:sz="4" w:space="0"/>
              <w:right w:val="single" w:color="auto" w:sz="4" w:space="0"/>
            </w:tcBorders>
            <w:shd w:val="clear" w:color="000000" w:fill="A6A6A6"/>
            <w:vAlign w:val="center"/>
          </w:tcPr>
          <w:p>
            <w:pPr>
              <w:jc w:val="center"/>
              <w:rPr>
                <w:rFonts w:ascii="宋体" w:hAnsi="宋体" w:cs="宋体"/>
                <w:color w:val="auto"/>
                <w:highlight w:val="none"/>
              </w:rPr>
            </w:pPr>
            <w:r>
              <w:rPr>
                <w:rFonts w:hint="eastAsia" w:ascii="宋体" w:hAnsi="宋体" w:cs="宋体"/>
                <w:color w:val="auto"/>
                <w:highlight w:val="none"/>
              </w:rPr>
              <w:t>名称</w:t>
            </w:r>
          </w:p>
        </w:tc>
      </w:tr>
      <w:tr>
        <w:tblPrEx>
          <w:tblCellMar>
            <w:top w:w="0" w:type="dxa"/>
            <w:left w:w="108" w:type="dxa"/>
            <w:bottom w:w="0" w:type="dxa"/>
            <w:right w:w="108" w:type="dxa"/>
          </w:tblCellMar>
        </w:tblPrEx>
        <w:trPr>
          <w:trHeight w:val="567" w:hRule="atLeast"/>
          <w:jc w:val="center"/>
        </w:trPr>
        <w:tc>
          <w:tcPr>
            <w:tcW w:w="2518"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1</w:t>
            </w:r>
          </w:p>
        </w:tc>
        <w:tc>
          <w:tcPr>
            <w:tcW w:w="3260" w:type="dxa"/>
            <w:tcBorders>
              <w:top w:val="nil"/>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股东会决议</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2</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董事会决议</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4</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总经理办公会议决议</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5</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highlight w:val="none"/>
              </w:rPr>
            </w:pPr>
            <w:r>
              <w:rPr>
                <w:rFonts w:hint="eastAsia" w:ascii="宋体" w:hAnsi="宋体" w:cs="宋体"/>
                <w:color w:val="auto"/>
                <w:highlight w:val="none"/>
              </w:rPr>
              <w:t>其他</w:t>
            </w:r>
          </w:p>
        </w:tc>
      </w:tr>
      <w:tr>
        <w:tblPrEx>
          <w:tblCellMar>
            <w:top w:w="0" w:type="dxa"/>
            <w:left w:w="108" w:type="dxa"/>
            <w:bottom w:w="0" w:type="dxa"/>
            <w:right w:w="108" w:type="dxa"/>
          </w:tblCellMar>
        </w:tblPrEx>
        <w:trPr>
          <w:trHeight w:val="567" w:hRule="atLeast"/>
          <w:jc w:val="center"/>
        </w:trPr>
        <w:tc>
          <w:tcPr>
            <w:tcW w:w="251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6</w:t>
            </w:r>
          </w:p>
        </w:tc>
        <w:tc>
          <w:tcPr>
            <w:tcW w:w="326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auto"/>
                <w:kern w:val="2"/>
                <w:sz w:val="21"/>
                <w:szCs w:val="24"/>
                <w:highlight w:val="none"/>
                <w:lang w:val="en-US" w:eastAsia="zh-CN" w:bidi="ar-SA"/>
              </w:rPr>
            </w:pPr>
            <w:r>
              <w:rPr>
                <w:rFonts w:hint="eastAsia" w:ascii="宋体" w:hAnsi="宋体" w:cs="宋体"/>
                <w:color w:val="auto"/>
                <w:highlight w:val="none"/>
                <w:lang w:val="en-US" w:eastAsia="zh-CN"/>
              </w:rPr>
              <w:t>行政会议决议</w:t>
            </w:r>
          </w:p>
        </w:tc>
      </w:tr>
    </w:tbl>
    <w:p>
      <w:pPr>
        <w:pStyle w:val="30"/>
        <w:spacing w:line="240" w:lineRule="auto"/>
        <w:ind w:firstLine="0" w:firstLineChars="0"/>
        <w:rPr>
          <w:rFonts w:hint="eastAsia" w:ascii="宋体" w:hAnsi="宋体" w:eastAsia="宋体" w:cs="宋体"/>
          <w:color w:val="auto"/>
          <w:highlight w:val="none"/>
          <w:lang w:val="en-US" w:eastAsia="zh-CN"/>
        </w:rPr>
      </w:pPr>
    </w:p>
    <w:p>
      <w:pPr>
        <w:pStyle w:val="30"/>
        <w:spacing w:line="240" w:lineRule="auto"/>
        <w:ind w:firstLine="0" w:firstLineChars="0"/>
        <w:rPr>
          <w:rFonts w:hint="eastAsia" w:ascii="宋体" w:hAnsi="宋体" w:eastAsia="宋体" w:cs="宋体"/>
          <w:color w:val="auto"/>
          <w:highlight w:val="none"/>
          <w:lang w:val="en-US" w:eastAsia="zh-CN"/>
        </w:rPr>
      </w:pPr>
    </w:p>
    <w:p>
      <w:pPr>
        <w:pStyle w:val="30"/>
        <w:spacing w:line="240" w:lineRule="auto"/>
        <w:ind w:firstLine="0" w:firstLineChars="0"/>
        <w:rPr>
          <w:rFonts w:hint="eastAsia" w:ascii="宋体" w:hAnsi="宋体" w:eastAsia="宋体" w:cs="宋体"/>
          <w:color w:val="auto"/>
          <w:highlight w:val="none"/>
          <w:lang w:val="en-US" w:eastAsia="zh-CN"/>
        </w:rPr>
      </w:pPr>
    </w:p>
    <w:p>
      <w:pPr>
        <w:pStyle w:val="30"/>
        <w:spacing w:line="240" w:lineRule="auto"/>
        <w:ind w:firstLine="0" w:firstLineChars="0"/>
        <w:rPr>
          <w:rFonts w:hint="default" w:ascii="宋体" w:hAnsi="宋体" w:cs="宋体"/>
          <w:color w:val="auto"/>
          <w:highlight w:val="none"/>
          <w:lang w:val="en-US" w:eastAsia="zh-CN"/>
        </w:rPr>
        <w:sectPr>
          <w:pgSz w:w="16838" w:h="11906" w:orient="landscape"/>
          <w:pgMar w:top="1800" w:right="1440" w:bottom="1800" w:left="1440" w:header="851" w:footer="992" w:gutter="0"/>
          <w:cols w:space="425" w:num="1"/>
          <w:docGrid w:type="lines" w:linePitch="312" w:charSpace="0"/>
        </w:sectPr>
      </w:pPr>
    </w:p>
    <w:p>
      <w:pPr>
        <w:widowControl/>
        <w:jc w:val="center"/>
        <w:outlineLvl w:val="0"/>
        <w:rPr>
          <w:rFonts w:ascii="宋体" w:hAnsi="宋体" w:cs="宋体"/>
          <w:b/>
          <w:bCs/>
          <w:color w:val="auto"/>
          <w:kern w:val="0"/>
          <w:sz w:val="24"/>
          <w:highlight w:val="none"/>
          <w:lang w:bidi="ar"/>
        </w:rPr>
      </w:pPr>
      <w:bookmarkStart w:id="1208" w:name="_Toc16204"/>
      <w:r>
        <w:rPr>
          <w:rFonts w:hint="eastAsia" w:ascii="宋体" w:hAnsi="宋体" w:cs="宋体"/>
          <w:b/>
          <w:bCs/>
          <w:color w:val="auto"/>
          <w:kern w:val="0"/>
          <w:sz w:val="28"/>
          <w:szCs w:val="28"/>
          <w:highlight w:val="none"/>
          <w:lang w:bidi="ar"/>
        </w:rPr>
        <w:t>附录 B</w:t>
      </w:r>
      <w:bookmarkEnd w:id="1208"/>
    </w:p>
    <w:p>
      <w:pPr>
        <w:pStyle w:val="2"/>
        <w:numPr>
          <w:ilvl w:val="0"/>
          <w:numId w:val="0"/>
        </w:numPr>
        <w:spacing w:line="240" w:lineRule="auto"/>
        <w:rPr>
          <w:rFonts w:ascii="宋体" w:hAnsi="宋体" w:cs="宋体"/>
          <w:color w:val="auto"/>
          <w:highlight w:val="none"/>
        </w:rPr>
      </w:pPr>
      <w:bookmarkStart w:id="1209" w:name="_Toc20290"/>
      <w:bookmarkStart w:id="1210" w:name="_Toc27306_WPSOffice_Level2"/>
      <w:bookmarkStart w:id="1211" w:name="_Toc26515"/>
      <w:bookmarkStart w:id="1212" w:name="_Toc29778"/>
      <w:r>
        <w:rPr>
          <w:rFonts w:hint="eastAsia" w:ascii="宋体" w:hAnsi="宋体" w:cs="宋体"/>
          <w:color w:val="auto"/>
          <w:highlight w:val="none"/>
        </w:rPr>
        <w:t>1.项目编码规则</w:t>
      </w:r>
      <w:bookmarkEnd w:id="1209"/>
    </w:p>
    <w:p>
      <w:pPr>
        <w:pStyle w:val="3"/>
        <w:numPr>
          <w:ilvl w:val="1"/>
          <w:numId w:val="0"/>
        </w:numPr>
        <w:spacing w:line="240" w:lineRule="auto"/>
        <w:ind w:left="-1"/>
        <w:rPr>
          <w:rFonts w:ascii="宋体" w:hAnsi="宋体" w:cs="宋体"/>
          <w:color w:val="auto"/>
          <w:highlight w:val="none"/>
        </w:rPr>
      </w:pPr>
      <w:bookmarkStart w:id="1213" w:name="_Toc9888"/>
      <w:r>
        <w:rPr>
          <w:rFonts w:hint="eastAsia" w:ascii="宋体" w:hAnsi="宋体" w:cs="宋体"/>
          <w:color w:val="auto"/>
          <w:highlight w:val="none"/>
        </w:rPr>
        <w:t>1.1项目编号</w:t>
      </w:r>
      <w:bookmarkEnd w:id="1210"/>
      <w:bookmarkEnd w:id="1211"/>
      <w:bookmarkEnd w:id="1212"/>
      <w:bookmarkEnd w:id="1213"/>
      <w:r>
        <w:rPr>
          <w:rFonts w:hint="eastAsia" w:ascii="宋体" w:hAnsi="宋体" w:cs="宋体"/>
          <w:color w:val="auto"/>
          <w:highlight w:val="none"/>
        </w:rPr>
        <w:t xml:space="preserve"> </w:t>
      </w:r>
    </w:p>
    <w:p>
      <w:pPr>
        <w:ind w:firstLine="420" w:firstLineChars="200"/>
        <w:rPr>
          <w:rFonts w:ascii="宋体" w:hAnsi="宋体" w:cs="宋体"/>
          <w:color w:val="auto"/>
          <w:highlight w:val="none"/>
          <w:lang w:bidi="en-US"/>
        </w:rPr>
      </w:pPr>
      <w:r>
        <w:rPr>
          <w:rFonts w:hint="eastAsia" w:ascii="宋体" w:hAnsi="宋体" w:cs="宋体"/>
          <w:color w:val="auto"/>
          <w:highlight w:val="none"/>
          <w:lang w:bidi="en-US"/>
        </w:rPr>
        <w:t>编码规则：采用组合码，编码长度为17位。排列顺序从左至右依次为：前11位由交易平台标识代码组成，后6位由项目序列号组成，项目序列号的取值从000001-999999。</w:t>
      </w:r>
    </w:p>
    <w:p>
      <w:pPr>
        <w:pStyle w:val="3"/>
        <w:numPr>
          <w:ilvl w:val="1"/>
          <w:numId w:val="0"/>
        </w:numPr>
        <w:spacing w:line="240" w:lineRule="auto"/>
        <w:ind w:left="-1"/>
        <w:rPr>
          <w:rFonts w:ascii="宋体" w:hAnsi="宋体" w:cs="宋体"/>
          <w:color w:val="auto"/>
          <w:highlight w:val="none"/>
        </w:rPr>
      </w:pPr>
      <w:bookmarkStart w:id="1214" w:name="_Toc16820"/>
      <w:bookmarkStart w:id="1215" w:name="_Toc8884_WPSOffice_Level2"/>
      <w:bookmarkStart w:id="1216" w:name="_Toc19602"/>
      <w:bookmarkStart w:id="1217" w:name="_Toc3734"/>
      <w:r>
        <w:rPr>
          <w:rFonts w:hint="eastAsia" w:ascii="宋体" w:hAnsi="宋体" w:cs="宋体"/>
          <w:color w:val="auto"/>
          <w:highlight w:val="none"/>
        </w:rPr>
        <w:t>1.2招标项目编号</w:t>
      </w:r>
      <w:bookmarkEnd w:id="1214"/>
      <w:bookmarkEnd w:id="1215"/>
      <w:bookmarkEnd w:id="1216"/>
      <w:bookmarkEnd w:id="1217"/>
    </w:p>
    <w:p>
      <w:pPr>
        <w:ind w:firstLine="420" w:firstLineChars="200"/>
        <w:rPr>
          <w:rFonts w:ascii="宋体" w:hAnsi="宋体" w:cs="宋体"/>
          <w:color w:val="auto"/>
          <w:highlight w:val="none"/>
          <w:lang w:bidi="en-US"/>
        </w:rPr>
      </w:pPr>
      <w:r>
        <w:rPr>
          <w:rFonts w:hint="eastAsia" w:ascii="宋体" w:hAnsi="宋体" w:cs="宋体"/>
          <w:color w:val="auto"/>
          <w:highlight w:val="none"/>
          <w:lang w:bidi="en-US"/>
        </w:rPr>
        <w:t>编码规则：采用组合码，编码长度为20位。排列顺序从左至右依次为：前17位由项目编号组成，后3位由招标项目在项目中的序列号组成，招标项目序列号的取值从001-999。</w:t>
      </w:r>
    </w:p>
    <w:p>
      <w:pPr>
        <w:pStyle w:val="3"/>
        <w:numPr>
          <w:ilvl w:val="1"/>
          <w:numId w:val="0"/>
        </w:numPr>
        <w:spacing w:line="240" w:lineRule="auto"/>
        <w:ind w:left="-1"/>
        <w:rPr>
          <w:rFonts w:ascii="宋体" w:hAnsi="宋体" w:cs="宋体"/>
          <w:color w:val="auto"/>
          <w:highlight w:val="none"/>
        </w:rPr>
      </w:pPr>
      <w:bookmarkStart w:id="1218" w:name="_Toc9621"/>
      <w:bookmarkStart w:id="1219" w:name="_Toc25963"/>
      <w:bookmarkStart w:id="1220" w:name="_Toc24792_WPSOffice_Level2"/>
      <w:bookmarkStart w:id="1221" w:name="_Toc10271"/>
      <w:r>
        <w:rPr>
          <w:rFonts w:hint="eastAsia" w:ascii="宋体" w:hAnsi="宋体" w:cs="宋体"/>
          <w:color w:val="auto"/>
          <w:highlight w:val="none"/>
        </w:rPr>
        <w:t>1.3标段（包）编号</w:t>
      </w:r>
      <w:bookmarkEnd w:id="1218"/>
      <w:bookmarkEnd w:id="1219"/>
      <w:bookmarkEnd w:id="1220"/>
      <w:bookmarkEnd w:id="1221"/>
    </w:p>
    <w:p>
      <w:pPr>
        <w:ind w:firstLine="420" w:firstLineChars="200"/>
        <w:rPr>
          <w:rFonts w:ascii="宋体" w:hAnsi="宋体" w:cs="宋体"/>
          <w:color w:val="auto"/>
          <w:highlight w:val="none"/>
          <w:lang w:bidi="en-US"/>
        </w:rPr>
      </w:pPr>
      <w:r>
        <w:rPr>
          <w:rFonts w:hint="eastAsia" w:ascii="宋体" w:hAnsi="宋体" w:cs="宋体"/>
          <w:color w:val="auto"/>
          <w:highlight w:val="none"/>
          <w:lang w:bidi="en-US"/>
        </w:rPr>
        <w:t>编码规则：采用组合码，编码长度为23位。排列顺序从左至右依次为：前20位由招标项目编号组成，后3位由标段（包）在招标项目中的序列号组成，标段（包）序列号的取值从001-999。</w:t>
      </w:r>
    </w:p>
    <w:p>
      <w:pPr>
        <w:pStyle w:val="2"/>
        <w:numPr>
          <w:ilvl w:val="0"/>
          <w:numId w:val="6"/>
        </w:numPr>
        <w:spacing w:line="240" w:lineRule="auto"/>
        <w:rPr>
          <w:rFonts w:ascii="宋体" w:hAnsi="宋体" w:cs="宋体"/>
          <w:color w:val="auto"/>
          <w:highlight w:val="none"/>
        </w:rPr>
      </w:pPr>
      <w:bookmarkStart w:id="1222" w:name="_Toc15445"/>
      <w:bookmarkStart w:id="1223" w:name="_Toc539_WPSOffice_Level2"/>
      <w:bookmarkStart w:id="1224" w:name="_Toc32099_WPSOffice_Level2"/>
      <w:bookmarkStart w:id="1225" w:name="_Toc3942"/>
      <w:bookmarkStart w:id="1226" w:name="_Toc6146"/>
      <w:r>
        <w:rPr>
          <w:rFonts w:hint="eastAsia" w:ascii="宋体" w:hAnsi="宋体" w:cs="宋体"/>
          <w:color w:val="auto"/>
          <w:highlight w:val="none"/>
        </w:rPr>
        <w:t>主体编码规则</w:t>
      </w:r>
      <w:bookmarkEnd w:id="1222"/>
    </w:p>
    <w:p>
      <w:pPr>
        <w:pStyle w:val="3"/>
        <w:numPr>
          <w:ilvl w:val="1"/>
          <w:numId w:val="0"/>
        </w:numPr>
        <w:spacing w:line="240" w:lineRule="auto"/>
        <w:rPr>
          <w:rFonts w:ascii="宋体" w:hAnsi="宋体" w:cs="宋体"/>
          <w:color w:val="auto"/>
          <w:highlight w:val="none"/>
        </w:rPr>
      </w:pPr>
      <w:bookmarkStart w:id="1227" w:name="_Toc7684"/>
      <w:r>
        <w:rPr>
          <w:rFonts w:hint="eastAsia" w:ascii="宋体" w:hAnsi="宋体" w:cs="宋体"/>
          <w:color w:val="auto"/>
          <w:highlight w:val="none"/>
        </w:rPr>
        <w:t>2.1主体代码类型</w:t>
      </w:r>
      <w:bookmarkEnd w:id="1223"/>
      <w:bookmarkEnd w:id="1224"/>
      <w:bookmarkEnd w:id="1225"/>
      <w:bookmarkEnd w:id="1226"/>
      <w:bookmarkEnd w:id="1227"/>
    </w:p>
    <w:p>
      <w:pPr>
        <w:ind w:firstLine="420" w:firstLineChars="200"/>
        <w:rPr>
          <w:rFonts w:ascii="宋体" w:hAnsi="宋体" w:cs="宋体"/>
          <w:color w:val="auto"/>
          <w:highlight w:val="none"/>
          <w:lang w:bidi="en-US"/>
        </w:rPr>
      </w:pPr>
      <w:r>
        <w:rPr>
          <w:rFonts w:hint="eastAsia" w:ascii="宋体" w:hAnsi="宋体" w:cs="宋体"/>
          <w:color w:val="auto"/>
          <w:highlight w:val="none"/>
          <w:lang w:bidi="en-US"/>
        </w:rPr>
        <w:t>主体包含交易主体、平台运营机构、监督机构等各类法人和其他组织、以及个人。</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3969"/>
        <w:gridCol w:w="3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242" w:type="dxa"/>
            <w:vAlign w:val="center"/>
          </w:tcPr>
          <w:p>
            <w:pPr>
              <w:jc w:val="center"/>
              <w:rPr>
                <w:rFonts w:ascii="宋体" w:hAnsi="宋体" w:cs="宋体"/>
                <w:color w:val="auto"/>
                <w:highlight w:val="none"/>
              </w:rPr>
            </w:pPr>
            <w:r>
              <w:rPr>
                <w:rFonts w:hint="eastAsia" w:ascii="宋体" w:hAnsi="宋体" w:cs="宋体"/>
                <w:color w:val="auto"/>
                <w:highlight w:val="none"/>
              </w:rPr>
              <w:t>主体类型</w:t>
            </w:r>
          </w:p>
        </w:tc>
        <w:tc>
          <w:tcPr>
            <w:tcW w:w="3969" w:type="dxa"/>
            <w:vAlign w:val="center"/>
          </w:tcPr>
          <w:p>
            <w:pPr>
              <w:jc w:val="center"/>
              <w:rPr>
                <w:rFonts w:ascii="宋体" w:hAnsi="宋体" w:cs="宋体"/>
                <w:color w:val="auto"/>
                <w:highlight w:val="none"/>
              </w:rPr>
            </w:pPr>
            <w:r>
              <w:rPr>
                <w:rFonts w:hint="eastAsia" w:ascii="宋体" w:hAnsi="宋体" w:cs="宋体"/>
                <w:color w:val="auto"/>
                <w:highlight w:val="none"/>
              </w:rPr>
              <w:t>主体代码类型</w:t>
            </w:r>
          </w:p>
        </w:tc>
        <w:tc>
          <w:tcPr>
            <w:tcW w:w="3311" w:type="dxa"/>
            <w:vAlign w:val="center"/>
          </w:tcPr>
          <w:p>
            <w:pPr>
              <w:jc w:val="center"/>
              <w:rPr>
                <w:rFonts w:ascii="宋体" w:hAnsi="宋体" w:cs="宋体"/>
                <w:color w:val="auto"/>
                <w:highlight w:val="none"/>
              </w:rPr>
            </w:pPr>
            <w:r>
              <w:rPr>
                <w:rFonts w:hint="eastAsia" w:ascii="宋体" w:hAnsi="宋体" w:cs="宋体"/>
                <w:color w:val="auto"/>
                <w:highlight w:val="none"/>
              </w:rPr>
              <w:t>主体代码类型编码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ascii="宋体" w:hAnsi="宋体" w:cs="宋体"/>
                <w:color w:val="auto"/>
                <w:highlight w:val="none"/>
              </w:rPr>
            </w:pPr>
            <w:r>
              <w:rPr>
                <w:rFonts w:hint="eastAsia" w:ascii="宋体" w:hAnsi="宋体" w:cs="宋体"/>
                <w:color w:val="auto"/>
                <w:highlight w:val="none"/>
              </w:rPr>
              <w:t>自然人</w:t>
            </w:r>
          </w:p>
        </w:tc>
        <w:tc>
          <w:tcPr>
            <w:tcW w:w="3969" w:type="dxa"/>
            <w:vAlign w:val="center"/>
          </w:tcPr>
          <w:p>
            <w:pPr>
              <w:jc w:val="left"/>
              <w:rPr>
                <w:rFonts w:ascii="宋体" w:hAnsi="宋体" w:cs="宋体"/>
                <w:color w:val="auto"/>
                <w:highlight w:val="none"/>
              </w:rPr>
            </w:pPr>
            <w:r>
              <w:rPr>
                <w:rFonts w:hint="eastAsia" w:ascii="宋体" w:hAnsi="宋体" w:cs="宋体"/>
                <w:color w:val="auto"/>
                <w:highlight w:val="none"/>
              </w:rPr>
              <w:t>身份证、护照等，种类见《B3.17证件类型代码》</w:t>
            </w:r>
          </w:p>
        </w:tc>
        <w:tc>
          <w:tcPr>
            <w:tcW w:w="3311" w:type="dxa"/>
            <w:vAlign w:val="center"/>
          </w:tcPr>
          <w:p>
            <w:pPr>
              <w:jc w:val="center"/>
              <w:rPr>
                <w:rFonts w:ascii="宋体" w:hAnsi="宋体" w:cs="宋体"/>
                <w:color w:val="auto"/>
                <w:highlight w:val="none"/>
              </w:rPr>
            </w:pPr>
            <w:r>
              <w:rPr>
                <w:rFonts w:hint="eastAsia" w:ascii="宋体" w:hAnsi="宋体" w:cs="宋体"/>
                <w:color w:val="auto"/>
                <w:highlight w:val="none"/>
              </w:rPr>
              <w:t>按照《B3.17证件类型代码》中规定的规则编码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restart"/>
            <w:vAlign w:val="center"/>
          </w:tcPr>
          <w:p>
            <w:pPr>
              <w:jc w:val="center"/>
              <w:rPr>
                <w:rFonts w:ascii="宋体" w:hAnsi="宋体" w:cs="宋体"/>
                <w:color w:val="auto"/>
                <w:highlight w:val="none"/>
              </w:rPr>
            </w:pPr>
            <w:r>
              <w:rPr>
                <w:rFonts w:hint="eastAsia" w:ascii="宋体" w:hAnsi="宋体" w:cs="宋体"/>
                <w:color w:val="auto"/>
                <w:highlight w:val="none"/>
              </w:rPr>
              <w:t>组织机构</w:t>
            </w:r>
          </w:p>
        </w:tc>
        <w:tc>
          <w:tcPr>
            <w:tcW w:w="3969" w:type="dxa"/>
            <w:vAlign w:val="center"/>
          </w:tcPr>
          <w:p>
            <w:pPr>
              <w:jc w:val="left"/>
              <w:rPr>
                <w:rFonts w:ascii="宋体" w:hAnsi="宋体" w:cs="宋体"/>
                <w:color w:val="auto"/>
                <w:highlight w:val="none"/>
              </w:rPr>
            </w:pPr>
            <w:r>
              <w:rPr>
                <w:rFonts w:hint="eastAsia" w:ascii="宋体" w:hAnsi="宋体" w:cs="宋体"/>
                <w:color w:val="auto"/>
                <w:highlight w:val="none"/>
              </w:rPr>
              <w:t>组织机构编码</w:t>
            </w:r>
          </w:p>
        </w:tc>
        <w:tc>
          <w:tcPr>
            <w:tcW w:w="3311" w:type="dxa"/>
            <w:vAlign w:val="center"/>
          </w:tcPr>
          <w:p>
            <w:pPr>
              <w:jc w:val="center"/>
              <w:rPr>
                <w:rFonts w:ascii="宋体" w:hAnsi="宋体" w:cs="宋体"/>
                <w:color w:val="auto"/>
                <w:highlight w:val="none"/>
              </w:rPr>
            </w:pPr>
            <w:r>
              <w:rPr>
                <w:rFonts w:hint="eastAsia" w:ascii="宋体" w:hAnsi="宋体" w:cs="宋体"/>
                <w:color w:val="auto"/>
                <w:highlight w:val="none"/>
              </w:rPr>
              <w:t>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vAlign w:val="center"/>
          </w:tcPr>
          <w:p>
            <w:pPr>
              <w:jc w:val="center"/>
              <w:rPr>
                <w:rFonts w:ascii="宋体" w:hAnsi="宋体" w:cs="宋体"/>
                <w:color w:val="auto"/>
                <w:highlight w:val="none"/>
              </w:rPr>
            </w:pPr>
          </w:p>
        </w:tc>
        <w:tc>
          <w:tcPr>
            <w:tcW w:w="3969" w:type="dxa"/>
            <w:shd w:val="clear" w:color="auto" w:fill="auto"/>
            <w:vAlign w:val="center"/>
          </w:tcPr>
          <w:p>
            <w:pPr>
              <w:jc w:val="left"/>
              <w:rPr>
                <w:rFonts w:ascii="宋体" w:hAnsi="宋体" w:cs="宋体"/>
                <w:color w:val="auto"/>
                <w:highlight w:val="none"/>
              </w:rPr>
            </w:pPr>
            <w:r>
              <w:rPr>
                <w:rFonts w:hint="eastAsia" w:ascii="宋体" w:hAnsi="宋体" w:cs="宋体"/>
                <w:color w:val="auto"/>
                <w:highlight w:val="none"/>
              </w:rPr>
              <w:t>统一社会信用代码</w:t>
            </w:r>
          </w:p>
        </w:tc>
        <w:tc>
          <w:tcPr>
            <w:tcW w:w="3311" w:type="dxa"/>
            <w:vAlign w:val="center"/>
          </w:tcPr>
          <w:p>
            <w:pPr>
              <w:jc w:val="center"/>
              <w:rPr>
                <w:rFonts w:ascii="宋体" w:hAnsi="宋体" w:cs="宋体"/>
                <w:color w:val="auto"/>
                <w:highlight w:val="none"/>
              </w:rPr>
            </w:pPr>
            <w:r>
              <w:rPr>
                <w:rFonts w:hint="eastAsia" w:ascii="宋体" w:hAnsi="宋体" w:cs="宋体"/>
                <w:color w:val="auto"/>
                <w:highlight w:val="none"/>
              </w:rPr>
              <w:t>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vAlign w:val="center"/>
          </w:tcPr>
          <w:p>
            <w:pPr>
              <w:jc w:val="center"/>
              <w:rPr>
                <w:rFonts w:ascii="宋体" w:hAnsi="宋体" w:cs="宋体"/>
                <w:color w:val="auto"/>
                <w:highlight w:val="none"/>
              </w:rPr>
            </w:pPr>
          </w:p>
        </w:tc>
        <w:tc>
          <w:tcPr>
            <w:tcW w:w="3969" w:type="dxa"/>
            <w:vAlign w:val="center"/>
          </w:tcPr>
          <w:p>
            <w:pPr>
              <w:jc w:val="left"/>
              <w:rPr>
                <w:rFonts w:ascii="宋体" w:hAnsi="宋体" w:cs="宋体"/>
                <w:color w:val="auto"/>
                <w:highlight w:val="none"/>
              </w:rPr>
            </w:pPr>
            <w:r>
              <w:rPr>
                <w:rFonts w:hint="eastAsia" w:ascii="宋体" w:hAnsi="宋体" w:cs="宋体"/>
                <w:color w:val="auto"/>
                <w:highlight w:val="none"/>
              </w:rPr>
              <w:t>其他“一证一照”代码</w:t>
            </w:r>
          </w:p>
        </w:tc>
        <w:tc>
          <w:tcPr>
            <w:tcW w:w="3311" w:type="dxa"/>
            <w:vAlign w:val="center"/>
          </w:tcPr>
          <w:p>
            <w:pPr>
              <w:jc w:val="center"/>
              <w:rPr>
                <w:rFonts w:ascii="宋体" w:hAnsi="宋体" w:cs="宋体"/>
                <w:color w:val="auto"/>
                <w:highlight w:val="none"/>
              </w:rPr>
            </w:pPr>
            <w:r>
              <w:rPr>
                <w:rFonts w:hint="eastAsia" w:ascii="宋体" w:hAnsi="宋体" w:cs="宋体"/>
                <w:color w:val="auto"/>
                <w:highlight w:val="none"/>
              </w:rPr>
              <w:t>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Merge w:val="continue"/>
            <w:vAlign w:val="center"/>
          </w:tcPr>
          <w:p>
            <w:pPr>
              <w:jc w:val="center"/>
              <w:rPr>
                <w:rFonts w:ascii="宋体" w:hAnsi="宋体" w:cs="宋体"/>
                <w:color w:val="auto"/>
                <w:highlight w:val="none"/>
              </w:rPr>
            </w:pPr>
          </w:p>
        </w:tc>
        <w:tc>
          <w:tcPr>
            <w:tcW w:w="3969" w:type="dxa"/>
            <w:vAlign w:val="center"/>
          </w:tcPr>
          <w:p>
            <w:pPr>
              <w:jc w:val="left"/>
              <w:rPr>
                <w:rFonts w:ascii="宋体" w:hAnsi="宋体" w:cs="宋体"/>
                <w:color w:val="auto"/>
                <w:highlight w:val="none"/>
              </w:rPr>
            </w:pPr>
            <w:r>
              <w:rPr>
                <w:rFonts w:hint="eastAsia" w:ascii="宋体" w:hAnsi="宋体" w:cs="宋体"/>
                <w:color w:val="auto"/>
                <w:highlight w:val="none"/>
              </w:rPr>
              <w:t>没有组织机构代码，平台自行赋予代码</w:t>
            </w:r>
          </w:p>
        </w:tc>
        <w:tc>
          <w:tcPr>
            <w:tcW w:w="3311" w:type="dxa"/>
            <w:vAlign w:val="center"/>
          </w:tcPr>
          <w:p>
            <w:pPr>
              <w:jc w:val="center"/>
              <w:rPr>
                <w:rFonts w:ascii="宋体" w:hAnsi="宋体" w:cs="宋体"/>
                <w:color w:val="auto"/>
                <w:highlight w:val="none"/>
              </w:rPr>
            </w:pPr>
            <w:r>
              <w:rPr>
                <w:rFonts w:hint="eastAsia" w:ascii="宋体" w:hAnsi="宋体" w:cs="宋体"/>
                <w:color w:val="auto"/>
                <w:highlight w:val="none"/>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ascii="宋体" w:hAnsi="宋体" w:cs="宋体"/>
                <w:color w:val="auto"/>
                <w:highlight w:val="none"/>
              </w:rPr>
            </w:pPr>
            <w:r>
              <w:rPr>
                <w:rFonts w:hint="eastAsia" w:ascii="宋体" w:hAnsi="宋体" w:cs="宋体"/>
                <w:color w:val="auto"/>
                <w:highlight w:val="none"/>
              </w:rPr>
              <w:t>国外企业</w:t>
            </w:r>
          </w:p>
        </w:tc>
        <w:tc>
          <w:tcPr>
            <w:tcW w:w="3969" w:type="dxa"/>
            <w:vAlign w:val="center"/>
          </w:tcPr>
          <w:p>
            <w:pPr>
              <w:jc w:val="center"/>
              <w:rPr>
                <w:rFonts w:ascii="宋体" w:hAnsi="宋体" w:cs="宋体"/>
                <w:color w:val="auto"/>
                <w:highlight w:val="none"/>
              </w:rPr>
            </w:pPr>
          </w:p>
        </w:tc>
        <w:tc>
          <w:tcPr>
            <w:tcW w:w="3311" w:type="dxa"/>
            <w:vAlign w:val="center"/>
          </w:tcPr>
          <w:p>
            <w:pPr>
              <w:jc w:val="center"/>
              <w:rPr>
                <w:rFonts w:ascii="宋体" w:hAnsi="宋体" w:cs="宋体"/>
                <w:color w:val="auto"/>
                <w:highlight w:val="none"/>
              </w:rPr>
            </w:pPr>
            <w:r>
              <w:rPr>
                <w:rFonts w:hint="eastAsia" w:ascii="宋体" w:hAnsi="宋体" w:cs="宋体"/>
                <w:color w:val="auto"/>
                <w:highlight w:val="none"/>
              </w:rPr>
              <w:t>90</w:t>
            </w:r>
          </w:p>
        </w:tc>
      </w:tr>
    </w:tbl>
    <w:p>
      <w:pPr>
        <w:pStyle w:val="3"/>
        <w:numPr>
          <w:ilvl w:val="1"/>
          <w:numId w:val="0"/>
        </w:numPr>
        <w:spacing w:line="240" w:lineRule="auto"/>
        <w:rPr>
          <w:rFonts w:ascii="宋体" w:hAnsi="宋体" w:cs="宋体"/>
          <w:color w:val="auto"/>
          <w:highlight w:val="none"/>
        </w:rPr>
      </w:pPr>
      <w:bookmarkStart w:id="1228" w:name="_Toc162_WPSOffice_Level2"/>
      <w:bookmarkStart w:id="1229" w:name="_Toc28058"/>
      <w:bookmarkStart w:id="1230" w:name="_Toc32759"/>
      <w:bookmarkStart w:id="1231" w:name="_Toc17612"/>
      <w:bookmarkStart w:id="1232" w:name="_Toc20297_WPSOffice_Level2"/>
      <w:r>
        <w:rPr>
          <w:rFonts w:hint="eastAsia" w:ascii="宋体" w:hAnsi="宋体" w:cs="宋体"/>
          <w:color w:val="auto"/>
          <w:highlight w:val="none"/>
        </w:rPr>
        <w:t>2.2主体代码</w:t>
      </w:r>
      <w:bookmarkEnd w:id="1228"/>
      <w:bookmarkEnd w:id="1229"/>
      <w:bookmarkEnd w:id="1230"/>
      <w:bookmarkEnd w:id="1231"/>
      <w:bookmarkEnd w:id="1232"/>
    </w:p>
    <w:p>
      <w:pPr>
        <w:ind w:firstLine="420" w:firstLineChars="200"/>
        <w:rPr>
          <w:rFonts w:ascii="宋体" w:hAnsi="宋体" w:cs="宋体"/>
          <w:color w:val="auto"/>
          <w:highlight w:val="none"/>
          <w:lang w:bidi="en-US"/>
        </w:rPr>
      </w:pPr>
      <w:r>
        <w:rPr>
          <w:rFonts w:hint="eastAsia" w:ascii="宋体" w:hAnsi="宋体" w:cs="宋体"/>
          <w:color w:val="auto"/>
          <w:highlight w:val="none"/>
          <w:lang w:bidi="en-US"/>
        </w:rPr>
        <w:t>主体的编码依照主体类型的不同编码规则不同。若主体机构代码类型为“组织机构代码”，则采用GB 11714-1997《全国组织机构代码编制规则》；若主体机构代码类型为法人和其他组织统一社会信用代码，则遵照《法人和其他组织统一社会信用代码制度建设总体方案》；其他情况下为保证兼容性，暂定C..18的字符串。</w:t>
      </w:r>
    </w:p>
    <w:tbl>
      <w:tblPr>
        <w:tblStyle w:val="14"/>
        <w:tblW w:w="8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268"/>
        <w:gridCol w:w="5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1242" w:type="dxa"/>
            <w:vAlign w:val="center"/>
          </w:tcPr>
          <w:p>
            <w:pPr>
              <w:jc w:val="center"/>
              <w:rPr>
                <w:rFonts w:ascii="宋体" w:hAnsi="宋体" w:cs="宋体"/>
                <w:color w:val="auto"/>
                <w:highlight w:val="none"/>
              </w:rPr>
            </w:pPr>
            <w:r>
              <w:rPr>
                <w:rFonts w:hint="eastAsia" w:ascii="宋体" w:hAnsi="宋体" w:cs="宋体"/>
                <w:color w:val="auto"/>
                <w:highlight w:val="none"/>
              </w:rPr>
              <w:t>主体类型</w:t>
            </w:r>
          </w:p>
        </w:tc>
        <w:tc>
          <w:tcPr>
            <w:tcW w:w="2268" w:type="dxa"/>
            <w:vAlign w:val="center"/>
          </w:tcPr>
          <w:p>
            <w:pPr>
              <w:jc w:val="center"/>
              <w:rPr>
                <w:rFonts w:ascii="宋体" w:hAnsi="宋体" w:cs="宋体"/>
                <w:color w:val="auto"/>
                <w:highlight w:val="none"/>
              </w:rPr>
            </w:pPr>
            <w:r>
              <w:rPr>
                <w:rFonts w:hint="eastAsia" w:ascii="宋体" w:hAnsi="宋体" w:cs="宋体"/>
                <w:color w:val="auto"/>
                <w:highlight w:val="none"/>
              </w:rPr>
              <w:t>主体代码</w:t>
            </w:r>
          </w:p>
        </w:tc>
        <w:tc>
          <w:tcPr>
            <w:tcW w:w="5387" w:type="dxa"/>
            <w:vAlign w:val="center"/>
          </w:tcPr>
          <w:p>
            <w:pPr>
              <w:jc w:val="center"/>
              <w:rPr>
                <w:rFonts w:ascii="宋体" w:hAnsi="宋体" w:cs="宋体"/>
                <w:color w:val="auto"/>
                <w:highlight w:val="none"/>
              </w:rPr>
            </w:pPr>
            <w:r>
              <w:rPr>
                <w:rFonts w:hint="eastAsia" w:ascii="宋体" w:hAnsi="宋体" w:cs="宋体"/>
                <w:color w:val="auto"/>
                <w:highlight w:val="none"/>
              </w:rPr>
              <w:t>编码规则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ascii="宋体" w:hAnsi="宋体" w:cs="宋体"/>
                <w:color w:val="auto"/>
                <w:highlight w:val="none"/>
              </w:rPr>
            </w:pPr>
            <w:r>
              <w:rPr>
                <w:rFonts w:hint="eastAsia" w:ascii="宋体" w:hAnsi="宋体" w:cs="宋体"/>
                <w:color w:val="auto"/>
                <w:highlight w:val="none"/>
              </w:rPr>
              <w:t>自然人</w:t>
            </w:r>
          </w:p>
        </w:tc>
        <w:tc>
          <w:tcPr>
            <w:tcW w:w="2268" w:type="dxa"/>
            <w:vAlign w:val="center"/>
          </w:tcPr>
          <w:p>
            <w:pPr>
              <w:jc w:val="center"/>
              <w:rPr>
                <w:rFonts w:ascii="宋体" w:hAnsi="宋体" w:cs="宋体"/>
                <w:color w:val="auto"/>
                <w:highlight w:val="none"/>
              </w:rPr>
            </w:pPr>
          </w:p>
        </w:tc>
        <w:tc>
          <w:tcPr>
            <w:tcW w:w="5387" w:type="dxa"/>
            <w:vAlign w:val="center"/>
          </w:tcPr>
          <w:p>
            <w:pPr>
              <w:jc w:val="left"/>
              <w:rPr>
                <w:rFonts w:ascii="宋体" w:hAnsi="宋体" w:cs="宋体"/>
                <w:color w:val="auto"/>
                <w:highlight w:val="none"/>
              </w:rPr>
            </w:pPr>
            <w:r>
              <w:rPr>
                <w:rFonts w:hint="eastAsia" w:ascii="宋体" w:hAnsi="宋体" w:cs="宋体"/>
                <w:color w:val="auto"/>
                <w:highlight w:val="none"/>
              </w:rPr>
              <w:t>依据《B3.17证件类型代码》而有不同的编码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ascii="宋体" w:hAnsi="宋体" w:cs="宋体"/>
                <w:color w:val="auto"/>
                <w:highlight w:val="none"/>
              </w:rPr>
            </w:pPr>
            <w:r>
              <w:rPr>
                <w:rFonts w:hint="eastAsia" w:ascii="宋体" w:hAnsi="宋体" w:cs="宋体"/>
                <w:color w:val="auto"/>
                <w:highlight w:val="none"/>
              </w:rPr>
              <w:t>组织机构</w:t>
            </w:r>
          </w:p>
        </w:tc>
        <w:tc>
          <w:tcPr>
            <w:tcW w:w="2268" w:type="dxa"/>
            <w:vAlign w:val="center"/>
          </w:tcPr>
          <w:p>
            <w:pPr>
              <w:jc w:val="center"/>
              <w:rPr>
                <w:rFonts w:ascii="宋体" w:hAnsi="宋体" w:cs="宋体"/>
                <w:color w:val="auto"/>
                <w:highlight w:val="none"/>
              </w:rPr>
            </w:pPr>
            <w:r>
              <w:rPr>
                <w:rFonts w:hint="eastAsia" w:ascii="宋体" w:hAnsi="宋体" w:cs="宋体"/>
                <w:color w:val="auto"/>
                <w:highlight w:val="none"/>
              </w:rPr>
              <w:t>组织机构编码</w:t>
            </w:r>
          </w:p>
        </w:tc>
        <w:tc>
          <w:tcPr>
            <w:tcW w:w="5387" w:type="dxa"/>
            <w:vAlign w:val="center"/>
          </w:tcPr>
          <w:p>
            <w:pPr>
              <w:jc w:val="left"/>
              <w:rPr>
                <w:rFonts w:ascii="宋体" w:hAnsi="宋体" w:cs="宋体"/>
                <w:color w:val="auto"/>
                <w:highlight w:val="none"/>
              </w:rPr>
            </w:pPr>
            <w:r>
              <w:rPr>
                <w:rFonts w:hint="eastAsia" w:ascii="宋体" w:hAnsi="宋体" w:cs="宋体"/>
                <w:color w:val="auto"/>
                <w:highlight w:val="none"/>
              </w:rPr>
              <w:t>GB 11714-1997《全国组织机构代码编制规则》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ascii="宋体" w:hAnsi="宋体" w:cs="宋体"/>
                <w:color w:val="auto"/>
                <w:highlight w:val="none"/>
              </w:rPr>
            </w:pPr>
          </w:p>
        </w:tc>
        <w:tc>
          <w:tcPr>
            <w:tcW w:w="2268" w:type="dxa"/>
            <w:shd w:val="clear" w:color="auto" w:fill="auto"/>
            <w:vAlign w:val="center"/>
          </w:tcPr>
          <w:p>
            <w:pPr>
              <w:jc w:val="center"/>
              <w:rPr>
                <w:rFonts w:ascii="宋体" w:hAnsi="宋体" w:cs="宋体"/>
                <w:color w:val="auto"/>
                <w:highlight w:val="none"/>
              </w:rPr>
            </w:pPr>
            <w:r>
              <w:rPr>
                <w:rFonts w:hint="eastAsia" w:ascii="宋体" w:hAnsi="宋体" w:cs="宋体"/>
                <w:color w:val="auto"/>
                <w:highlight w:val="none"/>
              </w:rPr>
              <w:t>统一社会信用代码</w:t>
            </w:r>
          </w:p>
        </w:tc>
        <w:tc>
          <w:tcPr>
            <w:tcW w:w="5387" w:type="dxa"/>
            <w:vAlign w:val="center"/>
          </w:tcPr>
          <w:p>
            <w:pPr>
              <w:jc w:val="left"/>
              <w:rPr>
                <w:rFonts w:ascii="宋体" w:hAnsi="宋体" w:cs="宋体"/>
                <w:color w:val="auto"/>
                <w:highlight w:val="none"/>
              </w:rPr>
            </w:pPr>
            <w:r>
              <w:rPr>
                <w:rFonts w:hint="eastAsia" w:ascii="宋体" w:hAnsi="宋体" w:cs="宋体"/>
                <w:color w:val="auto"/>
                <w:highlight w:val="none"/>
              </w:rPr>
              <w:t>《法人和其他组织统一社会信用代码制度建设总体方案》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pPr>
              <w:jc w:val="center"/>
              <w:rPr>
                <w:rFonts w:ascii="宋体" w:hAnsi="宋体" w:cs="宋体"/>
                <w:color w:val="auto"/>
                <w:highlight w:val="none"/>
              </w:rPr>
            </w:pPr>
          </w:p>
        </w:tc>
        <w:tc>
          <w:tcPr>
            <w:tcW w:w="2268" w:type="dxa"/>
            <w:vAlign w:val="center"/>
          </w:tcPr>
          <w:p>
            <w:pPr>
              <w:jc w:val="center"/>
              <w:rPr>
                <w:rFonts w:ascii="宋体" w:hAnsi="宋体" w:cs="宋体"/>
                <w:color w:val="auto"/>
                <w:highlight w:val="none"/>
              </w:rPr>
            </w:pPr>
            <w:r>
              <w:rPr>
                <w:rFonts w:hint="eastAsia" w:ascii="宋体" w:hAnsi="宋体" w:cs="宋体"/>
                <w:color w:val="auto"/>
                <w:highlight w:val="none"/>
              </w:rPr>
              <w:t>其他</w:t>
            </w:r>
          </w:p>
        </w:tc>
        <w:tc>
          <w:tcPr>
            <w:tcW w:w="5387" w:type="dxa"/>
            <w:vAlign w:val="center"/>
          </w:tcPr>
          <w:p>
            <w:pPr>
              <w:jc w:val="left"/>
              <w:rPr>
                <w:rFonts w:ascii="宋体" w:hAnsi="宋体" w:cs="宋体"/>
                <w:color w:val="auto"/>
                <w:highlight w:val="none"/>
              </w:rPr>
            </w:pPr>
            <w:r>
              <w:rPr>
                <w:rFonts w:hint="eastAsia" w:ascii="宋体" w:hAnsi="宋体" w:cs="宋体"/>
                <w:color w:val="auto"/>
                <w:highlight w:val="none"/>
              </w:rPr>
              <w:t>参见相应发证机关的规范</w:t>
            </w:r>
          </w:p>
        </w:tc>
      </w:tr>
    </w:tbl>
    <w:p>
      <w:pPr>
        <w:pStyle w:val="3"/>
        <w:numPr>
          <w:ilvl w:val="1"/>
          <w:numId w:val="0"/>
        </w:numPr>
        <w:spacing w:line="240" w:lineRule="auto"/>
        <w:rPr>
          <w:rFonts w:ascii="宋体" w:hAnsi="宋体" w:cs="宋体"/>
          <w:color w:val="auto"/>
          <w:highlight w:val="none"/>
        </w:rPr>
      </w:pPr>
      <w:bookmarkStart w:id="1233" w:name="_Toc30254"/>
      <w:bookmarkStart w:id="1234" w:name="_Toc1115_WPSOffice_Level2"/>
      <w:bookmarkStart w:id="1235" w:name="_Toc20457"/>
      <w:bookmarkStart w:id="1236" w:name="_Toc22177_WPSOffice_Level2"/>
      <w:bookmarkStart w:id="1237" w:name="_Toc24396"/>
      <w:r>
        <w:rPr>
          <w:rFonts w:hint="eastAsia" w:ascii="宋体" w:hAnsi="宋体" w:cs="宋体"/>
          <w:color w:val="auto"/>
          <w:highlight w:val="none"/>
        </w:rPr>
        <w:t>2.3主体角色类型</w:t>
      </w:r>
      <w:bookmarkEnd w:id="1233"/>
      <w:bookmarkEnd w:id="1234"/>
      <w:bookmarkEnd w:id="1235"/>
      <w:bookmarkEnd w:id="1236"/>
      <w:bookmarkEnd w:id="1237"/>
    </w:p>
    <w:tbl>
      <w:tblPr>
        <w:tblStyle w:val="13"/>
        <w:tblW w:w="87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5"/>
        <w:gridCol w:w="2251"/>
        <w:gridCol w:w="4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blHeader/>
          <w:jc w:val="center"/>
        </w:trPr>
        <w:tc>
          <w:tcPr>
            <w:tcW w:w="1965"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2251"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名称</w:t>
            </w:r>
          </w:p>
        </w:tc>
        <w:tc>
          <w:tcPr>
            <w:tcW w:w="4505" w:type="dxa"/>
            <w:tcBorders>
              <w:top w:val="single" w:color="auto" w:sz="4" w:space="0"/>
              <w:left w:val="single" w:color="auto" w:sz="4" w:space="0"/>
              <w:bottom w:val="single" w:color="auto" w:sz="4" w:space="0"/>
              <w:right w:val="single" w:color="auto" w:sz="4" w:space="0"/>
            </w:tcBorders>
            <w:shd w:val="clear" w:color="auto" w:fill="A6A6A6"/>
            <w:vAlign w:val="center"/>
          </w:tcPr>
          <w:p>
            <w:pPr>
              <w:jc w:val="center"/>
              <w:rPr>
                <w:rFonts w:ascii="宋体" w:hAnsi="宋体" w:cs="宋体"/>
                <w:color w:val="auto"/>
                <w:szCs w:val="21"/>
                <w:highlight w:val="none"/>
              </w:rPr>
            </w:pPr>
            <w:r>
              <w:rPr>
                <w:rFonts w:hint="eastAsia" w:ascii="宋体" w:hAnsi="宋体" w:cs="宋体"/>
                <w:color w:val="auto"/>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01</w:t>
            </w:r>
          </w:p>
        </w:tc>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招标人</w:t>
            </w:r>
          </w:p>
        </w:tc>
        <w:tc>
          <w:tcPr>
            <w:tcW w:w="450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工程建设招标投标、政府采购等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02</w:t>
            </w:r>
          </w:p>
        </w:tc>
        <w:tc>
          <w:tcPr>
            <w:tcW w:w="2251"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招标代理机构</w:t>
            </w:r>
          </w:p>
        </w:tc>
        <w:tc>
          <w:tcPr>
            <w:tcW w:w="4505"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工程建设招标投标、政府采购等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03</w:t>
            </w:r>
          </w:p>
        </w:tc>
        <w:tc>
          <w:tcPr>
            <w:tcW w:w="22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投标人</w:t>
            </w:r>
          </w:p>
        </w:tc>
        <w:tc>
          <w:tcPr>
            <w:tcW w:w="450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工程建设招标投标、政府采购等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04</w:t>
            </w:r>
          </w:p>
        </w:tc>
        <w:tc>
          <w:tcPr>
            <w:tcW w:w="22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采购人</w:t>
            </w:r>
          </w:p>
        </w:tc>
        <w:tc>
          <w:tcPr>
            <w:tcW w:w="450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政府采购等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05</w:t>
            </w:r>
          </w:p>
        </w:tc>
        <w:tc>
          <w:tcPr>
            <w:tcW w:w="22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采购代理机构</w:t>
            </w:r>
          </w:p>
        </w:tc>
        <w:tc>
          <w:tcPr>
            <w:tcW w:w="450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政府采购等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06</w:t>
            </w:r>
          </w:p>
        </w:tc>
        <w:tc>
          <w:tcPr>
            <w:tcW w:w="22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供应商</w:t>
            </w:r>
          </w:p>
        </w:tc>
        <w:tc>
          <w:tcPr>
            <w:tcW w:w="450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政府采购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07</w:t>
            </w:r>
          </w:p>
        </w:tc>
        <w:tc>
          <w:tcPr>
            <w:tcW w:w="22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出让人</w:t>
            </w:r>
          </w:p>
        </w:tc>
        <w:tc>
          <w:tcPr>
            <w:tcW w:w="4505" w:type="dxa"/>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国有产权交易、土地使用权、矿业权出让等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shd w:val="clear" w:color="auto" w:fill="FFFFFF"/>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08</w:t>
            </w:r>
          </w:p>
        </w:tc>
        <w:tc>
          <w:tcPr>
            <w:tcW w:w="2251"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受让人</w:t>
            </w:r>
          </w:p>
        </w:tc>
        <w:tc>
          <w:tcPr>
            <w:tcW w:w="4505" w:type="dxa"/>
            <w:shd w:val="clear" w:color="auto" w:fill="FFFFFF"/>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国有产权交易、土地使用权、矿业权出让等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shd w:val="clear" w:color="auto" w:fill="FFFFFF"/>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09</w:t>
            </w:r>
          </w:p>
        </w:tc>
        <w:tc>
          <w:tcPr>
            <w:tcW w:w="2251"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竞得人</w:t>
            </w:r>
          </w:p>
        </w:tc>
        <w:tc>
          <w:tcPr>
            <w:tcW w:w="4505" w:type="dxa"/>
            <w:shd w:val="clear" w:color="auto" w:fill="FFFFFF"/>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国有产权交易、土地使用权、矿业权出让等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shd w:val="clear" w:color="auto" w:fill="FFFFFF"/>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10</w:t>
            </w:r>
          </w:p>
        </w:tc>
        <w:tc>
          <w:tcPr>
            <w:tcW w:w="2251"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意向受让人</w:t>
            </w:r>
          </w:p>
        </w:tc>
        <w:tc>
          <w:tcPr>
            <w:tcW w:w="4505" w:type="dxa"/>
            <w:shd w:val="clear" w:color="auto" w:fill="FFFFFF"/>
            <w:vAlign w:val="center"/>
          </w:tcPr>
          <w:p>
            <w:pPr>
              <w:jc w:val="center"/>
              <w:rPr>
                <w:rFonts w:ascii="宋体" w:hAnsi="宋体" w:cs="宋体"/>
                <w:color w:val="auto"/>
                <w:kern w:val="0"/>
                <w:szCs w:val="21"/>
                <w:highlight w:val="none"/>
              </w:rPr>
            </w:pPr>
            <w:r>
              <w:rPr>
                <w:rFonts w:hint="eastAsia" w:ascii="宋体" w:hAnsi="宋体" w:cs="宋体"/>
                <w:color w:val="auto"/>
                <w:kern w:val="0"/>
                <w:szCs w:val="21"/>
                <w:highlight w:val="none"/>
              </w:rPr>
              <w:t>国有产权交易、土地使用权、矿业权出让等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5"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11</w:t>
            </w:r>
          </w:p>
        </w:tc>
        <w:tc>
          <w:tcPr>
            <w:tcW w:w="2251"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意向竞得人</w:t>
            </w:r>
          </w:p>
        </w:tc>
        <w:tc>
          <w:tcPr>
            <w:tcW w:w="4505" w:type="dxa"/>
            <w:shd w:val="clear" w:color="auto" w:fill="FFFFFF"/>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国有产权交易、土地使用权、矿业权出让等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jc w:val="center"/>
        </w:trPr>
        <w:tc>
          <w:tcPr>
            <w:tcW w:w="1965" w:type="dxa"/>
            <w:vAlign w:val="center"/>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99</w:t>
            </w:r>
          </w:p>
        </w:tc>
        <w:tc>
          <w:tcPr>
            <w:tcW w:w="2251" w:type="dxa"/>
            <w:vAlign w:val="center"/>
          </w:tcPr>
          <w:p>
            <w:pPr>
              <w:jc w:val="center"/>
              <w:rPr>
                <w:rFonts w:ascii="宋体" w:hAnsi="宋体" w:cs="宋体"/>
                <w:color w:val="auto"/>
                <w:szCs w:val="21"/>
                <w:highlight w:val="none"/>
              </w:rPr>
            </w:pPr>
            <w:r>
              <w:rPr>
                <w:rFonts w:hint="eastAsia" w:ascii="宋体" w:hAnsi="宋体" w:cs="宋体"/>
                <w:color w:val="auto"/>
                <w:szCs w:val="21"/>
                <w:highlight w:val="none"/>
              </w:rPr>
              <w:t>其他</w:t>
            </w:r>
          </w:p>
        </w:tc>
        <w:tc>
          <w:tcPr>
            <w:tcW w:w="4505" w:type="dxa"/>
            <w:vAlign w:val="center"/>
          </w:tcPr>
          <w:p>
            <w:pPr>
              <w:jc w:val="center"/>
              <w:rPr>
                <w:rFonts w:ascii="宋体" w:hAnsi="宋体" w:cs="宋体"/>
                <w:color w:val="auto"/>
                <w:szCs w:val="21"/>
                <w:highlight w:val="none"/>
              </w:rPr>
            </w:pPr>
          </w:p>
        </w:tc>
      </w:tr>
    </w:tbl>
    <w:p>
      <w:pPr>
        <w:keepNext/>
        <w:keepLines/>
        <w:widowControl/>
        <w:numPr>
          <w:ilvl w:val="255"/>
          <w:numId w:val="0"/>
        </w:numPr>
        <w:spacing w:after="160" w:line="360" w:lineRule="auto"/>
        <w:jc w:val="left"/>
        <w:outlineLvl w:val="1"/>
        <w:rPr>
          <w:rFonts w:ascii="宋体" w:hAnsi="宋体" w:cs="宋体"/>
          <w:b/>
          <w:bCs/>
          <w:color w:val="auto"/>
          <w:kern w:val="0"/>
          <w:szCs w:val="21"/>
          <w:highlight w:val="none"/>
        </w:rPr>
      </w:pPr>
      <w:bookmarkStart w:id="1238" w:name="_Toc9012"/>
      <w:bookmarkStart w:id="1239" w:name="_Toc16176_WPSOffice_Level1"/>
      <w:bookmarkStart w:id="1240" w:name="_Toc517973909"/>
      <w:bookmarkStart w:id="1241" w:name="_Toc13011"/>
      <w:bookmarkStart w:id="1242" w:name="_Toc12869_WPSOffice_Level1"/>
      <w:bookmarkStart w:id="1243" w:name="_Toc522354508"/>
      <w:r>
        <w:rPr>
          <w:rFonts w:hint="eastAsia" w:ascii="宋体" w:hAnsi="宋体" w:cs="宋体"/>
          <w:b/>
          <w:bCs/>
          <w:color w:val="auto"/>
          <w:kern w:val="0"/>
          <w:sz w:val="24"/>
          <w:szCs w:val="32"/>
          <w:highlight w:val="none"/>
        </w:rPr>
        <w:t xml:space="preserve">2.4 </w:t>
      </w:r>
      <w:r>
        <w:rPr>
          <w:rFonts w:hint="eastAsia" w:ascii="宋体" w:hAnsi="宋体" w:cs="宋体"/>
          <w:b/>
          <w:bCs/>
          <w:color w:val="auto"/>
          <w:kern w:val="0"/>
          <w:szCs w:val="21"/>
          <w:highlight w:val="none"/>
        </w:rPr>
        <w:t>主体类别</w:t>
      </w:r>
      <w:bookmarkEnd w:id="1238"/>
    </w:p>
    <w:tbl>
      <w:tblPr>
        <w:tblStyle w:val="13"/>
        <w:tblW w:w="56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93"/>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exact"/>
          <w:tblHeader/>
          <w:jc w:val="center"/>
        </w:trPr>
        <w:tc>
          <w:tcPr>
            <w:tcW w:w="2093" w:type="dxa"/>
            <w:shd w:val="clear" w:color="auto" w:fill="A6A6A6"/>
          </w:tcPr>
          <w:p>
            <w:pPr>
              <w:spacing w:line="360" w:lineRule="auto"/>
              <w:jc w:val="center"/>
              <w:rPr>
                <w:rFonts w:ascii="宋体" w:hAnsi="宋体" w:cs="宋体"/>
                <w:color w:val="auto"/>
                <w:szCs w:val="21"/>
                <w:highlight w:val="none"/>
              </w:rPr>
            </w:pPr>
            <w:r>
              <w:rPr>
                <w:rFonts w:hint="eastAsia" w:ascii="宋体" w:hAnsi="宋体" w:cs="宋体"/>
                <w:color w:val="auto"/>
                <w:szCs w:val="21"/>
                <w:highlight w:val="none"/>
              </w:rPr>
              <w:t>代码</w:t>
            </w:r>
          </w:p>
        </w:tc>
        <w:tc>
          <w:tcPr>
            <w:tcW w:w="3544" w:type="dxa"/>
            <w:shd w:val="clear" w:color="auto" w:fill="A6A6A6"/>
          </w:tcPr>
          <w:p>
            <w:pPr>
              <w:spacing w:line="360" w:lineRule="auto"/>
              <w:jc w:val="center"/>
              <w:rPr>
                <w:rFonts w:ascii="宋体" w:hAnsi="宋体" w:cs="宋体"/>
                <w:color w:val="auto"/>
                <w:szCs w:val="21"/>
                <w:highlight w:val="none"/>
              </w:rPr>
            </w:pPr>
            <w:r>
              <w:rPr>
                <w:rFonts w:hint="eastAsia" w:ascii="宋体" w:hAnsi="宋体" w:cs="宋体"/>
                <w:color w:val="auto"/>
                <w:szCs w:val="21"/>
                <w:highlight w:val="none"/>
              </w:rPr>
              <w:t>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自然人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2</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法人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3</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联合体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4</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部队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5</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港澳企业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6</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境外企业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2" w:hRule="atLeast"/>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7</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二级单位（非法人）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Pr>
          <w:p>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8</w:t>
            </w:r>
          </w:p>
        </w:tc>
        <w:tc>
          <w:tcPr>
            <w:tcW w:w="3544" w:type="dxa"/>
            <w:vAlign w:val="center"/>
          </w:tcPr>
          <w:p>
            <w:pPr>
              <w:ind w:firstLine="149" w:firstLineChars="71"/>
              <w:jc w:val="center"/>
              <w:rPr>
                <w:rFonts w:ascii="宋体" w:hAnsi="宋体" w:cs="宋体"/>
                <w:color w:val="auto"/>
                <w:szCs w:val="21"/>
                <w:highlight w:val="none"/>
              </w:rPr>
            </w:pPr>
            <w:r>
              <w:rPr>
                <w:rFonts w:hint="eastAsia" w:ascii="宋体" w:hAnsi="宋体" w:cs="宋体"/>
                <w:color w:val="auto"/>
                <w:szCs w:val="21"/>
                <w:highlight w:val="none"/>
              </w:rPr>
              <w:t>其他</w:t>
            </w:r>
          </w:p>
        </w:tc>
      </w:tr>
    </w:tbl>
    <w:p>
      <w:pPr>
        <w:pStyle w:val="2"/>
        <w:numPr>
          <w:ilvl w:val="0"/>
          <w:numId w:val="6"/>
        </w:numPr>
        <w:spacing w:line="240" w:lineRule="auto"/>
        <w:ind w:left="0" w:firstLine="0"/>
        <w:rPr>
          <w:rFonts w:ascii="宋体" w:hAnsi="宋体" w:cs="宋体"/>
          <w:color w:val="auto"/>
          <w:highlight w:val="none"/>
        </w:rPr>
      </w:pPr>
      <w:bookmarkStart w:id="1244" w:name="_Toc7543"/>
      <w:r>
        <w:rPr>
          <w:rFonts w:hint="eastAsia" w:ascii="宋体" w:hAnsi="宋体" w:cs="宋体"/>
          <w:color w:val="auto"/>
          <w:highlight w:val="none"/>
        </w:rPr>
        <w:t>统一交易标识码编码</w:t>
      </w:r>
      <w:bookmarkEnd w:id="1239"/>
      <w:bookmarkEnd w:id="1240"/>
      <w:bookmarkEnd w:id="1241"/>
      <w:bookmarkEnd w:id="1242"/>
      <w:bookmarkEnd w:id="1243"/>
      <w:r>
        <w:rPr>
          <w:rFonts w:hint="eastAsia" w:ascii="宋体" w:hAnsi="宋体" w:cs="宋体"/>
          <w:color w:val="auto"/>
          <w:highlight w:val="none"/>
        </w:rPr>
        <w:t>规则</w:t>
      </w:r>
      <w:bookmarkEnd w:id="1244"/>
    </w:p>
    <w:p>
      <w:pPr>
        <w:pStyle w:val="3"/>
        <w:widowControl w:val="0"/>
        <w:numPr>
          <w:ilvl w:val="1"/>
          <w:numId w:val="0"/>
        </w:numPr>
        <w:spacing w:line="240" w:lineRule="auto"/>
        <w:jc w:val="both"/>
        <w:rPr>
          <w:rFonts w:ascii="宋体" w:hAnsi="宋体" w:cs="宋体"/>
          <w:color w:val="auto"/>
          <w:highlight w:val="none"/>
        </w:rPr>
      </w:pPr>
      <w:bookmarkStart w:id="1245" w:name="_Toc7130"/>
      <w:bookmarkStart w:id="1246" w:name="_Toc29782"/>
      <w:bookmarkStart w:id="1247" w:name="_Toc13891"/>
      <w:bookmarkStart w:id="1248" w:name="_Toc27809_WPSOffice_Level2"/>
      <w:bookmarkStart w:id="1249" w:name="_Toc30930"/>
      <w:bookmarkStart w:id="1250" w:name="_Toc517973910"/>
      <w:bookmarkStart w:id="1251" w:name="_Toc6250_WPSOffice_Level2"/>
      <w:bookmarkStart w:id="1252" w:name="_Toc22959"/>
      <w:bookmarkStart w:id="1253" w:name="_Toc4268"/>
      <w:bookmarkStart w:id="1254" w:name="_Toc461974889"/>
      <w:bookmarkStart w:id="1255" w:name="_Toc456856399"/>
      <w:bookmarkStart w:id="1256" w:name="_Toc522354509"/>
      <w:r>
        <w:rPr>
          <w:rFonts w:hint="eastAsia" w:ascii="宋体" w:hAnsi="宋体" w:cs="宋体"/>
          <w:color w:val="auto"/>
          <w:highlight w:val="none"/>
        </w:rPr>
        <w:t>3.1统一交易标识码的构成</w:t>
      </w:r>
      <w:bookmarkEnd w:id="1245"/>
      <w:bookmarkEnd w:id="1246"/>
      <w:bookmarkEnd w:id="1247"/>
      <w:bookmarkEnd w:id="1248"/>
      <w:bookmarkEnd w:id="1249"/>
      <w:bookmarkEnd w:id="1250"/>
      <w:bookmarkEnd w:id="1251"/>
      <w:bookmarkEnd w:id="1252"/>
      <w:bookmarkEnd w:id="1253"/>
      <w:bookmarkEnd w:id="1254"/>
      <w:bookmarkEnd w:id="1255"/>
      <w:bookmarkEnd w:id="1256"/>
    </w:p>
    <w:p>
      <w:pPr>
        <w:ind w:firstLine="420"/>
        <w:jc w:val="left"/>
        <w:rPr>
          <w:rFonts w:ascii="宋体" w:hAnsi="宋体" w:cs="宋体"/>
          <w:color w:val="auto"/>
          <w:highlight w:val="none"/>
        </w:rPr>
      </w:pPr>
      <w:r>
        <w:rPr>
          <w:rFonts w:hint="eastAsia" w:ascii="宋体" w:hAnsi="宋体" w:cs="宋体"/>
          <w:color w:val="auto"/>
          <w:highlight w:val="none"/>
        </w:rPr>
        <w:t>统一交易标识码由3位交易分类码、18位统一社会信用代码、8位日期码、6位流水号和1位校验码五部分36位组成，各部分之间用字符“-”隔开，加隔开符共计40位，其构成如图1所示。</w:t>
      </w:r>
    </w:p>
    <w:p>
      <w:pPr>
        <w:jc w:val="left"/>
        <w:rPr>
          <w:rFonts w:ascii="宋体" w:hAnsi="宋体" w:cs="宋体"/>
          <w:color w:val="auto"/>
          <w:highlight w:val="none"/>
        </w:rPr>
      </w:pPr>
      <w:r>
        <w:rPr>
          <w:rFonts w:hint="eastAsia" w:ascii="宋体" w:hAnsi="宋体" w:cs="宋体"/>
          <w:color w:val="auto"/>
          <w:highlight w:val="none"/>
        </w:rPr>
        <mc:AlternateContent>
          <mc:Choice Requires="wpc">
            <w:drawing>
              <wp:anchor distT="0" distB="0" distL="114300" distR="114300" simplePos="0" relativeHeight="251661312" behindDoc="0" locked="0" layoutInCell="1" allowOverlap="1">
                <wp:simplePos x="0" y="0"/>
                <wp:positionH relativeFrom="character">
                  <wp:posOffset>-8890</wp:posOffset>
                </wp:positionH>
                <wp:positionV relativeFrom="line">
                  <wp:posOffset>68580</wp:posOffset>
                </wp:positionV>
                <wp:extent cx="4462780" cy="1636395"/>
                <wp:effectExtent l="0" t="0" r="0" b="0"/>
                <wp:wrapTopAndBottom/>
                <wp:docPr id="63" name="画布 58"/>
                <wp:cNvGraphicFramePr/>
                <a:graphic xmlns:a="http://schemas.openxmlformats.org/drawingml/2006/main">
                  <a:graphicData uri="http://schemas.microsoft.com/office/word/2010/wordprocessingCanvas">
                    <wpc:wpc>
                      <wpc:bg>
                        <a:noFill/>
                      </wpc:bg>
                      <wpc:whole>
                        <a:ln>
                          <a:noFill/>
                        </a:ln>
                      </wpc:whole>
                      <wps:wsp>
                        <wps:cNvPr id="11" name="Rectangle 5"/>
                        <wps:cNvSpPr>
                          <a:spLocks noChangeArrowheads="1"/>
                        </wps:cNvSpPr>
                        <wps:spPr bwMode="auto">
                          <a:xfrm>
                            <a:off x="212704" y="0"/>
                            <a:ext cx="200025" cy="198120"/>
                          </a:xfrm>
                          <a:prstGeom prst="rect">
                            <a:avLst/>
                          </a:prstGeom>
                          <a:noFill/>
                          <a:ln>
                            <a:noFill/>
                          </a:ln>
                        </wps:spPr>
                        <wps:txbx>
                          <w:txbxContent>
                            <w:p>
                              <w:pPr>
                                <w:rPr>
                                  <w:sz w:val="22"/>
                                </w:rPr>
                              </w:pPr>
                              <w:r>
                                <w:rPr>
                                  <w:rFonts w:ascii="宋体" w:cs="宋体"/>
                                  <w:color w:val="000000"/>
                                  <w:kern w:val="0"/>
                                  <w:szCs w:val="20"/>
                                </w:rPr>
                                <w:t>XXX</w:t>
                              </w:r>
                            </w:p>
                          </w:txbxContent>
                        </wps:txbx>
                        <wps:bodyPr rot="0" vert="horz" wrap="none" lIns="0" tIns="0" rIns="0" bIns="0" anchor="t" anchorCtr="0" upright="1">
                          <a:spAutoFit/>
                        </wps:bodyPr>
                      </wps:wsp>
                      <wps:wsp>
                        <wps:cNvPr id="12" name="Rectangle 6"/>
                        <wps:cNvSpPr>
                          <a:spLocks noChangeArrowheads="1"/>
                        </wps:cNvSpPr>
                        <wps:spPr bwMode="auto">
                          <a:xfrm>
                            <a:off x="412107" y="9501"/>
                            <a:ext cx="63500" cy="198120"/>
                          </a:xfrm>
                          <a:prstGeom prst="rect">
                            <a:avLst/>
                          </a:prstGeom>
                          <a:noFill/>
                          <a:ln>
                            <a:noFill/>
                          </a:ln>
                        </wps:spPr>
                        <wps:txbx>
                          <w:txbxContent>
                            <w:p>
                              <w:r>
                                <w:rPr>
                                  <w:rFonts w:ascii="宋体" w:cs="宋体"/>
                                  <w:color w:val="000000"/>
                                  <w:kern w:val="0"/>
                                  <w:sz w:val="20"/>
                                  <w:szCs w:val="20"/>
                                </w:rPr>
                                <w:t>-</w:t>
                              </w:r>
                            </w:p>
                          </w:txbxContent>
                        </wps:txbx>
                        <wps:bodyPr rot="0" vert="horz" wrap="none" lIns="0" tIns="0" rIns="0" bIns="0" anchor="t" anchorCtr="0" upright="1">
                          <a:spAutoFit/>
                        </wps:bodyPr>
                      </wps:wsp>
                      <wps:wsp>
                        <wps:cNvPr id="18" name="Rectangle 7"/>
                        <wps:cNvSpPr>
                          <a:spLocks noChangeArrowheads="1"/>
                        </wps:cNvSpPr>
                        <wps:spPr bwMode="auto">
                          <a:xfrm>
                            <a:off x="466008" y="0"/>
                            <a:ext cx="1200150" cy="198120"/>
                          </a:xfrm>
                          <a:prstGeom prst="rect">
                            <a:avLst/>
                          </a:prstGeom>
                          <a:noFill/>
                          <a:ln>
                            <a:noFill/>
                          </a:ln>
                        </wps:spPr>
                        <wps:txbx>
                          <w:txbxContent>
                            <w:p>
                              <w:pPr>
                                <w:rPr>
                                  <w:sz w:val="22"/>
                                </w:rPr>
                              </w:pPr>
                              <w:r>
                                <w:rPr>
                                  <w:rFonts w:ascii="宋体" w:cs="宋体"/>
                                  <w:color w:val="000000"/>
                                  <w:kern w:val="0"/>
                                  <w:szCs w:val="20"/>
                                </w:rPr>
                                <w:t>XXXXXXXXXXXXXXXXXX</w:t>
                              </w:r>
                            </w:p>
                          </w:txbxContent>
                        </wps:txbx>
                        <wps:bodyPr rot="0" vert="horz" wrap="none" lIns="0" tIns="0" rIns="0" bIns="0" anchor="t" anchorCtr="0" upright="1">
                          <a:spAutoFit/>
                        </wps:bodyPr>
                      </wps:wsp>
                      <wps:wsp>
                        <wps:cNvPr id="19" name="Rectangle 8"/>
                        <wps:cNvSpPr>
                          <a:spLocks noChangeArrowheads="1"/>
                        </wps:cNvSpPr>
                        <wps:spPr bwMode="auto">
                          <a:xfrm>
                            <a:off x="1666230" y="0"/>
                            <a:ext cx="63500" cy="198120"/>
                          </a:xfrm>
                          <a:prstGeom prst="rect">
                            <a:avLst/>
                          </a:prstGeom>
                          <a:noFill/>
                          <a:ln>
                            <a:noFill/>
                          </a:ln>
                        </wps:spPr>
                        <wps:txbx>
                          <w:txbxContent>
                            <w:p>
                              <w:r>
                                <w:rPr>
                                  <w:rFonts w:ascii="宋体" w:cs="宋体"/>
                                  <w:color w:val="000000"/>
                                  <w:kern w:val="0"/>
                                  <w:sz w:val="20"/>
                                  <w:szCs w:val="20"/>
                                </w:rPr>
                                <w:t>-</w:t>
                              </w:r>
                            </w:p>
                          </w:txbxContent>
                        </wps:txbx>
                        <wps:bodyPr rot="0" vert="horz" wrap="none" lIns="0" tIns="0" rIns="0" bIns="0" anchor="t" anchorCtr="0" upright="1">
                          <a:spAutoFit/>
                        </wps:bodyPr>
                      </wps:wsp>
                      <wps:wsp>
                        <wps:cNvPr id="20" name="Rectangle 9"/>
                        <wps:cNvSpPr>
                          <a:spLocks noChangeArrowheads="1"/>
                        </wps:cNvSpPr>
                        <wps:spPr bwMode="auto">
                          <a:xfrm>
                            <a:off x="1720231" y="0"/>
                            <a:ext cx="533400" cy="198120"/>
                          </a:xfrm>
                          <a:prstGeom prst="rect">
                            <a:avLst/>
                          </a:prstGeom>
                          <a:noFill/>
                          <a:ln>
                            <a:noFill/>
                          </a:ln>
                        </wps:spPr>
                        <wps:txbx>
                          <w:txbxContent>
                            <w:p>
                              <w:pPr>
                                <w:rPr>
                                  <w:sz w:val="22"/>
                                </w:rPr>
                              </w:pPr>
                              <w:r>
                                <w:rPr>
                                  <w:rFonts w:ascii="宋体" w:cs="宋体"/>
                                  <w:color w:val="000000"/>
                                  <w:kern w:val="0"/>
                                  <w:szCs w:val="20"/>
                                </w:rPr>
                                <w:t>XXXXXXXX</w:t>
                              </w:r>
                            </w:p>
                          </w:txbxContent>
                        </wps:txbx>
                        <wps:bodyPr rot="0" vert="horz" wrap="none" lIns="0" tIns="0" rIns="0" bIns="0" anchor="t" anchorCtr="0" upright="1">
                          <a:spAutoFit/>
                        </wps:bodyPr>
                      </wps:wsp>
                      <wps:wsp>
                        <wps:cNvPr id="21" name="Rectangle 10"/>
                        <wps:cNvSpPr>
                          <a:spLocks noChangeArrowheads="1"/>
                        </wps:cNvSpPr>
                        <wps:spPr bwMode="auto">
                          <a:xfrm>
                            <a:off x="2237140" y="0"/>
                            <a:ext cx="63500" cy="198120"/>
                          </a:xfrm>
                          <a:prstGeom prst="rect">
                            <a:avLst/>
                          </a:prstGeom>
                          <a:noFill/>
                          <a:ln>
                            <a:noFill/>
                          </a:ln>
                        </wps:spPr>
                        <wps:txbx>
                          <w:txbxContent>
                            <w:p>
                              <w:r>
                                <w:rPr>
                                  <w:rFonts w:ascii="宋体" w:cs="宋体"/>
                                  <w:color w:val="000000"/>
                                  <w:kern w:val="0"/>
                                  <w:sz w:val="20"/>
                                  <w:szCs w:val="20"/>
                                </w:rPr>
                                <w:t>-</w:t>
                              </w:r>
                            </w:p>
                          </w:txbxContent>
                        </wps:txbx>
                        <wps:bodyPr rot="0" vert="horz" wrap="none" lIns="0" tIns="0" rIns="0" bIns="0" anchor="t" anchorCtr="0" upright="1">
                          <a:spAutoFit/>
                        </wps:bodyPr>
                      </wps:wsp>
                      <wps:wsp>
                        <wps:cNvPr id="22" name="Rectangle 11"/>
                        <wps:cNvSpPr>
                          <a:spLocks noChangeArrowheads="1"/>
                        </wps:cNvSpPr>
                        <wps:spPr bwMode="auto">
                          <a:xfrm>
                            <a:off x="2299941" y="0"/>
                            <a:ext cx="400050" cy="198120"/>
                          </a:xfrm>
                          <a:prstGeom prst="rect">
                            <a:avLst/>
                          </a:prstGeom>
                          <a:noFill/>
                          <a:ln>
                            <a:noFill/>
                          </a:ln>
                        </wps:spPr>
                        <wps:txbx>
                          <w:txbxContent>
                            <w:p>
                              <w:pPr>
                                <w:rPr>
                                  <w:sz w:val="22"/>
                                </w:rPr>
                              </w:pPr>
                              <w:r>
                                <w:rPr>
                                  <w:rFonts w:ascii="宋体" w:cs="宋体"/>
                                  <w:color w:val="000000"/>
                                  <w:kern w:val="0"/>
                                  <w:szCs w:val="20"/>
                                </w:rPr>
                                <w:t>XXXXXX</w:t>
                              </w:r>
                            </w:p>
                          </w:txbxContent>
                        </wps:txbx>
                        <wps:bodyPr rot="0" vert="horz" wrap="none" lIns="0" tIns="0" rIns="0" bIns="0" anchor="t" anchorCtr="0" upright="1">
                          <a:spAutoFit/>
                        </wps:bodyPr>
                      </wps:wsp>
                      <wps:wsp>
                        <wps:cNvPr id="23" name="Rectangle 12"/>
                        <wps:cNvSpPr>
                          <a:spLocks noChangeArrowheads="1"/>
                        </wps:cNvSpPr>
                        <wps:spPr bwMode="auto">
                          <a:xfrm>
                            <a:off x="2681648" y="0"/>
                            <a:ext cx="63500" cy="198120"/>
                          </a:xfrm>
                          <a:prstGeom prst="rect">
                            <a:avLst/>
                          </a:prstGeom>
                          <a:noFill/>
                          <a:ln>
                            <a:noFill/>
                          </a:ln>
                        </wps:spPr>
                        <wps:txbx>
                          <w:txbxContent>
                            <w:p>
                              <w:r>
                                <w:rPr>
                                  <w:rFonts w:ascii="宋体" w:cs="宋体"/>
                                  <w:color w:val="000000"/>
                                  <w:kern w:val="0"/>
                                  <w:sz w:val="20"/>
                                  <w:szCs w:val="20"/>
                                </w:rPr>
                                <w:t>-</w:t>
                              </w:r>
                            </w:p>
                          </w:txbxContent>
                        </wps:txbx>
                        <wps:bodyPr rot="0" vert="horz" wrap="none" lIns="0" tIns="0" rIns="0" bIns="0" anchor="t" anchorCtr="0" upright="1">
                          <a:spAutoFit/>
                        </wps:bodyPr>
                      </wps:wsp>
                      <wps:wsp>
                        <wps:cNvPr id="24" name="Rectangle 13"/>
                        <wps:cNvSpPr>
                          <a:spLocks noChangeArrowheads="1"/>
                        </wps:cNvSpPr>
                        <wps:spPr bwMode="auto">
                          <a:xfrm>
                            <a:off x="2745149" y="0"/>
                            <a:ext cx="66675" cy="198120"/>
                          </a:xfrm>
                          <a:prstGeom prst="rect">
                            <a:avLst/>
                          </a:prstGeom>
                          <a:noFill/>
                          <a:ln>
                            <a:noFill/>
                          </a:ln>
                        </wps:spPr>
                        <wps:txbx>
                          <w:txbxContent>
                            <w:p>
                              <w:pPr>
                                <w:rPr>
                                  <w:sz w:val="22"/>
                                </w:rPr>
                              </w:pPr>
                              <w:r>
                                <w:rPr>
                                  <w:rFonts w:ascii="宋体" w:cs="宋体"/>
                                  <w:color w:val="000000"/>
                                  <w:kern w:val="0"/>
                                  <w:szCs w:val="20"/>
                                </w:rPr>
                                <w:t>X</w:t>
                              </w:r>
                            </w:p>
                          </w:txbxContent>
                        </wps:txbx>
                        <wps:bodyPr rot="0" vert="horz" wrap="none" lIns="0" tIns="0" rIns="0" bIns="0" anchor="t" anchorCtr="0" upright="1">
                          <a:spAutoFit/>
                        </wps:bodyPr>
                      </wps:wsp>
                      <wps:wsp>
                        <wps:cNvPr id="25" name="Rectangle 19"/>
                        <wps:cNvSpPr>
                          <a:spLocks noChangeArrowheads="1"/>
                        </wps:cNvSpPr>
                        <wps:spPr bwMode="auto">
                          <a:xfrm>
                            <a:off x="3053755" y="175910"/>
                            <a:ext cx="400050" cy="198120"/>
                          </a:xfrm>
                          <a:prstGeom prst="rect">
                            <a:avLst/>
                          </a:prstGeom>
                          <a:noFill/>
                          <a:ln>
                            <a:noFill/>
                          </a:ln>
                        </wps:spPr>
                        <wps:txbx>
                          <w:txbxContent>
                            <w:p>
                              <w:pPr>
                                <w:rPr>
                                  <w:sz w:val="22"/>
                                </w:rPr>
                              </w:pPr>
                              <w:r>
                                <w:rPr>
                                  <w:rFonts w:hint="eastAsia" w:ascii="宋体" w:cs="宋体"/>
                                  <w:color w:val="000000"/>
                                  <w:kern w:val="0"/>
                                  <w:szCs w:val="20"/>
                                </w:rPr>
                                <w:t>校验码</w:t>
                              </w:r>
                            </w:p>
                          </w:txbxContent>
                        </wps:txbx>
                        <wps:bodyPr rot="0" vert="horz" wrap="none" lIns="0" tIns="0" rIns="0" bIns="0" anchor="t" anchorCtr="0" upright="1">
                          <a:spAutoFit/>
                        </wps:bodyPr>
                      </wps:wsp>
                      <wps:wsp>
                        <wps:cNvPr id="26" name="Freeform 20"/>
                        <wps:cNvSpPr/>
                        <wps:spPr bwMode="auto">
                          <a:xfrm>
                            <a:off x="2764750" y="167610"/>
                            <a:ext cx="252105" cy="90205"/>
                          </a:xfrm>
                          <a:custGeom>
                            <a:avLst/>
                            <a:gdLst>
                              <a:gd name="T0" fmla="*/ 2147483646 w 397"/>
                              <a:gd name="T1" fmla="*/ 2147483646 h 142"/>
                              <a:gd name="T2" fmla="*/ 0 w 397"/>
                              <a:gd name="T3" fmla="*/ 2147483646 h 142"/>
                              <a:gd name="T4" fmla="*/ 0 w 397"/>
                              <a:gd name="T5" fmla="*/ 0 h 142"/>
                              <a:gd name="T6" fmla="*/ 0 60000 65536"/>
                              <a:gd name="T7" fmla="*/ 0 60000 65536"/>
                              <a:gd name="T8" fmla="*/ 0 60000 65536"/>
                            </a:gdLst>
                            <a:ahLst/>
                            <a:cxnLst>
                              <a:cxn ang="T6">
                                <a:pos x="T0" y="T1"/>
                              </a:cxn>
                              <a:cxn ang="T7">
                                <a:pos x="T2" y="T3"/>
                              </a:cxn>
                              <a:cxn ang="T8">
                                <a:pos x="T4" y="T5"/>
                              </a:cxn>
                            </a:cxnLst>
                            <a:rect l="0" t="0" r="r" b="b"/>
                            <a:pathLst>
                              <a:path w="397" h="142">
                                <a:moveTo>
                                  <a:pt x="397" y="142"/>
                                </a:moveTo>
                                <a:lnTo>
                                  <a:pt x="0" y="142"/>
                                </a:lnTo>
                                <a:lnTo>
                                  <a:pt x="0" y="0"/>
                                </a:lnTo>
                              </a:path>
                            </a:pathLst>
                          </a:custGeom>
                          <a:noFill/>
                          <a:ln w="9525" cap="rnd">
                            <a:solidFill>
                              <a:srgbClr val="000000"/>
                            </a:solidFill>
                            <a:round/>
                          </a:ln>
                        </wps:spPr>
                        <wps:bodyPr rot="0" vert="horz" wrap="square" lIns="91440" tIns="45720" rIns="91440" bIns="45720" anchor="t" anchorCtr="0" upright="1">
                          <a:noAutofit/>
                        </wps:bodyPr>
                      </wps:wsp>
                      <wps:wsp>
                        <wps:cNvPr id="55" name="Rectangle 21"/>
                        <wps:cNvSpPr>
                          <a:spLocks noChangeArrowheads="1"/>
                        </wps:cNvSpPr>
                        <wps:spPr bwMode="auto">
                          <a:xfrm>
                            <a:off x="3061955" y="393723"/>
                            <a:ext cx="400050" cy="198120"/>
                          </a:xfrm>
                          <a:prstGeom prst="rect">
                            <a:avLst/>
                          </a:prstGeom>
                          <a:noFill/>
                          <a:ln>
                            <a:noFill/>
                          </a:ln>
                        </wps:spPr>
                        <wps:txbx>
                          <w:txbxContent>
                            <w:p>
                              <w:pPr>
                                <w:rPr>
                                  <w:sz w:val="22"/>
                                </w:rPr>
                              </w:pPr>
                              <w:r>
                                <w:rPr>
                                  <w:rFonts w:hint="eastAsia" w:ascii="宋体" w:cs="宋体"/>
                                  <w:color w:val="000000"/>
                                  <w:kern w:val="0"/>
                                  <w:szCs w:val="20"/>
                                </w:rPr>
                                <w:t>流水号</w:t>
                              </w:r>
                            </w:p>
                          </w:txbxContent>
                        </wps:txbx>
                        <wps:bodyPr rot="0" vert="horz" wrap="none" lIns="0" tIns="0" rIns="0" bIns="0" anchor="t" anchorCtr="0" upright="1">
                          <a:spAutoFit/>
                        </wps:bodyPr>
                      </wps:wsp>
                      <wps:wsp>
                        <wps:cNvPr id="56" name="Freeform 22"/>
                        <wps:cNvSpPr/>
                        <wps:spPr bwMode="auto">
                          <a:xfrm>
                            <a:off x="2473344" y="167610"/>
                            <a:ext cx="504209" cy="288917"/>
                          </a:xfrm>
                          <a:custGeom>
                            <a:avLst/>
                            <a:gdLst>
                              <a:gd name="T0" fmla="*/ 2147483646 w 794"/>
                              <a:gd name="T1" fmla="*/ 2147483646 h 455"/>
                              <a:gd name="T2" fmla="*/ 0 w 794"/>
                              <a:gd name="T3" fmla="*/ 2147483646 h 455"/>
                              <a:gd name="T4" fmla="*/ 0 w 794"/>
                              <a:gd name="T5" fmla="*/ 0 h 455"/>
                              <a:gd name="T6" fmla="*/ 0 60000 65536"/>
                              <a:gd name="T7" fmla="*/ 0 60000 65536"/>
                              <a:gd name="T8" fmla="*/ 0 60000 65536"/>
                            </a:gdLst>
                            <a:ahLst/>
                            <a:cxnLst>
                              <a:cxn ang="T6">
                                <a:pos x="T0" y="T1"/>
                              </a:cxn>
                              <a:cxn ang="T7">
                                <a:pos x="T2" y="T3"/>
                              </a:cxn>
                              <a:cxn ang="T8">
                                <a:pos x="T4" y="T5"/>
                              </a:cxn>
                            </a:cxnLst>
                            <a:rect l="0" t="0" r="r" b="b"/>
                            <a:pathLst>
                              <a:path w="794" h="455">
                                <a:moveTo>
                                  <a:pt x="794" y="455"/>
                                </a:moveTo>
                                <a:lnTo>
                                  <a:pt x="0" y="455"/>
                                </a:lnTo>
                                <a:lnTo>
                                  <a:pt x="0" y="0"/>
                                </a:lnTo>
                              </a:path>
                            </a:pathLst>
                          </a:custGeom>
                          <a:noFill/>
                          <a:ln w="9525" cap="rnd">
                            <a:solidFill>
                              <a:srgbClr val="000000"/>
                            </a:solidFill>
                            <a:round/>
                          </a:ln>
                        </wps:spPr>
                        <wps:bodyPr rot="0" vert="horz" wrap="square" lIns="91440" tIns="45720" rIns="91440" bIns="45720" anchor="t" anchorCtr="0" upright="1">
                          <a:noAutofit/>
                        </wps:bodyPr>
                      </wps:wsp>
                      <wps:wsp>
                        <wps:cNvPr id="57" name="Rectangle 23"/>
                        <wps:cNvSpPr>
                          <a:spLocks noChangeArrowheads="1"/>
                        </wps:cNvSpPr>
                        <wps:spPr bwMode="auto">
                          <a:xfrm>
                            <a:off x="3053755" y="591234"/>
                            <a:ext cx="400050" cy="198120"/>
                          </a:xfrm>
                          <a:prstGeom prst="rect">
                            <a:avLst/>
                          </a:prstGeom>
                          <a:noFill/>
                          <a:ln>
                            <a:noFill/>
                          </a:ln>
                        </wps:spPr>
                        <wps:txbx>
                          <w:txbxContent>
                            <w:p>
                              <w:pPr>
                                <w:rPr>
                                  <w:sz w:val="22"/>
                                </w:rPr>
                              </w:pPr>
                              <w:r>
                                <w:rPr>
                                  <w:rFonts w:hint="eastAsia" w:ascii="宋体" w:cs="宋体"/>
                                  <w:color w:val="000000"/>
                                  <w:kern w:val="0"/>
                                  <w:szCs w:val="20"/>
                                </w:rPr>
                                <w:t>日期码</w:t>
                              </w:r>
                            </w:p>
                          </w:txbxContent>
                        </wps:txbx>
                        <wps:bodyPr rot="0" vert="horz" wrap="none" lIns="0" tIns="0" rIns="0" bIns="0" anchor="t" anchorCtr="0" upright="1">
                          <a:spAutoFit/>
                        </wps:bodyPr>
                      </wps:wsp>
                      <wps:wsp>
                        <wps:cNvPr id="58" name="Freeform 24"/>
                        <wps:cNvSpPr/>
                        <wps:spPr bwMode="auto">
                          <a:xfrm>
                            <a:off x="1999636" y="207612"/>
                            <a:ext cx="977218" cy="496629"/>
                          </a:xfrm>
                          <a:custGeom>
                            <a:avLst/>
                            <a:gdLst>
                              <a:gd name="T0" fmla="*/ 2147483646 w 1700"/>
                              <a:gd name="T1" fmla="*/ 2147483646 h 749"/>
                              <a:gd name="T2" fmla="*/ 0 w 1700"/>
                              <a:gd name="T3" fmla="*/ 2147483646 h 749"/>
                              <a:gd name="T4" fmla="*/ 0 w 1700"/>
                              <a:gd name="T5" fmla="*/ 0 h 749"/>
                              <a:gd name="T6" fmla="*/ 0 60000 65536"/>
                              <a:gd name="T7" fmla="*/ 0 60000 65536"/>
                              <a:gd name="T8" fmla="*/ 0 60000 65536"/>
                            </a:gdLst>
                            <a:ahLst/>
                            <a:cxnLst>
                              <a:cxn ang="T6">
                                <a:pos x="T0" y="T1"/>
                              </a:cxn>
                              <a:cxn ang="T7">
                                <a:pos x="T2" y="T3"/>
                              </a:cxn>
                              <a:cxn ang="T8">
                                <a:pos x="T4" y="T5"/>
                              </a:cxn>
                            </a:cxnLst>
                            <a:rect l="0" t="0" r="r" b="b"/>
                            <a:pathLst>
                              <a:path w="1700" h="749">
                                <a:moveTo>
                                  <a:pt x="1700" y="749"/>
                                </a:moveTo>
                                <a:lnTo>
                                  <a:pt x="0" y="749"/>
                                </a:lnTo>
                                <a:lnTo>
                                  <a:pt x="0" y="0"/>
                                </a:lnTo>
                              </a:path>
                            </a:pathLst>
                          </a:custGeom>
                          <a:noFill/>
                          <a:ln w="9525" cap="rnd">
                            <a:solidFill>
                              <a:srgbClr val="000000"/>
                            </a:solidFill>
                            <a:round/>
                          </a:ln>
                        </wps:spPr>
                        <wps:bodyPr rot="0" vert="horz" wrap="square" lIns="91440" tIns="45720" rIns="91440" bIns="45720" anchor="t" anchorCtr="0" upright="1">
                          <a:noAutofit/>
                        </wps:bodyPr>
                      </wps:wsp>
                      <wps:wsp>
                        <wps:cNvPr id="59" name="Rectangle 25"/>
                        <wps:cNvSpPr>
                          <a:spLocks noChangeArrowheads="1"/>
                        </wps:cNvSpPr>
                        <wps:spPr bwMode="auto">
                          <a:xfrm>
                            <a:off x="3061955" y="1271374"/>
                            <a:ext cx="666750" cy="198120"/>
                          </a:xfrm>
                          <a:prstGeom prst="rect">
                            <a:avLst/>
                          </a:prstGeom>
                          <a:noFill/>
                          <a:ln>
                            <a:noFill/>
                          </a:ln>
                        </wps:spPr>
                        <wps:txbx>
                          <w:txbxContent>
                            <w:p>
                              <w:pPr>
                                <w:rPr>
                                  <w:sz w:val="22"/>
                                </w:rPr>
                              </w:pPr>
                              <w:r>
                                <w:rPr>
                                  <w:rFonts w:hint="eastAsia" w:ascii="宋体" w:cs="宋体"/>
                                  <w:color w:val="000000"/>
                                  <w:kern w:val="0"/>
                                  <w:szCs w:val="20"/>
                                </w:rPr>
                                <w:t>交易分类码</w:t>
                              </w:r>
                            </w:p>
                          </w:txbxContent>
                        </wps:txbx>
                        <wps:bodyPr rot="0" vert="horz" wrap="none" lIns="0" tIns="0" rIns="0" bIns="0" anchor="t" anchorCtr="0" upright="1">
                          <a:spAutoFit/>
                        </wps:bodyPr>
                      </wps:wsp>
                      <wps:wsp>
                        <wps:cNvPr id="60" name="Freeform 26"/>
                        <wps:cNvSpPr/>
                        <wps:spPr bwMode="auto">
                          <a:xfrm>
                            <a:off x="297105" y="167610"/>
                            <a:ext cx="2680448" cy="1166568"/>
                          </a:xfrm>
                          <a:custGeom>
                            <a:avLst/>
                            <a:gdLst>
                              <a:gd name="T0" fmla="*/ 2147483646 w 4221"/>
                              <a:gd name="T1" fmla="*/ 2147483646 h 1837"/>
                              <a:gd name="T2" fmla="*/ 0 w 4221"/>
                              <a:gd name="T3" fmla="*/ 2147483646 h 1837"/>
                              <a:gd name="T4" fmla="*/ 0 w 4221"/>
                              <a:gd name="T5" fmla="*/ 0 h 1837"/>
                              <a:gd name="T6" fmla="*/ 0 60000 65536"/>
                              <a:gd name="T7" fmla="*/ 0 60000 65536"/>
                              <a:gd name="T8" fmla="*/ 0 60000 65536"/>
                            </a:gdLst>
                            <a:ahLst/>
                            <a:cxnLst>
                              <a:cxn ang="T6">
                                <a:pos x="T0" y="T1"/>
                              </a:cxn>
                              <a:cxn ang="T7">
                                <a:pos x="T2" y="T3"/>
                              </a:cxn>
                              <a:cxn ang="T8">
                                <a:pos x="T4" y="T5"/>
                              </a:cxn>
                            </a:cxnLst>
                            <a:rect l="0" t="0" r="r" b="b"/>
                            <a:pathLst>
                              <a:path w="4221" h="1837">
                                <a:moveTo>
                                  <a:pt x="4221" y="1837"/>
                                </a:moveTo>
                                <a:lnTo>
                                  <a:pt x="0" y="1837"/>
                                </a:lnTo>
                                <a:lnTo>
                                  <a:pt x="0" y="0"/>
                                </a:lnTo>
                              </a:path>
                            </a:pathLst>
                          </a:custGeom>
                          <a:noFill/>
                          <a:ln w="9525" cap="rnd">
                            <a:solidFill>
                              <a:srgbClr val="000000"/>
                            </a:solidFill>
                            <a:round/>
                          </a:ln>
                        </wps:spPr>
                        <wps:bodyPr rot="0" vert="horz" wrap="square" lIns="91440" tIns="45720" rIns="91440" bIns="45720" anchor="t" anchorCtr="0" upright="1">
                          <a:noAutofit/>
                        </wps:bodyPr>
                      </wps:wsp>
                      <wps:wsp>
                        <wps:cNvPr id="61" name="Freeform 27"/>
                        <wps:cNvSpPr/>
                        <wps:spPr bwMode="auto">
                          <a:xfrm>
                            <a:off x="1016618" y="168910"/>
                            <a:ext cx="1960935" cy="808347"/>
                          </a:xfrm>
                          <a:custGeom>
                            <a:avLst/>
                            <a:gdLst>
                              <a:gd name="T0" fmla="*/ 2147483646 w 3088"/>
                              <a:gd name="T1" fmla="*/ 2147483646 h 1273"/>
                              <a:gd name="T2" fmla="*/ 0 w 3088"/>
                              <a:gd name="T3" fmla="*/ 2147483646 h 1273"/>
                              <a:gd name="T4" fmla="*/ 0 w 3088"/>
                              <a:gd name="T5" fmla="*/ 0 h 1273"/>
                              <a:gd name="T6" fmla="*/ 0 60000 65536"/>
                              <a:gd name="T7" fmla="*/ 0 60000 65536"/>
                              <a:gd name="T8" fmla="*/ 0 60000 65536"/>
                            </a:gdLst>
                            <a:ahLst/>
                            <a:cxnLst>
                              <a:cxn ang="T6">
                                <a:pos x="T0" y="T1"/>
                              </a:cxn>
                              <a:cxn ang="T7">
                                <a:pos x="T2" y="T3"/>
                              </a:cxn>
                              <a:cxn ang="T8">
                                <a:pos x="T4" y="T5"/>
                              </a:cxn>
                            </a:cxnLst>
                            <a:rect l="0" t="0" r="r" b="b"/>
                            <a:pathLst>
                              <a:path w="3088" h="1273">
                                <a:moveTo>
                                  <a:pt x="3088" y="1273"/>
                                </a:moveTo>
                                <a:lnTo>
                                  <a:pt x="0" y="1273"/>
                                </a:lnTo>
                                <a:lnTo>
                                  <a:pt x="0" y="0"/>
                                </a:lnTo>
                              </a:path>
                            </a:pathLst>
                          </a:custGeom>
                          <a:noFill/>
                          <a:ln w="9525" cap="rnd">
                            <a:solidFill>
                              <a:srgbClr val="000000"/>
                            </a:solidFill>
                            <a:round/>
                          </a:ln>
                        </wps:spPr>
                        <wps:bodyPr rot="0" vert="horz" wrap="square" lIns="91440" tIns="45720" rIns="91440" bIns="45720" anchor="t" anchorCtr="0" upright="1">
                          <a:noAutofit/>
                        </wps:bodyPr>
                      </wps:wsp>
                      <wps:wsp>
                        <wps:cNvPr id="62" name="Rectangle 28"/>
                        <wps:cNvSpPr>
                          <a:spLocks noChangeArrowheads="1"/>
                        </wps:cNvSpPr>
                        <wps:spPr bwMode="auto">
                          <a:xfrm>
                            <a:off x="3070855" y="913153"/>
                            <a:ext cx="1066800" cy="198120"/>
                          </a:xfrm>
                          <a:prstGeom prst="rect">
                            <a:avLst/>
                          </a:prstGeom>
                          <a:noFill/>
                          <a:ln>
                            <a:noFill/>
                          </a:ln>
                        </wps:spPr>
                        <wps:txbx>
                          <w:txbxContent>
                            <w:p>
                              <w:pPr>
                                <w:rPr>
                                  <w:sz w:val="22"/>
                                </w:rPr>
                              </w:pPr>
                              <w:r>
                                <w:rPr>
                                  <w:rFonts w:hint="eastAsia" w:ascii="宋体" w:cs="宋体"/>
                                  <w:color w:val="000000"/>
                                  <w:kern w:val="0"/>
                                  <w:szCs w:val="20"/>
                                </w:rPr>
                                <w:t>统一社会信用代码</w:t>
                              </w:r>
                            </w:p>
                          </w:txbxContent>
                        </wps:txbx>
                        <wps:bodyPr rot="0" vert="horz" wrap="none" lIns="0" tIns="0" rIns="0" bIns="0" anchor="t" anchorCtr="0" upright="1">
                          <a:spAutoFit/>
                        </wps:bodyPr>
                      </wps:wsp>
                    </wpc:wpc>
                  </a:graphicData>
                </a:graphic>
              </wp:anchor>
            </w:drawing>
          </mc:Choice>
          <mc:Fallback>
            <w:pict>
              <v:group id="画布 58" o:spid="_x0000_s1026" o:spt="203" style="position:absolute;left:0pt;margin-left:-0.7pt;margin-top:5.4pt;height:128.85pt;width:351.4pt;mso-position-horizontal-relative:char;mso-position-vertical-relative:line;mso-wrap-distance-bottom:0pt;mso-wrap-distance-top:0pt;z-index:251661312;mso-width-relative:page;mso-height-relative:page;" coordsize="4462780,1636395" editas="canvas" o:gfxdata="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">
                <o:lock v:ext="edit" aspectratio="f"/>
                <v:shape id="画布 58" o:spid="_x0000_s1026" style="position:absolute;left:0;top:0;height:1636395;width:4462780;" filled="f" stroked="f" coordsize="21600,21600" o:gfxdata="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">
                  <v:fill on="f" focussize="0,0"/>
                  <v:stroke on="f"/>
                  <v:imagedata o:title=""/>
                  <o:lock v:ext="edit" aspectratio="f"/>
                </v:shape>
                <v:rect id="Rectangle 5" o:spid="_x0000_s1026" o:spt="1" style="position:absolute;left:212704;top:0;height:198120;width:200025;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Zi16DVAAAACQEAAA8AAAAAAAAAAQAgAAAAIgAAAGRycy9kb3ducmV2Lnht&#10;bFBLAQIUABQAAAAIAIdO4kAPyakS/AEAAP4DAAAOAAAAAAAAAAEAIAAAACQBAABkcnMvZTJvRG9j&#10;LnhtbFBLBQYAAAAABgAGAFkBAACSBQAAAAA=&#10;">
                  <v:fill on="f" focussize="0,0"/>
                  <v:stroke on="f"/>
                  <v:imagedata o:title=""/>
                  <o:lock v:ext="edit" aspectratio="f"/>
                  <v:textbox inset="0mm,0mm,0mm,0mm" style="mso-fit-shape-to-text:t;">
                    <w:txbxContent>
                      <w:p>
                        <w:pPr>
                          <w:rPr>
                            <w:sz w:val="22"/>
                          </w:rPr>
                        </w:pPr>
                        <w:r>
                          <w:rPr>
                            <w:rFonts w:ascii="宋体" w:cs="宋体"/>
                            <w:color w:val="000000"/>
                            <w:kern w:val="0"/>
                            <w:szCs w:val="20"/>
                          </w:rPr>
                          <w:t>XXX</w:t>
                        </w:r>
                      </w:p>
                    </w:txbxContent>
                  </v:textbox>
                </v:rect>
                <v:rect id="Rectangle 6" o:spid="_x0000_s1026" o:spt="1" style="position:absolute;left:412107;top:9501;height:198120;width:6350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FmLXoNUAAAAJAQAADwAAAAAAAAABACAAAAAiAAAAZHJzL2Rvd25y&#10;ZXYueG1sUEsBAhQAFAAAAAgAh07iQCN2JU0BAgAAAAQAAA4AAAAAAAAAAQAgAAAAJAEAAGRycy9l&#10;Mm9Eb2MueG1sUEsFBgAAAAAGAAYAWQEAAJcFAAAAAA==&#10;">
                  <v:fill on="f" focussize="0,0"/>
                  <v:stroke on="f"/>
                  <v:imagedata o:title=""/>
                  <o:lock v:ext="edit" aspectratio="f"/>
                  <v:textbox inset="0mm,0mm,0mm,0mm" style="mso-fit-shape-to-text:t;">
                    <w:txbxContent>
                      <w:p>
                        <w:r>
                          <w:rPr>
                            <w:rFonts w:ascii="宋体" w:cs="宋体"/>
                            <w:color w:val="000000"/>
                            <w:kern w:val="0"/>
                            <w:sz w:val="20"/>
                            <w:szCs w:val="20"/>
                          </w:rPr>
                          <w:t>-</w:t>
                        </w:r>
                      </w:p>
                    </w:txbxContent>
                  </v:textbox>
                </v:rect>
                <v:rect id="Rectangle 7" o:spid="_x0000_s1026" o:spt="1" style="position:absolute;left:466008;top:0;height:198120;width:120015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mLXoNUAAAAJAQAADwAAAAAAAAABACAAAAAiAAAAZHJzL2Rvd25yZXYueG1s&#10;UEsBAhQAFAAAAAgAh07iQN/ndOL7AQAA/wMAAA4AAAAAAAAAAQAgAAAAJAEAAGRycy9lMm9Eb2Mu&#10;eG1sUEsFBgAAAAAGAAYAWQEAAJEFAAAAAA==&#10;">
                  <v:fill on="f" focussize="0,0"/>
                  <v:stroke on="f"/>
                  <v:imagedata o:title=""/>
                  <o:lock v:ext="edit" aspectratio="f"/>
                  <v:textbox inset="0mm,0mm,0mm,0mm" style="mso-fit-shape-to-text:t;">
                    <w:txbxContent>
                      <w:p>
                        <w:pPr>
                          <w:rPr>
                            <w:sz w:val="22"/>
                          </w:rPr>
                        </w:pPr>
                        <w:r>
                          <w:rPr>
                            <w:rFonts w:ascii="宋体" w:cs="宋体"/>
                            <w:color w:val="000000"/>
                            <w:kern w:val="0"/>
                            <w:szCs w:val="20"/>
                          </w:rPr>
                          <w:t>XXXXXXXXXXXXXXXXXX</w:t>
                        </w:r>
                      </w:p>
                    </w:txbxContent>
                  </v:textbox>
                </v:rect>
                <v:rect id="Rectangle 8" o:spid="_x0000_s1026" o:spt="1" style="position:absolute;left:1666230;top:0;height:198120;width:6350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Zi16DVAAAACQEAAA8AAAAAAAAAAQAgAAAAIgAAAGRycy9kb3ducmV2Lnht&#10;bFBLAQIUABQAAAAIAIdO4kBXWwHw/AEAAP4DAAAOAAAAAAAAAAEAIAAAACQBAABkcnMvZTJvRG9j&#10;LnhtbFBLBQYAAAAABgAGAFkBAACSBQAAAAA=&#10;">
                  <v:fill on="f" focussize="0,0"/>
                  <v:stroke on="f"/>
                  <v:imagedata o:title=""/>
                  <o:lock v:ext="edit" aspectratio="f"/>
                  <v:textbox inset="0mm,0mm,0mm,0mm" style="mso-fit-shape-to-text:t;">
                    <w:txbxContent>
                      <w:p>
                        <w:r>
                          <w:rPr>
                            <w:rFonts w:ascii="宋体" w:cs="宋体"/>
                            <w:color w:val="000000"/>
                            <w:kern w:val="0"/>
                            <w:sz w:val="20"/>
                            <w:szCs w:val="20"/>
                          </w:rPr>
                          <w:t>-</w:t>
                        </w:r>
                      </w:p>
                    </w:txbxContent>
                  </v:textbox>
                </v:rect>
                <v:rect id="Rectangle 9" o:spid="_x0000_s1026" o:spt="1" style="position:absolute;left:1720231;top:0;height:198120;width:53340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WYteg1QAAAAkBAAAPAAAAAAAAAAEAIAAAACIAAABkcnMvZG93bnJldi54&#10;bWxQSwECFAAUAAAACACHTuJA5AL6MP0BAAD/AwAADgAAAAAAAAABACAAAAAkAQAAZHJzL2Uyb0Rv&#10;Yy54bWxQSwUGAAAAAAYABgBZAQAAkwUAAAAA&#10;">
                  <v:fill on="f" focussize="0,0"/>
                  <v:stroke on="f"/>
                  <v:imagedata o:title=""/>
                  <o:lock v:ext="edit" aspectratio="f"/>
                  <v:textbox inset="0mm,0mm,0mm,0mm" style="mso-fit-shape-to-text:t;">
                    <w:txbxContent>
                      <w:p>
                        <w:pPr>
                          <w:rPr>
                            <w:sz w:val="22"/>
                          </w:rPr>
                        </w:pPr>
                        <w:r>
                          <w:rPr>
                            <w:rFonts w:ascii="宋体" w:cs="宋体"/>
                            <w:color w:val="000000"/>
                            <w:kern w:val="0"/>
                            <w:szCs w:val="20"/>
                          </w:rPr>
                          <w:t>XXXXXXXX</w:t>
                        </w:r>
                      </w:p>
                    </w:txbxContent>
                  </v:textbox>
                </v:rect>
                <v:rect id="Rectangle 10" o:spid="_x0000_s1026" o:spt="1" style="position:absolute;left:2237140;top:0;height:198120;width:6350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WYteg1QAAAAkBAAAPAAAAAAAAAAEAIAAAACIAAABkcnMvZG93bnJldi54&#10;bWxQSwECFAAUAAAACACHTuJAqq60kP0BAAD/AwAADgAAAAAAAAABACAAAAAkAQAAZHJzL2Uyb0Rv&#10;Yy54bWxQSwUGAAAAAAYABgBZAQAAkwUAAAAA&#10;">
                  <v:fill on="f" focussize="0,0"/>
                  <v:stroke on="f"/>
                  <v:imagedata o:title=""/>
                  <o:lock v:ext="edit" aspectratio="f"/>
                  <v:textbox inset="0mm,0mm,0mm,0mm" style="mso-fit-shape-to-text:t;">
                    <w:txbxContent>
                      <w:p>
                        <w:r>
                          <w:rPr>
                            <w:rFonts w:ascii="宋体" w:cs="宋体"/>
                            <w:color w:val="000000"/>
                            <w:kern w:val="0"/>
                            <w:sz w:val="20"/>
                            <w:szCs w:val="20"/>
                          </w:rPr>
                          <w:t>-</w:t>
                        </w:r>
                      </w:p>
                    </w:txbxContent>
                  </v:textbox>
                </v:rect>
                <v:rect id="Rectangle 11" o:spid="_x0000_s1026" o:spt="1" style="position:absolute;left:2299941;top:0;height:198120;width:40005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Zi16DVAAAACQEAAA8AAAAAAAAAAQAgAAAAIgAAAGRycy9kb3ducmV2Lnht&#10;bFBLAQIUABQAAAAIAIdO4kBJmuXB/AEAAAAEAAAOAAAAAAAAAAEAIAAAACQBAABkcnMvZTJvRG9j&#10;LnhtbFBLBQYAAAAABgAGAFkBAACSBQAAAAA=&#10;">
                  <v:fill on="f" focussize="0,0"/>
                  <v:stroke on="f"/>
                  <v:imagedata o:title=""/>
                  <o:lock v:ext="edit" aspectratio="f"/>
                  <v:textbox inset="0mm,0mm,0mm,0mm" style="mso-fit-shape-to-text:t;">
                    <w:txbxContent>
                      <w:p>
                        <w:pPr>
                          <w:rPr>
                            <w:sz w:val="22"/>
                          </w:rPr>
                        </w:pPr>
                        <w:r>
                          <w:rPr>
                            <w:rFonts w:ascii="宋体" w:cs="宋体"/>
                            <w:color w:val="000000"/>
                            <w:kern w:val="0"/>
                            <w:szCs w:val="20"/>
                          </w:rPr>
                          <w:t>XXXXXX</w:t>
                        </w:r>
                      </w:p>
                    </w:txbxContent>
                  </v:textbox>
                </v:rect>
                <v:rect id="Rectangle 12" o:spid="_x0000_s1026" o:spt="1" style="position:absolute;left:2681648;top:0;height:198120;width:6350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mLXoNUAAAAJAQAADwAAAAAAAAABACAAAAAiAAAAZHJzL2Rvd25yZXYu&#10;eG1sUEsBAhQAFAAAAAgAh07iQD3NoBj+AQAA/wMAAA4AAAAAAAAAAQAgAAAAJAEAAGRycy9lMm9E&#10;b2MueG1sUEsFBgAAAAAGAAYAWQEAAJQFAAAAAA==&#10;">
                  <v:fill on="f" focussize="0,0"/>
                  <v:stroke on="f"/>
                  <v:imagedata o:title=""/>
                  <o:lock v:ext="edit" aspectratio="f"/>
                  <v:textbox inset="0mm,0mm,0mm,0mm" style="mso-fit-shape-to-text:t;">
                    <w:txbxContent>
                      <w:p>
                        <w:r>
                          <w:rPr>
                            <w:rFonts w:ascii="宋体" w:cs="宋体"/>
                            <w:color w:val="000000"/>
                            <w:kern w:val="0"/>
                            <w:sz w:val="20"/>
                            <w:szCs w:val="20"/>
                          </w:rPr>
                          <w:t>-</w:t>
                        </w:r>
                      </w:p>
                    </w:txbxContent>
                  </v:textbox>
                </v:rect>
                <v:rect id="Rectangle 13" o:spid="_x0000_s1026" o:spt="1" style="position:absolute;left:2745149;top:0;height:198120;width:66675;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Zi16DVAAAACQEAAA8AAAAAAAAAAQAgAAAAIgAAAGRycy9kb3ducmV2&#10;LnhtbFBLAQIUABQAAAAIAIdO4kBKEQlC/wEAAP8DAAAOAAAAAAAAAAEAIAAAACQBAABkcnMvZTJv&#10;RG9jLnhtbFBLBQYAAAAABgAGAFkBAACVBQAAAAA=&#10;">
                  <v:fill on="f" focussize="0,0"/>
                  <v:stroke on="f"/>
                  <v:imagedata o:title=""/>
                  <o:lock v:ext="edit" aspectratio="f"/>
                  <v:textbox inset="0mm,0mm,0mm,0mm" style="mso-fit-shape-to-text:t;">
                    <w:txbxContent>
                      <w:p>
                        <w:pPr>
                          <w:rPr>
                            <w:sz w:val="22"/>
                          </w:rPr>
                        </w:pPr>
                        <w:r>
                          <w:rPr>
                            <w:rFonts w:ascii="宋体" w:cs="宋体"/>
                            <w:color w:val="000000"/>
                            <w:kern w:val="0"/>
                            <w:szCs w:val="20"/>
                          </w:rPr>
                          <w:t>X</w:t>
                        </w:r>
                      </w:p>
                    </w:txbxContent>
                  </v:textbox>
                </v:rect>
                <v:rect id="Rectangle 19" o:spid="_x0000_s1026" o:spt="1" style="position:absolute;left:3053755;top:175910;height:198120;width:40005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WYteg1QAAAAkBAAAPAAAAAAAAAAEAIAAAACIAAABkcnMvZG93&#10;bnJldi54bWxQSwECFAAUAAAACACHTuJAMF2JhAMCAAAFBAAADgAAAAAAAAABACAAAAAkAQAAZHJz&#10;L2Uyb0RvYy54bWxQSwUGAAAAAAYABgBZAQAAmQUAAAAA&#10;">
                  <v:fill on="f" focussize="0,0"/>
                  <v:stroke on="f"/>
                  <v:imagedata o:title=""/>
                  <o:lock v:ext="edit" aspectratio="f"/>
                  <v:textbox inset="0mm,0mm,0mm,0mm" style="mso-fit-shape-to-text:t;">
                    <w:txbxContent>
                      <w:p>
                        <w:pPr>
                          <w:rPr>
                            <w:sz w:val="22"/>
                          </w:rPr>
                        </w:pPr>
                        <w:r>
                          <w:rPr>
                            <w:rFonts w:hint="eastAsia" w:ascii="宋体" w:cs="宋体"/>
                            <w:color w:val="000000"/>
                            <w:kern w:val="0"/>
                            <w:szCs w:val="20"/>
                          </w:rPr>
                          <w:t>校验码</w:t>
                        </w:r>
                      </w:p>
                    </w:txbxContent>
                  </v:textbox>
                </v:rect>
                <v:shape id="Freeform 20" o:spid="_x0000_s1026" o:spt="100" style="position:absolute;left:2764750;top:167610;height:90205;width:252105;" filled="f" stroked="t" coordsize="397,142" o:gfxdata="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BKq98R2AAAAAkBAAAPAAAAAAAA&#10;AAEAIAAAACIAAABkcnMvZG93bnJldi54bWxQSwECFAAUAAAACACHTuJAEAcc7PYCAAAHBwAADgAA&#10;AAAAAAABACAAAAAnAQAAZHJzL2Uyb0RvYy54bWxQSwUGAAAAAAYABgBZAQAAjwYAAAAA&#10;" path="m397,142l0,142,0,0e">
                  <v:path o:connectlocs="@0,@0;0,@0;0,0" o:connectangles="0,0,0"/>
                  <v:fill on="f" focussize="0,0"/>
                  <v:stroke color="#000000" joinstyle="round" endcap="round"/>
                  <v:imagedata o:title=""/>
                  <o:lock v:ext="edit" aspectratio="f"/>
                </v:shape>
                <v:rect id="Rectangle 21" o:spid="_x0000_s1026" o:spt="1" style="position:absolute;left:3061955;top:393723;height:198120;width:40005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FmLXoNUAAAAJAQAADwAAAAAAAAABACAAAAAiAAAAZHJzL2Rv&#10;d25yZXYueG1sUEsBAhQAFAAAAAgAh07iQA1cP6wEAgAABQQAAA4AAAAAAAAAAQAgAAAAJAEAAGRy&#10;cy9lMm9Eb2MueG1sUEsFBgAAAAAGAAYAWQEAAJoFAAAAAA==&#10;">
                  <v:fill on="f" focussize="0,0"/>
                  <v:stroke on="f"/>
                  <v:imagedata o:title=""/>
                  <o:lock v:ext="edit" aspectratio="f"/>
                  <v:textbox inset="0mm,0mm,0mm,0mm" style="mso-fit-shape-to-text:t;">
                    <w:txbxContent>
                      <w:p>
                        <w:pPr>
                          <w:rPr>
                            <w:sz w:val="22"/>
                          </w:rPr>
                        </w:pPr>
                        <w:r>
                          <w:rPr>
                            <w:rFonts w:hint="eastAsia" w:ascii="宋体" w:cs="宋体"/>
                            <w:color w:val="000000"/>
                            <w:kern w:val="0"/>
                            <w:szCs w:val="20"/>
                          </w:rPr>
                          <w:t>流水号</w:t>
                        </w:r>
                      </w:p>
                    </w:txbxContent>
                  </v:textbox>
                </v:rect>
                <v:shape id="Freeform 22" o:spid="_x0000_s1026" o:spt="100" style="position:absolute;left:2473344;top:167610;height:288917;width:504209;" filled="f" stroked="t" coordsize="794,455" o:gfxdata="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XgHr3YAAAACQEAAA8AAAAA&#10;AAAAAQAgAAAAIgAAAGRycy9kb3ducmV2LnhtbFBLAQIUABQAAAAIAIdO4kBQwnS4+AIAAAgHAAAO&#10;AAAAAAAAAAEAIAAAACcBAABkcnMvZTJvRG9jLnhtbFBLBQYAAAAABgAGAFkBAACRBgAAAAA=&#10;" path="m794,455l0,455,0,0e">
                  <v:path o:connectlocs="@0,@0;0,@0;0,0" o:connectangles="0,0,0"/>
                  <v:fill on="f" focussize="0,0"/>
                  <v:stroke color="#000000" joinstyle="round" endcap="round"/>
                  <v:imagedata o:title=""/>
                  <o:lock v:ext="edit" aspectratio="f"/>
                </v:shape>
                <v:rect id="Rectangle 23" o:spid="_x0000_s1026" o:spt="1" style="position:absolute;left:3053755;top:591234;height:198120;width:40005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WYteg1QAAAAkBAAAPAAAAAAAAAAEAIAAAACIAAABkcnMv&#10;ZG93bnJldi54bWxQSwECFAAUAAAACACHTuJAgyY9dwYCAAAFBAAADgAAAAAAAAABACAAAAAkAQAA&#10;ZHJzL2Uyb0RvYy54bWxQSwUGAAAAAAYABgBZAQAAnAUAAAAA&#10;">
                  <v:fill on="f" focussize="0,0"/>
                  <v:stroke on="f"/>
                  <v:imagedata o:title=""/>
                  <o:lock v:ext="edit" aspectratio="f"/>
                  <v:textbox inset="0mm,0mm,0mm,0mm" style="mso-fit-shape-to-text:t;">
                    <w:txbxContent>
                      <w:p>
                        <w:pPr>
                          <w:rPr>
                            <w:sz w:val="22"/>
                          </w:rPr>
                        </w:pPr>
                        <w:r>
                          <w:rPr>
                            <w:rFonts w:hint="eastAsia" w:ascii="宋体" w:cs="宋体"/>
                            <w:color w:val="000000"/>
                            <w:kern w:val="0"/>
                            <w:szCs w:val="20"/>
                          </w:rPr>
                          <w:t>日期码</w:t>
                        </w:r>
                      </w:p>
                    </w:txbxContent>
                  </v:textbox>
                </v:rect>
                <v:shape id="Freeform 24" o:spid="_x0000_s1026" o:spt="100" style="position:absolute;left:1999636;top:207612;height:496629;width:977218;" filled="f" stroked="t" coordsize="1700,749" o:gfxdata="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" path="m1700,749l0,749,0,0e">
                  <v:path o:connectlocs="@0,@0;0,@0;0,0" o:connectangles="0,0,0"/>
                  <v:fill on="f" focussize="0,0"/>
                  <v:stroke color="#000000" joinstyle="round" endcap="round"/>
                  <v:imagedata o:title=""/>
                  <o:lock v:ext="edit" aspectratio="f"/>
                </v:shape>
                <v:rect id="Rectangle 25" o:spid="_x0000_s1026" o:spt="1" style="position:absolute;left:3061955;top:1271374;height:198120;width:66675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FmLXoNUAAAAJAQAADwAAAAAAAAABACAAAAAiAAAAZHJz&#10;L2Rvd25yZXYueG1sUEsBAhQAFAAAAAgAh07iQHFLOEQHAgAABgQAAA4AAAAAAAAAAQAgAAAAJAEA&#10;AGRycy9lMm9Eb2MueG1sUEsFBgAAAAAGAAYAWQEAAJ0FAAAAAA==&#10;">
                  <v:fill on="f" focussize="0,0"/>
                  <v:stroke on="f"/>
                  <v:imagedata o:title=""/>
                  <o:lock v:ext="edit" aspectratio="f"/>
                  <v:textbox inset="0mm,0mm,0mm,0mm" style="mso-fit-shape-to-text:t;">
                    <w:txbxContent>
                      <w:p>
                        <w:pPr>
                          <w:rPr>
                            <w:sz w:val="22"/>
                          </w:rPr>
                        </w:pPr>
                        <w:r>
                          <w:rPr>
                            <w:rFonts w:hint="eastAsia" w:ascii="宋体" w:cs="宋体"/>
                            <w:color w:val="000000"/>
                            <w:kern w:val="0"/>
                            <w:szCs w:val="20"/>
                          </w:rPr>
                          <w:t>交易分类码</w:t>
                        </w:r>
                      </w:p>
                    </w:txbxContent>
                  </v:textbox>
                </v:rect>
                <v:shape id="Freeform 26" o:spid="_x0000_s1026" o:spt="100" style="position:absolute;left:297105;top:167610;height:1166568;width:2680448;" filled="f" stroked="t" coordsize="4221,1837" o:gfxdata="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zd0tR9kAAAAJ&#10;AQAADwAAAAAAAAABACAAAAAiAAAAZHJzL2Rvd25yZXYueG1sUEsBAhQAFAAAAAgAh07iQGhLy47/&#10;AgAAFAcAAA4AAAAAAAAAAQAgAAAAKAEAAGRycy9lMm9Eb2MueG1sUEsFBgAAAAAGAAYAWQEAAJkG&#10;AAAAAA==&#10;" path="m4221,1837l0,1837,0,0e">
                  <v:path o:connectlocs="@0,@0;0,@0;0,0" o:connectangles="0,0,0"/>
                  <v:fill on="f" focussize="0,0"/>
                  <v:stroke color="#000000" joinstyle="round" endcap="round"/>
                  <v:imagedata o:title=""/>
                  <o:lock v:ext="edit" aspectratio="f"/>
                </v:shape>
                <v:shape id="Freeform 27" o:spid="_x0000_s1026" o:spt="100" style="position:absolute;left:1016618;top:168910;height:808347;width:1960935;" filled="f" stroked="t" coordsize="3088,1273" o:gfxdata="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AAAAAZHJzL1BLAQIUABQAAAAIAIdO4kDZVExC1wAAAAkBAAAPAAAA&#10;AAAAAAEAIAAAACIAAABkcnMvZG93bnJldi54bWxQSwECFAAUAAAACACHTuJAYjpif/oCAAAUBwAA&#10;DgAAAAAAAAABACAAAAAmAQAAZHJzL2Uyb0RvYy54bWxQSwUGAAAAAAYABgBZAQAAkgYAAAAA&#10;" path="m3088,1273l0,1273,0,0e">
                  <v:path o:connectlocs="@0,@0;0,@0;0,0" o:connectangles="0,0,0"/>
                  <v:fill on="f" focussize="0,0"/>
                  <v:stroke color="#000000" joinstyle="round" endcap="round"/>
                  <v:imagedata o:title=""/>
                  <o:lock v:ext="edit" aspectratio="f"/>
                </v:shape>
                <v:rect id="Rectangle 28" o:spid="_x0000_s1026" o:spt="1" style="position:absolute;left:3070855;top:913153;height:198120;width:1066800;mso-wrap-style:none;" filled="f" stroked="f" coordsize="21600,21600" o:gfxdata="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FmLXoNUAAAAJAQAADwAAAAAAAAABACAAAAAiAAAAZHJz&#10;L2Rvd25yZXYueG1sUEsBAhQAFAAAAAgAh07iQBGUd+kHAgAABgQAAA4AAAAAAAAAAQAgAAAAJAEA&#10;AGRycy9lMm9Eb2MueG1sUEsFBgAAAAAGAAYAWQEAAJ0FAAAAAA==&#10;">
                  <v:fill on="f" focussize="0,0"/>
                  <v:stroke on="f"/>
                  <v:imagedata o:title=""/>
                  <o:lock v:ext="edit" aspectratio="f"/>
                  <v:textbox inset="0mm,0mm,0mm,0mm" style="mso-fit-shape-to-text:t;">
                    <w:txbxContent>
                      <w:p>
                        <w:pPr>
                          <w:rPr>
                            <w:sz w:val="22"/>
                          </w:rPr>
                        </w:pPr>
                        <w:r>
                          <w:rPr>
                            <w:rFonts w:hint="eastAsia" w:ascii="宋体" w:cs="宋体"/>
                            <w:color w:val="000000"/>
                            <w:kern w:val="0"/>
                            <w:szCs w:val="20"/>
                          </w:rPr>
                          <w:t>统一社会信用代码</w:t>
                        </w:r>
                      </w:p>
                    </w:txbxContent>
                  </v:textbox>
                </v:rect>
                <w10:wrap type="topAndBottom"/>
              </v:group>
            </w:pict>
          </mc:Fallback>
        </mc:AlternateContent>
      </w:r>
    </w:p>
    <w:p>
      <w:pPr>
        <w:ind w:left="435"/>
        <w:jc w:val="center"/>
        <w:rPr>
          <w:rFonts w:ascii="宋体" w:hAnsi="宋体" w:cs="宋体"/>
          <w:color w:val="auto"/>
          <w:szCs w:val="18"/>
          <w:highlight w:val="none"/>
        </w:rPr>
      </w:pPr>
      <w:r>
        <w:rPr>
          <w:rFonts w:hint="eastAsia" w:ascii="宋体" w:hAnsi="宋体" w:cs="宋体"/>
          <w:color w:val="auto"/>
          <w:szCs w:val="18"/>
          <w:highlight w:val="none"/>
        </w:rPr>
        <w:t>图1统一交易标识码构成图</w:t>
      </w:r>
    </w:p>
    <w:p>
      <w:pPr>
        <w:pStyle w:val="3"/>
        <w:widowControl w:val="0"/>
        <w:numPr>
          <w:ilvl w:val="1"/>
          <w:numId w:val="0"/>
        </w:numPr>
        <w:spacing w:line="240" w:lineRule="auto"/>
        <w:jc w:val="both"/>
        <w:rPr>
          <w:rFonts w:ascii="宋体" w:hAnsi="宋体" w:cs="宋体"/>
          <w:color w:val="auto"/>
          <w:highlight w:val="none"/>
        </w:rPr>
      </w:pPr>
      <w:bookmarkStart w:id="1257" w:name="_Toc5946"/>
      <w:bookmarkStart w:id="1258" w:name="_Toc23993"/>
      <w:bookmarkStart w:id="1259" w:name="_Toc24524_WPSOffice_Level2"/>
      <w:bookmarkStart w:id="1260" w:name="_Toc18677"/>
      <w:bookmarkStart w:id="1261" w:name="_Toc461974890"/>
      <w:bookmarkStart w:id="1262" w:name="_Toc27957"/>
      <w:bookmarkStart w:id="1263" w:name="_Toc27744_WPSOffice_Level2"/>
      <w:bookmarkStart w:id="1264" w:name="_Toc875"/>
      <w:bookmarkStart w:id="1265" w:name="_Toc522354510"/>
      <w:bookmarkStart w:id="1266" w:name="_Toc517973911"/>
      <w:bookmarkStart w:id="1267" w:name="_Toc456856400"/>
      <w:bookmarkStart w:id="1268" w:name="_Toc18109"/>
      <w:r>
        <w:rPr>
          <w:rFonts w:hint="eastAsia" w:ascii="宋体" w:hAnsi="宋体" w:cs="宋体"/>
          <w:color w:val="auto"/>
          <w:highlight w:val="none"/>
        </w:rPr>
        <w:t>3.2交易分类码</w:t>
      </w:r>
      <w:bookmarkEnd w:id="1257"/>
      <w:bookmarkEnd w:id="1258"/>
      <w:bookmarkEnd w:id="1259"/>
      <w:bookmarkEnd w:id="1260"/>
      <w:bookmarkEnd w:id="1261"/>
      <w:bookmarkEnd w:id="1262"/>
      <w:bookmarkEnd w:id="1263"/>
      <w:bookmarkEnd w:id="1264"/>
      <w:bookmarkEnd w:id="1265"/>
      <w:bookmarkEnd w:id="1266"/>
      <w:bookmarkEnd w:id="1267"/>
      <w:bookmarkEnd w:id="1268"/>
    </w:p>
    <w:p>
      <w:pPr>
        <w:ind w:firstLine="420"/>
        <w:rPr>
          <w:rFonts w:ascii="宋体" w:hAnsi="宋体" w:cs="宋体"/>
          <w:color w:val="auto"/>
          <w:highlight w:val="none"/>
        </w:rPr>
      </w:pPr>
      <w:r>
        <w:rPr>
          <w:rFonts w:hint="eastAsia" w:ascii="宋体" w:hAnsi="宋体" w:cs="宋体"/>
          <w:color w:val="auto"/>
          <w:highlight w:val="none"/>
        </w:rPr>
        <w:t>统一交易标识码中的交易分类码部分，用于标明交易行为所属类型。</w:t>
      </w:r>
    </w:p>
    <w:p>
      <w:pPr>
        <w:ind w:firstLine="420"/>
        <w:rPr>
          <w:rFonts w:ascii="宋体" w:hAnsi="宋体" w:cs="宋体"/>
          <w:color w:val="auto"/>
          <w:highlight w:val="none"/>
        </w:rPr>
      </w:pPr>
      <w:r>
        <w:rPr>
          <w:rFonts w:hint="eastAsia" w:ascii="宋体" w:hAnsi="宋体" w:cs="宋体"/>
          <w:color w:val="auto"/>
          <w:highlight w:val="none"/>
        </w:rPr>
        <w:t>交易分类码遵照公共资源交易分类规定取前三位编码，包含1位大写字母和两位数字。</w:t>
      </w:r>
    </w:p>
    <w:p>
      <w:pPr>
        <w:pStyle w:val="3"/>
        <w:widowControl w:val="0"/>
        <w:numPr>
          <w:ilvl w:val="1"/>
          <w:numId w:val="0"/>
        </w:numPr>
        <w:spacing w:line="240" w:lineRule="auto"/>
        <w:jc w:val="both"/>
        <w:rPr>
          <w:rFonts w:ascii="宋体" w:hAnsi="宋体" w:cs="宋体"/>
          <w:color w:val="auto"/>
          <w:highlight w:val="none"/>
        </w:rPr>
      </w:pPr>
      <w:bookmarkStart w:id="1269" w:name="_Toc517973912"/>
      <w:bookmarkStart w:id="1270" w:name="_Toc12097"/>
      <w:bookmarkStart w:id="1271" w:name="_Toc16052"/>
      <w:bookmarkStart w:id="1272" w:name="_Toc456856401"/>
      <w:bookmarkStart w:id="1273" w:name="_Toc461974891"/>
      <w:bookmarkStart w:id="1274" w:name="_Toc9817_WPSOffice_Level2"/>
      <w:bookmarkStart w:id="1275" w:name="_Toc24485"/>
      <w:bookmarkStart w:id="1276" w:name="_Toc17344_WPSOffice_Level2"/>
      <w:bookmarkStart w:id="1277" w:name="_Toc522354511"/>
      <w:bookmarkStart w:id="1278" w:name="_Toc16008"/>
      <w:bookmarkStart w:id="1279" w:name="_Toc17781"/>
      <w:bookmarkStart w:id="1280" w:name="_Toc11849"/>
      <w:r>
        <w:rPr>
          <w:rFonts w:hint="eastAsia" w:ascii="宋体" w:hAnsi="宋体" w:cs="宋体"/>
          <w:color w:val="auto"/>
          <w:highlight w:val="none"/>
        </w:rPr>
        <w:t>3.3统一社会信用代码</w:t>
      </w:r>
      <w:bookmarkEnd w:id="1269"/>
      <w:bookmarkEnd w:id="1270"/>
      <w:bookmarkEnd w:id="1271"/>
      <w:bookmarkEnd w:id="1272"/>
      <w:bookmarkEnd w:id="1273"/>
      <w:bookmarkEnd w:id="1274"/>
      <w:bookmarkEnd w:id="1275"/>
      <w:bookmarkEnd w:id="1276"/>
      <w:bookmarkEnd w:id="1277"/>
      <w:bookmarkEnd w:id="1278"/>
      <w:bookmarkEnd w:id="1279"/>
      <w:bookmarkEnd w:id="1280"/>
    </w:p>
    <w:p>
      <w:pPr>
        <w:ind w:firstLine="420"/>
        <w:rPr>
          <w:rFonts w:ascii="宋体" w:hAnsi="宋体" w:cs="宋体"/>
          <w:color w:val="auto"/>
          <w:highlight w:val="none"/>
        </w:rPr>
      </w:pPr>
      <w:r>
        <w:rPr>
          <w:rFonts w:hint="eastAsia" w:ascii="宋体" w:hAnsi="宋体" w:cs="宋体"/>
          <w:color w:val="auto"/>
          <w:highlight w:val="none"/>
        </w:rPr>
        <w:t>统一交易标识码中的统一社会信用代码，采用产生交易的公共资源电子交易系统运营服务机构的统一社会信用代码。</w:t>
      </w:r>
    </w:p>
    <w:p>
      <w:pPr>
        <w:ind w:firstLine="420"/>
        <w:rPr>
          <w:rFonts w:ascii="宋体" w:hAnsi="宋体" w:cs="宋体"/>
          <w:color w:val="auto"/>
          <w:highlight w:val="none"/>
        </w:rPr>
      </w:pPr>
      <w:r>
        <w:rPr>
          <w:rFonts w:hint="eastAsia" w:ascii="宋体" w:hAnsi="宋体" w:cs="宋体"/>
          <w:color w:val="auto"/>
          <w:highlight w:val="none"/>
        </w:rPr>
        <w:t>统一社会信用代码采用GB 32100-2015的编码方式，由18位数字或大写英文字母组成，包括第1位等级管理部门代码，第2位机构类别代码，第3-8位等级管理机关行政区划码，第9-17位主体标识码，第18位校验码五个部分。</w:t>
      </w:r>
    </w:p>
    <w:p>
      <w:pPr>
        <w:pStyle w:val="3"/>
        <w:widowControl w:val="0"/>
        <w:numPr>
          <w:ilvl w:val="1"/>
          <w:numId w:val="0"/>
        </w:numPr>
        <w:spacing w:line="240" w:lineRule="auto"/>
        <w:jc w:val="both"/>
        <w:rPr>
          <w:rFonts w:ascii="宋体" w:hAnsi="宋体" w:cs="宋体"/>
          <w:color w:val="auto"/>
          <w:highlight w:val="none"/>
        </w:rPr>
      </w:pPr>
      <w:bookmarkStart w:id="1281" w:name="_Toc522354512"/>
      <w:bookmarkStart w:id="1282" w:name="_Toc17940"/>
      <w:bookmarkStart w:id="1283" w:name="_Toc5478"/>
      <w:bookmarkStart w:id="1284" w:name="_Toc10750_WPSOffice_Level2"/>
      <w:bookmarkStart w:id="1285" w:name="_Toc22215_WPSOffice_Level2"/>
      <w:bookmarkStart w:id="1286" w:name="_Toc517973913"/>
      <w:bookmarkStart w:id="1287" w:name="_Toc456856402"/>
      <w:bookmarkStart w:id="1288" w:name="_Toc22935"/>
      <w:bookmarkStart w:id="1289" w:name="_Toc27240"/>
      <w:bookmarkStart w:id="1290" w:name="_Toc461974892"/>
      <w:bookmarkStart w:id="1291" w:name="_Toc14736"/>
      <w:bookmarkStart w:id="1292" w:name="_Toc14699"/>
      <w:r>
        <w:rPr>
          <w:rFonts w:hint="eastAsia" w:ascii="宋体" w:hAnsi="宋体" w:cs="宋体"/>
          <w:color w:val="auto"/>
          <w:highlight w:val="none"/>
        </w:rPr>
        <w:t>3.4日期码</w:t>
      </w:r>
      <w:bookmarkEnd w:id="1281"/>
      <w:bookmarkEnd w:id="1282"/>
      <w:bookmarkEnd w:id="1283"/>
      <w:bookmarkEnd w:id="1284"/>
      <w:bookmarkEnd w:id="1285"/>
      <w:bookmarkEnd w:id="1286"/>
      <w:bookmarkEnd w:id="1287"/>
      <w:bookmarkEnd w:id="1288"/>
      <w:bookmarkEnd w:id="1289"/>
      <w:bookmarkEnd w:id="1290"/>
      <w:bookmarkEnd w:id="1291"/>
      <w:bookmarkEnd w:id="1292"/>
    </w:p>
    <w:p>
      <w:pPr>
        <w:ind w:firstLine="420"/>
        <w:rPr>
          <w:rFonts w:ascii="宋体" w:hAnsi="宋体" w:cs="宋体"/>
          <w:color w:val="auto"/>
          <w:highlight w:val="none"/>
        </w:rPr>
      </w:pPr>
      <w:r>
        <w:rPr>
          <w:rFonts w:hint="eastAsia" w:ascii="宋体" w:hAnsi="宋体" w:cs="宋体"/>
          <w:color w:val="auto"/>
          <w:highlight w:val="none"/>
        </w:rPr>
        <w:t>统一交易标识码中的日期码指该交易行为在公共资源电子交易系统的登记日期，由8位数字组成，前4位代表该交易行为项目登记日期的年份，中间两位代表项目登记日期的月份，最后两位代表项目登记日期的日。</w:t>
      </w:r>
    </w:p>
    <w:p>
      <w:pPr>
        <w:pStyle w:val="3"/>
        <w:widowControl w:val="0"/>
        <w:numPr>
          <w:ilvl w:val="1"/>
          <w:numId w:val="0"/>
        </w:numPr>
        <w:spacing w:line="240" w:lineRule="auto"/>
        <w:jc w:val="both"/>
        <w:rPr>
          <w:rFonts w:ascii="宋体" w:hAnsi="宋体" w:cs="宋体"/>
          <w:color w:val="auto"/>
          <w:highlight w:val="none"/>
        </w:rPr>
      </w:pPr>
      <w:bookmarkStart w:id="1293" w:name="_Toc461974893"/>
      <w:bookmarkStart w:id="1294" w:name="_Toc9090"/>
      <w:bookmarkStart w:id="1295" w:name="_Toc22905_WPSOffice_Level2"/>
      <w:bookmarkStart w:id="1296" w:name="_Toc13011_WPSOffice_Level2"/>
      <w:bookmarkStart w:id="1297" w:name="_Toc522354513"/>
      <w:bookmarkStart w:id="1298" w:name="_Toc6500"/>
      <w:bookmarkStart w:id="1299" w:name="_Toc481"/>
      <w:bookmarkStart w:id="1300" w:name="_Toc456856403"/>
      <w:bookmarkStart w:id="1301" w:name="_Toc6292"/>
      <w:bookmarkStart w:id="1302" w:name="_Toc18974"/>
      <w:bookmarkStart w:id="1303" w:name="_Toc517973914"/>
      <w:bookmarkStart w:id="1304" w:name="_Toc867"/>
      <w:r>
        <w:rPr>
          <w:rFonts w:hint="eastAsia" w:ascii="宋体" w:hAnsi="宋体" w:cs="宋体"/>
          <w:color w:val="auto"/>
          <w:highlight w:val="none"/>
        </w:rPr>
        <w:t>3.5流水号</w:t>
      </w:r>
      <w:bookmarkEnd w:id="1293"/>
      <w:bookmarkEnd w:id="1294"/>
      <w:bookmarkEnd w:id="1295"/>
      <w:bookmarkEnd w:id="1296"/>
      <w:bookmarkEnd w:id="1297"/>
      <w:bookmarkEnd w:id="1298"/>
      <w:bookmarkEnd w:id="1299"/>
      <w:bookmarkEnd w:id="1300"/>
      <w:bookmarkEnd w:id="1301"/>
      <w:bookmarkEnd w:id="1302"/>
      <w:bookmarkEnd w:id="1303"/>
      <w:bookmarkEnd w:id="1304"/>
    </w:p>
    <w:p>
      <w:pPr>
        <w:ind w:firstLine="420"/>
        <w:rPr>
          <w:rFonts w:ascii="宋体" w:hAnsi="宋体" w:cs="宋体"/>
          <w:color w:val="auto"/>
          <w:highlight w:val="none"/>
        </w:rPr>
      </w:pPr>
      <w:r>
        <w:rPr>
          <w:rFonts w:hint="eastAsia" w:ascii="宋体" w:hAnsi="宋体" w:cs="宋体"/>
          <w:color w:val="auto"/>
          <w:highlight w:val="none"/>
        </w:rPr>
        <w:t>统一交易标识码中的流水号指公共资源电子交易系统对当日的公共资源交易行为进行不重复的编码，从000001～999999。</w:t>
      </w:r>
    </w:p>
    <w:p>
      <w:pPr>
        <w:pStyle w:val="2"/>
        <w:numPr>
          <w:ilvl w:val="0"/>
          <w:numId w:val="6"/>
        </w:numPr>
        <w:spacing w:line="240" w:lineRule="auto"/>
        <w:ind w:left="0" w:firstLine="0"/>
        <w:rPr>
          <w:rFonts w:ascii="宋体" w:hAnsi="宋体" w:cs="宋体"/>
          <w:color w:val="auto"/>
          <w:highlight w:val="none"/>
        </w:rPr>
      </w:pPr>
      <w:bookmarkStart w:id="1305" w:name="_Toc27306_WPSOffice_Level1"/>
      <w:bookmarkStart w:id="1306" w:name="_Toc7508"/>
      <w:bookmarkStart w:id="1307" w:name="_Toc517973916"/>
      <w:bookmarkStart w:id="1308" w:name="_Toc7601_WPSOffice_Level1"/>
      <w:bookmarkStart w:id="1309" w:name="_Toc27857"/>
      <w:bookmarkStart w:id="1310" w:name="_Toc456856405"/>
      <w:bookmarkStart w:id="1311" w:name="_Toc28490"/>
      <w:bookmarkStart w:id="1312" w:name="_Toc16567"/>
      <w:bookmarkStart w:id="1313" w:name="_Toc461974895"/>
      <w:bookmarkStart w:id="1314" w:name="_Toc11533"/>
      <w:bookmarkStart w:id="1315" w:name="_Toc2412"/>
      <w:bookmarkStart w:id="1316" w:name="_Toc522354515"/>
      <w:r>
        <w:rPr>
          <w:rFonts w:hint="eastAsia" w:ascii="宋体" w:hAnsi="宋体" w:cs="宋体"/>
          <w:color w:val="auto"/>
          <w:highlight w:val="none"/>
        </w:rPr>
        <w:t>公共资源交易分类</w:t>
      </w:r>
      <w:bookmarkEnd w:id="1305"/>
      <w:bookmarkEnd w:id="1306"/>
      <w:bookmarkEnd w:id="1307"/>
      <w:bookmarkEnd w:id="1308"/>
      <w:bookmarkEnd w:id="1309"/>
      <w:bookmarkEnd w:id="1310"/>
      <w:bookmarkEnd w:id="1311"/>
      <w:bookmarkEnd w:id="1312"/>
      <w:bookmarkEnd w:id="1313"/>
      <w:bookmarkEnd w:id="1314"/>
      <w:bookmarkEnd w:id="1315"/>
      <w:bookmarkEnd w:id="1316"/>
    </w:p>
    <w:p>
      <w:pPr>
        <w:pStyle w:val="3"/>
        <w:widowControl w:val="0"/>
        <w:numPr>
          <w:ilvl w:val="1"/>
          <w:numId w:val="0"/>
        </w:numPr>
        <w:spacing w:line="240" w:lineRule="auto"/>
        <w:jc w:val="both"/>
        <w:rPr>
          <w:rFonts w:ascii="宋体" w:hAnsi="宋体" w:cs="宋体"/>
          <w:color w:val="auto"/>
          <w:highlight w:val="none"/>
        </w:rPr>
      </w:pPr>
      <w:bookmarkStart w:id="1317" w:name="_Toc5410"/>
      <w:bookmarkStart w:id="1318" w:name="_Toc12463"/>
      <w:bookmarkStart w:id="1319" w:name="_Toc522354516"/>
      <w:bookmarkStart w:id="1320" w:name="_Toc3774"/>
      <w:bookmarkStart w:id="1321" w:name="_Toc517973917"/>
      <w:bookmarkStart w:id="1322" w:name="_Toc456856406"/>
      <w:bookmarkStart w:id="1323" w:name="_Toc25777"/>
      <w:bookmarkStart w:id="1324" w:name="_Toc4005"/>
      <w:bookmarkStart w:id="1325" w:name="_Toc29889_WPSOffice_Level2"/>
      <w:bookmarkStart w:id="1326" w:name="_Toc461974896"/>
      <w:bookmarkStart w:id="1327" w:name="_Toc6829_WPSOffice_Level2"/>
      <w:bookmarkStart w:id="1328" w:name="_Toc27038"/>
      <w:r>
        <w:rPr>
          <w:rFonts w:hint="eastAsia" w:ascii="宋体" w:hAnsi="宋体" w:cs="宋体"/>
          <w:color w:val="auto"/>
          <w:highlight w:val="none"/>
        </w:rPr>
        <w:t>4.1分类原则</w:t>
      </w:r>
      <w:bookmarkEnd w:id="1317"/>
      <w:bookmarkEnd w:id="1318"/>
      <w:bookmarkEnd w:id="1319"/>
      <w:bookmarkEnd w:id="1320"/>
      <w:bookmarkEnd w:id="1321"/>
      <w:bookmarkEnd w:id="1322"/>
      <w:bookmarkEnd w:id="1323"/>
      <w:bookmarkEnd w:id="1324"/>
      <w:bookmarkEnd w:id="1325"/>
      <w:bookmarkEnd w:id="1326"/>
      <w:bookmarkEnd w:id="1327"/>
      <w:bookmarkEnd w:id="1328"/>
    </w:p>
    <w:p>
      <w:pPr>
        <w:ind w:firstLine="420" w:firstLineChars="200"/>
        <w:rPr>
          <w:rFonts w:ascii="宋体" w:hAnsi="宋体" w:cs="宋体"/>
          <w:color w:val="auto"/>
          <w:highlight w:val="none"/>
        </w:rPr>
      </w:pPr>
      <w:r>
        <w:rPr>
          <w:rFonts w:hint="eastAsia" w:ascii="宋体" w:hAnsi="宋体" w:cs="宋体"/>
          <w:color w:val="auto"/>
          <w:highlight w:val="none"/>
        </w:rPr>
        <w:t>本标准分类和编码的基本原则与方法遵循GB/T 7027-2002的规定；分类类目编码使用的大写字母和阿拉伯数字遵循GB 18030-2005的规定。</w:t>
      </w:r>
    </w:p>
    <w:p>
      <w:pPr>
        <w:pStyle w:val="3"/>
        <w:widowControl w:val="0"/>
        <w:numPr>
          <w:ilvl w:val="1"/>
          <w:numId w:val="0"/>
        </w:numPr>
        <w:spacing w:line="240" w:lineRule="auto"/>
        <w:jc w:val="both"/>
        <w:rPr>
          <w:rFonts w:ascii="宋体" w:hAnsi="宋体" w:cs="宋体"/>
          <w:color w:val="auto"/>
          <w:highlight w:val="none"/>
        </w:rPr>
      </w:pPr>
      <w:bookmarkStart w:id="1329" w:name="_Toc2928_WPSOffice_Level2"/>
      <w:bookmarkStart w:id="1330" w:name="_Toc21143"/>
      <w:bookmarkStart w:id="1331" w:name="_Toc25095"/>
      <w:bookmarkStart w:id="1332" w:name="_Toc456856407"/>
      <w:bookmarkStart w:id="1333" w:name="_Toc522354517"/>
      <w:bookmarkStart w:id="1334" w:name="_Toc15555"/>
      <w:bookmarkStart w:id="1335" w:name="_Toc30106"/>
      <w:bookmarkStart w:id="1336" w:name="_Toc21755_WPSOffice_Level2"/>
      <w:bookmarkStart w:id="1337" w:name="_Toc1280"/>
      <w:bookmarkStart w:id="1338" w:name="_Toc25487"/>
      <w:bookmarkStart w:id="1339" w:name="_Toc461974897"/>
      <w:bookmarkStart w:id="1340" w:name="_Toc517973918"/>
      <w:r>
        <w:rPr>
          <w:rFonts w:hint="eastAsia" w:ascii="宋体" w:hAnsi="宋体" w:cs="宋体"/>
          <w:color w:val="auto"/>
          <w:highlight w:val="none"/>
        </w:rPr>
        <w:t>4.2代码结构</w:t>
      </w:r>
      <w:bookmarkEnd w:id="1329"/>
      <w:bookmarkEnd w:id="1330"/>
      <w:bookmarkEnd w:id="1331"/>
      <w:bookmarkEnd w:id="1332"/>
      <w:bookmarkEnd w:id="1333"/>
      <w:bookmarkEnd w:id="1334"/>
      <w:bookmarkEnd w:id="1335"/>
      <w:bookmarkEnd w:id="1336"/>
      <w:bookmarkEnd w:id="1337"/>
      <w:bookmarkEnd w:id="1338"/>
      <w:bookmarkEnd w:id="1339"/>
      <w:bookmarkEnd w:id="1340"/>
    </w:p>
    <w:p>
      <w:pPr>
        <w:ind w:firstLine="420" w:firstLineChars="200"/>
        <w:rPr>
          <w:rFonts w:ascii="宋体" w:hAnsi="宋体" w:cs="宋体"/>
          <w:color w:val="auto"/>
          <w:szCs w:val="21"/>
          <w:highlight w:val="none"/>
        </w:rPr>
      </w:pPr>
      <w:r>
        <w:rPr>
          <w:rFonts w:hint="eastAsia" w:ascii="宋体" w:hAnsi="宋体" w:cs="宋体"/>
          <w:color w:val="auto"/>
          <w:kern w:val="0"/>
          <w:szCs w:val="21"/>
          <w:highlight w:val="none"/>
        </w:rPr>
        <w:t>公共资源交易按照业务领域的不同进行分类，采用统一的两级代码结构，编码规则如下：</w:t>
      </w:r>
    </w:p>
    <w:p>
      <w:pPr>
        <w:numPr>
          <w:ilvl w:val="1"/>
          <w:numId w:val="7"/>
        </w:numPr>
        <w:tabs>
          <w:tab w:val="clear" w:pos="1260"/>
        </w:tabs>
        <w:ind w:left="0" w:firstLine="420"/>
        <w:rPr>
          <w:rFonts w:ascii="宋体" w:hAnsi="宋体" w:cs="宋体"/>
          <w:color w:val="auto"/>
          <w:szCs w:val="21"/>
          <w:highlight w:val="none"/>
        </w:rPr>
      </w:pPr>
      <w:bookmarkStart w:id="1341" w:name="_Toc615_WPSOffice_Level3"/>
      <w:r>
        <w:rPr>
          <w:rFonts w:hint="eastAsia" w:ascii="宋体" w:hAnsi="宋体" w:cs="宋体"/>
          <w:color w:val="auto"/>
          <w:szCs w:val="21"/>
          <w:highlight w:val="none"/>
        </w:rPr>
        <w:t>一级类用1位大写字母表示；</w:t>
      </w:r>
      <w:bookmarkEnd w:id="1341"/>
    </w:p>
    <w:p>
      <w:pPr>
        <w:numPr>
          <w:ilvl w:val="1"/>
          <w:numId w:val="7"/>
        </w:numPr>
        <w:tabs>
          <w:tab w:val="clear" w:pos="1260"/>
        </w:tabs>
        <w:ind w:left="0" w:firstLine="420"/>
        <w:rPr>
          <w:rFonts w:ascii="宋体" w:hAnsi="宋体" w:cs="宋体"/>
          <w:color w:val="auto"/>
          <w:szCs w:val="21"/>
          <w:highlight w:val="none"/>
        </w:rPr>
      </w:pPr>
      <w:bookmarkStart w:id="1342" w:name="_Toc22361_WPSOffice_Level3"/>
      <w:r>
        <w:rPr>
          <w:rFonts w:hint="eastAsia" w:ascii="宋体" w:hAnsi="宋体" w:cs="宋体"/>
          <w:bCs/>
          <w:color w:val="auto"/>
          <w:szCs w:val="21"/>
          <w:highlight w:val="none"/>
        </w:rPr>
        <w:t>二级类用2位阿拉伯数字表示。</w:t>
      </w:r>
      <w:bookmarkEnd w:id="1342"/>
    </w:p>
    <w:p>
      <w:pPr>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在公共资源交易分类中，用“A”至“Z”字母标识一级类，用两位阿拉伯数字顺序组合码标识二级类。分类代码结构见图2。</w:t>
      </w:r>
    </w:p>
    <w:p>
      <w:pPr>
        <w:rPr>
          <w:rFonts w:ascii="宋体" w:hAnsi="宋体" w:cs="宋体"/>
          <w:color w:val="auto"/>
          <w:highlight w:val="none"/>
        </w:rPr>
      </w:pPr>
      <w:r>
        <w:rPr>
          <w:rFonts w:hint="eastAsia" w:ascii="宋体" w:hAnsi="宋体" w:cs="宋体"/>
          <w:color w:val="auto"/>
          <w:highlight w:val="none"/>
        </w:rPr>
        <mc:AlternateContent>
          <mc:Choice Requires="wpc">
            <w:drawing>
              <wp:inline distT="0" distB="0" distL="0" distR="0">
                <wp:extent cx="5010150" cy="1762125"/>
                <wp:effectExtent l="0" t="0" r="0" b="0"/>
                <wp:docPr id="10" name="画布 66"/>
                <wp:cNvGraphicFramePr/>
                <a:graphic xmlns:a="http://schemas.openxmlformats.org/drawingml/2006/main">
                  <a:graphicData uri="http://schemas.microsoft.com/office/word/2010/wordprocessingCanvas">
                    <wpc:wpc>
                      <wpc:bg>
                        <a:noFill/>
                      </wpc:bg>
                      <wpc:whole/>
                      <wps:wsp>
                        <wps:cNvPr id="3" name="Line 13"/>
                        <wps:cNvCnPr>
                          <a:cxnSpLocks noChangeShapeType="1"/>
                        </wps:cNvCnPr>
                        <wps:spPr bwMode="auto">
                          <a:xfrm flipH="1">
                            <a:off x="1171512" y="1047715"/>
                            <a:ext cx="1640216" cy="600"/>
                          </a:xfrm>
                          <a:prstGeom prst="line">
                            <a:avLst/>
                          </a:prstGeom>
                          <a:noFill/>
                          <a:ln w="9525">
                            <a:solidFill>
                              <a:srgbClr val="000000"/>
                            </a:solidFill>
                            <a:round/>
                          </a:ln>
                        </wps:spPr>
                        <wps:bodyPr/>
                      </wps:wsp>
                      <wps:wsp>
                        <wps:cNvPr id="4" name="Text Box 14"/>
                        <wps:cNvSpPr txBox="1">
                          <a:spLocks noChangeArrowheads="1"/>
                        </wps:cNvSpPr>
                        <wps:spPr bwMode="auto">
                          <a:xfrm>
                            <a:off x="2847328" y="499107"/>
                            <a:ext cx="1903719" cy="920113"/>
                          </a:xfrm>
                          <a:prstGeom prst="rect">
                            <a:avLst/>
                          </a:prstGeom>
                          <a:noFill/>
                          <a:ln>
                            <a:noFill/>
                          </a:ln>
                        </wps:spPr>
                        <wps:txbx>
                          <w:txbxContent>
                            <w:tbl>
                              <w:tblPr>
                                <w:tblStyle w:val="13"/>
                                <w:tblW w:w="29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tcBorders>
                                      <w:top w:val="single" w:color="FFFFFF" w:sz="4" w:space="0"/>
                                      <w:left w:val="single" w:color="FFFFFF" w:sz="4" w:space="0"/>
                                      <w:bottom w:val="single" w:color="FFFFFF" w:sz="4" w:space="0"/>
                                      <w:right w:val="single" w:color="FFFFFF" w:sz="4" w:space="0"/>
                                    </w:tcBorders>
                                  </w:tcPr>
                                  <w:p>
                                    <w:pPr>
                                      <w:rPr>
                                        <w:bCs/>
                                      </w:rPr>
                                    </w:pPr>
                                    <w:r>
                                      <w:rPr>
                                        <w:rFonts w:hint="eastAsia"/>
                                        <w:bCs/>
                                      </w:rPr>
                                      <w:t>二级类，2位阿拉伯数字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tcBorders>
                                      <w:top w:val="single" w:color="FFFFFF" w:sz="4" w:space="0"/>
                                      <w:left w:val="single" w:color="FFFFFF" w:sz="4" w:space="0"/>
                                      <w:bottom w:val="single" w:color="FFFFFF" w:sz="4" w:space="0"/>
                                      <w:right w:val="single" w:color="FFFFFF" w:sz="4" w:space="0"/>
                                    </w:tcBorders>
                                  </w:tcPr>
                                  <w:p>
                                    <w:pPr>
                                      <w:rPr>
                                        <w:bCs/>
                                      </w:rPr>
                                    </w:pPr>
                                  </w:p>
                                  <w:p>
                                    <w:pPr>
                                      <w:rPr>
                                        <w:bCs/>
                                      </w:rPr>
                                    </w:pPr>
                                    <w:r>
                                      <w:rPr>
                                        <w:rFonts w:hint="eastAsia"/>
                                        <w:bCs/>
                                      </w:rPr>
                                      <w:t>一级类，1位大写字母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tcBorders>
                                      <w:top w:val="single" w:color="FFFFFF" w:sz="4" w:space="0"/>
                                      <w:left w:val="single" w:color="FFFFFF" w:sz="4" w:space="0"/>
                                      <w:bottom w:val="single" w:color="FFFFFF" w:sz="4" w:space="0"/>
                                      <w:right w:val="single" w:color="FFFFFF" w:sz="4" w:space="0"/>
                                    </w:tcBorders>
                                  </w:tcPr>
                                  <w:p>
                                    <w:pPr>
                                      <w:rPr>
                                        <w:bCs/>
                                      </w:rPr>
                                    </w:pPr>
                                  </w:p>
                                </w:tc>
                              </w:tr>
                            </w:tbl>
                            <w:p/>
                          </w:txbxContent>
                        </wps:txbx>
                        <wps:bodyPr rot="0" vert="horz" wrap="square" lIns="91440" tIns="45720" rIns="91440" bIns="45720" anchor="t" anchorCtr="0" upright="1">
                          <a:noAutofit/>
                        </wps:bodyPr>
                      </wps:wsp>
                      <wps:wsp>
                        <wps:cNvPr id="5" name="Line 15"/>
                        <wps:cNvCnPr>
                          <a:cxnSpLocks noChangeShapeType="1"/>
                        </wps:cNvCnPr>
                        <wps:spPr bwMode="auto">
                          <a:xfrm flipH="1">
                            <a:off x="1457315" y="215903"/>
                            <a:ext cx="4400" cy="440006"/>
                          </a:xfrm>
                          <a:prstGeom prst="line">
                            <a:avLst/>
                          </a:prstGeom>
                          <a:noFill/>
                          <a:ln w="9525">
                            <a:solidFill>
                              <a:srgbClr val="000000"/>
                            </a:solidFill>
                            <a:round/>
                          </a:ln>
                        </wps:spPr>
                        <wps:bodyPr/>
                      </wps:wsp>
                      <wps:wsp>
                        <wps:cNvPr id="6" name="Text Box 16"/>
                        <wps:cNvSpPr txBox="1">
                          <a:spLocks noChangeArrowheads="1"/>
                        </wps:cNvSpPr>
                        <wps:spPr bwMode="auto">
                          <a:xfrm>
                            <a:off x="571506" y="0"/>
                            <a:ext cx="2400224" cy="297104"/>
                          </a:xfrm>
                          <a:prstGeom prst="rect">
                            <a:avLst/>
                          </a:prstGeom>
                          <a:noFill/>
                          <a:ln>
                            <a:noFill/>
                          </a:ln>
                        </wps:spPr>
                        <wps:txbx>
                          <w:txbxContent>
                            <w:p>
                              <w:pPr>
                                <w:ind w:firstLine="716" w:firstLineChars="341"/>
                                <w:jc w:val="left"/>
                                <w:rPr>
                                  <w:bCs/>
                                  <w:sz w:val="16"/>
                                </w:rPr>
                              </w:pPr>
                              <w:r>
                                <w:rPr>
                                  <w:rFonts w:hint="eastAsia"/>
                                  <w:bCs/>
                                  <w:szCs w:val="21"/>
                                </w:rPr>
                                <w:t>X  XX</w:t>
                              </w:r>
                            </w:p>
                          </w:txbxContent>
                        </wps:txbx>
                        <wps:bodyPr rot="0" vert="horz" wrap="square" lIns="91440" tIns="45720" rIns="91440" bIns="45720" anchor="t" anchorCtr="0" upright="1">
                          <a:noAutofit/>
                        </wps:bodyPr>
                      </wps:wsp>
                      <wps:wsp>
                        <wps:cNvPr id="7" name="Text Box 17"/>
                        <wps:cNvSpPr txBox="1">
                          <a:spLocks noChangeArrowheads="1"/>
                        </wps:cNvSpPr>
                        <wps:spPr bwMode="auto">
                          <a:xfrm>
                            <a:off x="1937385" y="1381760"/>
                            <a:ext cx="1598295" cy="297815"/>
                          </a:xfrm>
                          <a:prstGeom prst="rect">
                            <a:avLst/>
                          </a:prstGeom>
                          <a:noFill/>
                          <a:ln>
                            <a:noFill/>
                          </a:ln>
                        </wps:spPr>
                        <wps:txbx>
                          <w:txbxContent>
                            <w:p>
                              <w:pPr>
                                <w:rPr>
                                  <w:rFonts w:asciiTheme="minorEastAsia" w:hAnsiTheme="minorEastAsia" w:eastAsiaTheme="minorEastAsia" w:cstheme="minorEastAsia"/>
                                  <w:szCs w:val="18"/>
                                </w:rPr>
                              </w:pPr>
                              <w:r>
                                <w:rPr>
                                  <w:rFonts w:hint="eastAsia" w:asciiTheme="minorEastAsia" w:hAnsiTheme="minorEastAsia" w:eastAsiaTheme="minorEastAsia" w:cstheme="minorEastAsia"/>
                                  <w:szCs w:val="18"/>
                                </w:rPr>
                                <w:t>图2分类代码结构图</w:t>
                              </w:r>
                            </w:p>
                          </w:txbxContent>
                        </wps:txbx>
                        <wps:bodyPr rot="0" vert="horz" wrap="square" lIns="91440" tIns="45720" rIns="91440" bIns="45720" anchor="t" anchorCtr="0" upright="1">
                          <a:noAutofit/>
                        </wps:bodyPr>
                      </wps:wsp>
                      <wps:wsp>
                        <wps:cNvPr id="8" name="Line 18"/>
                        <wps:cNvCnPr>
                          <a:cxnSpLocks noChangeShapeType="1"/>
                        </wps:cNvCnPr>
                        <wps:spPr bwMode="auto">
                          <a:xfrm>
                            <a:off x="1461715" y="656509"/>
                            <a:ext cx="1350013" cy="0"/>
                          </a:xfrm>
                          <a:prstGeom prst="line">
                            <a:avLst/>
                          </a:prstGeom>
                          <a:noFill/>
                          <a:ln w="9525">
                            <a:solidFill>
                              <a:srgbClr val="000000"/>
                            </a:solidFill>
                            <a:round/>
                          </a:ln>
                        </wps:spPr>
                        <wps:bodyPr/>
                      </wps:wsp>
                      <wps:wsp>
                        <wps:cNvPr id="9" name="Line 19"/>
                        <wps:cNvCnPr>
                          <a:cxnSpLocks noChangeShapeType="1"/>
                        </wps:cNvCnPr>
                        <wps:spPr bwMode="auto">
                          <a:xfrm>
                            <a:off x="1171512" y="233603"/>
                            <a:ext cx="6400" cy="814712"/>
                          </a:xfrm>
                          <a:prstGeom prst="line">
                            <a:avLst/>
                          </a:prstGeom>
                          <a:noFill/>
                          <a:ln w="9525">
                            <a:solidFill>
                              <a:srgbClr val="000000"/>
                            </a:solidFill>
                            <a:round/>
                          </a:ln>
                        </wps:spPr>
                        <wps:bodyPr/>
                      </wps:wsp>
                    </wpc:wpc>
                  </a:graphicData>
                </a:graphic>
              </wp:inline>
            </w:drawing>
          </mc:Choice>
          <mc:Fallback>
            <w:pict>
              <v:group id="画布 66" o:spid="_x0000_s1026" o:spt="203" style="height:138.75pt;width:394.5pt;" coordsize="5010150,1762125" editas="canvas" o:gfxdata="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">
                <o:lock v:ext="edit" aspectratio="f"/>
                <v:shape id="画布 66" o:spid="_x0000_s1026" style="position:absolute;left:0;top:0;height:1762125;width:5010150;" filled="f" stroked="f" coordsize="21600,21600" o:gfxdata="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DcJrBc1wAAAAUBAAAPAAAAAAAAAAEAIAAAACIA&#10;AABkcnMvZG93bnJldi54bWxQSwECFAAUAAAACACHTuJA7EbJJZkDAAB5EAAADgAAAAAAAAABACAA&#10;AAAmAQAAZHJzL2Uyb0RvYy54bWxQSwUGAAAAAAYABgBZAQAAMQcAAAAA&#10;">
                  <v:fill on="f" focussize="0,0"/>
                  <v:stroke on="f"/>
                  <v:imagedata o:title=""/>
                  <o:lock v:ext="edit" aspectratio="f"/>
                </v:shape>
                <v:line id="Line 13" o:spid="_x0000_s1026" o:spt="20" style="position:absolute;left:1171512;top:1047715;flip:x;height:600;width:1640216;" filled="f" stroked="t" coordsize="21600,21600" o:gfxdata="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4UgY3UAAAABQEAAA8AAAAA&#10;AAAAAQAgAAAAIgAAAGRycy9kb3ducmV2LnhtbFBLAQIUABQAAAAIAIdO4kBmMKtv3wEAALgDAAAO&#10;AAAAAAAAAAEAIAAAACMBAABkcnMvZTJvRG9jLnhtbFBLBQYAAAAABgAGAFkBAAB0BQAAAAA=&#10;">
                  <v:fill on="f" focussize="0,0"/>
                  <v:stroke color="#000000" joinstyle="round"/>
                  <v:imagedata o:title=""/>
                  <o:lock v:ext="edit" aspectratio="f"/>
                </v:line>
                <v:shape id="Text Box 14" o:spid="_x0000_s1026" o:spt="202" type="#_x0000_t202" style="position:absolute;left:2847328;top:499107;height:920113;width:1903719;" filled="f" stroked="f" coordsize="21600,21600" o:gfxdata="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D5yZ7UAAAABQEAAA8AAAAAAAAAAQAg&#10;AAAAIgAAAGRycy9kb3ducmV2LnhtbFBLAQIUABQAAAAIAIdO4kDN2BwHEgIAACAEAAAOAAAAAAAA&#10;AAEAIAAAACMBAABkcnMvZTJvRG9jLnhtbFBLBQYAAAAABgAGAFkBAACnBQAAAAA=&#10;">
                  <v:fill on="f" focussize="0,0"/>
                  <v:stroke on="f"/>
                  <v:imagedata o:title=""/>
                  <o:lock v:ext="edit" aspectratio="f"/>
                  <v:textbox>
                    <w:txbxContent>
                      <w:tbl>
                        <w:tblPr>
                          <w:tblStyle w:val="13"/>
                          <w:tblW w:w="29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tcBorders>
                                <w:top w:val="single" w:color="FFFFFF" w:sz="4" w:space="0"/>
                                <w:left w:val="single" w:color="FFFFFF" w:sz="4" w:space="0"/>
                                <w:bottom w:val="single" w:color="FFFFFF" w:sz="4" w:space="0"/>
                                <w:right w:val="single" w:color="FFFFFF" w:sz="4" w:space="0"/>
                              </w:tcBorders>
                            </w:tcPr>
                            <w:p>
                              <w:pPr>
                                <w:rPr>
                                  <w:bCs/>
                                </w:rPr>
                              </w:pPr>
                              <w:r>
                                <w:rPr>
                                  <w:rFonts w:hint="eastAsia"/>
                                  <w:bCs/>
                                </w:rPr>
                                <w:t>二级类，2位阿拉伯数字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tcBorders>
                                <w:top w:val="single" w:color="FFFFFF" w:sz="4" w:space="0"/>
                                <w:left w:val="single" w:color="FFFFFF" w:sz="4" w:space="0"/>
                                <w:bottom w:val="single" w:color="FFFFFF" w:sz="4" w:space="0"/>
                                <w:right w:val="single" w:color="FFFFFF" w:sz="4" w:space="0"/>
                              </w:tcBorders>
                            </w:tcPr>
                            <w:p>
                              <w:pPr>
                                <w:rPr>
                                  <w:bCs/>
                                </w:rPr>
                              </w:pPr>
                            </w:p>
                            <w:p>
                              <w:pPr>
                                <w:rPr>
                                  <w:bCs/>
                                </w:rPr>
                              </w:pPr>
                              <w:r>
                                <w:rPr>
                                  <w:rFonts w:hint="eastAsia"/>
                                  <w:bCs/>
                                </w:rPr>
                                <w:t>一级类，1位大写字母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tcBorders>
                                <w:top w:val="single" w:color="FFFFFF" w:sz="4" w:space="0"/>
                                <w:left w:val="single" w:color="FFFFFF" w:sz="4" w:space="0"/>
                                <w:bottom w:val="single" w:color="FFFFFF" w:sz="4" w:space="0"/>
                                <w:right w:val="single" w:color="FFFFFF" w:sz="4" w:space="0"/>
                              </w:tcBorders>
                            </w:tcPr>
                            <w:p>
                              <w:pPr>
                                <w:rPr>
                                  <w:bCs/>
                                </w:rPr>
                              </w:pPr>
                            </w:p>
                          </w:tc>
                        </w:tr>
                      </w:tbl>
                      <w:p/>
                    </w:txbxContent>
                  </v:textbox>
                </v:shape>
                <v:line id="Line 15" o:spid="_x0000_s1026" o:spt="20" style="position:absolute;left:1457315;top:215903;flip:x;height:440006;width:4400;" filled="f" stroked="t" coordsize="21600,21600" o:gfxdata="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FIGN1AAAAAUBAAAPAAAAAAAA&#10;AAEAIAAAACIAAABkcnMvZG93bnJldi54bWxQSwECFAAUAAAACACHTuJA+oX8E90BAAC3AwAADgAA&#10;AAAAAAABACAAAAAjAQAAZHJzL2Uyb0RvYy54bWxQSwUGAAAAAAYABgBZAQAAcgUAAAAA&#10;">
                  <v:fill on="f" focussize="0,0"/>
                  <v:stroke color="#000000" joinstyle="round"/>
                  <v:imagedata o:title=""/>
                  <o:lock v:ext="edit" aspectratio="f"/>
                </v:line>
                <v:shape id="Text Box 16" o:spid="_x0000_s1026" o:spt="202" type="#_x0000_t202" style="position:absolute;left:571506;top:0;height:297104;width:2400224;" filled="f" stroked="f" coordsize="21600,21600" o:gfxdata="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D5yZ7UAAAABQEAAA8AAAAAAAAAAQAgAAAAIgAA&#10;AGRycy9kb3ducmV2LnhtbFBLAQIUABQAAAAIAIdO4kCl6oFHDAIAABoEAAAOAAAAAAAAAAEAIAAA&#10;ACMBAABkcnMvZTJvRG9jLnhtbFBLBQYAAAAABgAGAFkBAAChBQAAAAA=&#10;">
                  <v:fill on="f" focussize="0,0"/>
                  <v:stroke on="f"/>
                  <v:imagedata o:title=""/>
                  <o:lock v:ext="edit" aspectratio="f"/>
                  <v:textbox>
                    <w:txbxContent>
                      <w:p>
                        <w:pPr>
                          <w:ind w:firstLine="716" w:firstLineChars="341"/>
                          <w:jc w:val="left"/>
                          <w:rPr>
                            <w:bCs/>
                            <w:sz w:val="16"/>
                          </w:rPr>
                        </w:pPr>
                        <w:r>
                          <w:rPr>
                            <w:rFonts w:hint="eastAsia"/>
                            <w:bCs/>
                            <w:szCs w:val="21"/>
                          </w:rPr>
                          <w:t>X  XX</w:t>
                        </w:r>
                      </w:p>
                    </w:txbxContent>
                  </v:textbox>
                </v:shape>
                <v:shape id="Text Box 17" o:spid="_x0000_s1026" o:spt="202" type="#_x0000_t202" style="position:absolute;left:1937385;top:1381760;height:297815;width:1598295;" filled="f" stroked="f" coordsize="21600,21600" o:gfxdata="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D5yZ7UAAAABQEAAA8AAAAAAAAAAQAg&#10;AAAAIgAAAGRycy9kb3ducmV2LnhtbFBLAQIUABQAAAAIAIdO4kB1uWzFEgIAACEEAAAOAAAAAAAA&#10;AAEAIAAAACMBAABkcnMvZTJvRG9jLnhtbFBLBQYAAAAABgAGAFkBAACnBQAAAAA=&#10;">
                  <v:fill on="f" focussize="0,0"/>
                  <v:stroke on="f"/>
                  <v:imagedata o:title=""/>
                  <o:lock v:ext="edit" aspectratio="f"/>
                  <v:textbox>
                    <w:txbxContent>
                      <w:p>
                        <w:pPr>
                          <w:rPr>
                            <w:rFonts w:asciiTheme="minorEastAsia" w:hAnsiTheme="minorEastAsia" w:eastAsiaTheme="minorEastAsia" w:cstheme="minorEastAsia"/>
                            <w:szCs w:val="18"/>
                          </w:rPr>
                        </w:pPr>
                        <w:r>
                          <w:rPr>
                            <w:rFonts w:hint="eastAsia" w:asciiTheme="minorEastAsia" w:hAnsiTheme="minorEastAsia" w:eastAsiaTheme="minorEastAsia" w:cstheme="minorEastAsia"/>
                            <w:szCs w:val="18"/>
                          </w:rPr>
                          <w:t>图2分类代码结构图</w:t>
                        </w:r>
                      </w:p>
                    </w:txbxContent>
                  </v:textbox>
                </v:shape>
                <v:line id="Line 18" o:spid="_x0000_s1026" o:spt="20" style="position:absolute;left:1461715;top:656509;height:0;width:1350013;" filled="f" stroked="t" coordsize="21600,21600" o:gfxdata="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iKOI9QAAAAFAQAADwAAAAAAAAABACAA&#10;AAAiAAAAZHJzL2Rvd25yZXYueG1sUEsBAhQAFAAAAAgAh07iQNPApYzYAQAAqwMAAA4AAAAAAAAA&#10;AQAgAAAAIwEAAGRycy9lMm9Eb2MueG1sUEsFBgAAAAAGAAYAWQEAAG0FAAAAAA==&#10;">
                  <v:fill on="f" focussize="0,0"/>
                  <v:stroke color="#000000" joinstyle="round"/>
                  <v:imagedata o:title=""/>
                  <o:lock v:ext="edit" aspectratio="f"/>
                </v:line>
                <v:line id="Line 19" o:spid="_x0000_s1026" o:spt="20" style="position:absolute;left:1171512;top:233603;height:814712;width:6400;" filled="f" stroked="t" coordsize="21600,21600" o:gfxdata="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IijiPUAAAABQEAAA8AAAAAAAAAAQAg&#10;AAAAIgAAAGRycy9kb3ducmV2LnhtbFBLAQIUABQAAAAIAIdO4kCrBI352QEAAK0DAAAOAAAAAAAA&#10;AAEAIAAAACMBAABkcnMvZTJvRG9jLnhtbFBLBQYAAAAABgAGAFkBAABuBQAAAAA=&#10;">
                  <v:fill on="f" focussize="0,0"/>
                  <v:stroke color="#000000" joinstyle="round"/>
                  <v:imagedata o:title=""/>
                  <o:lock v:ext="edit" aspectratio="f"/>
                </v:line>
                <w10:wrap type="none"/>
                <w10:anchorlock/>
              </v:group>
            </w:pict>
          </mc:Fallback>
        </mc:AlternateContent>
      </w:r>
    </w:p>
    <w:p>
      <w:pPr>
        <w:pStyle w:val="3"/>
        <w:widowControl w:val="0"/>
        <w:numPr>
          <w:ilvl w:val="1"/>
          <w:numId w:val="0"/>
        </w:numPr>
        <w:spacing w:line="240" w:lineRule="auto"/>
        <w:jc w:val="both"/>
        <w:rPr>
          <w:rFonts w:ascii="宋体" w:hAnsi="宋体" w:cs="宋体"/>
          <w:color w:val="auto"/>
          <w:highlight w:val="none"/>
        </w:rPr>
      </w:pPr>
      <w:bookmarkStart w:id="1343" w:name="_Toc456856408"/>
      <w:bookmarkStart w:id="1344" w:name="_Toc11247"/>
      <w:bookmarkStart w:id="1345" w:name="_Toc517973919"/>
      <w:bookmarkStart w:id="1346" w:name="_Toc522354518"/>
      <w:bookmarkStart w:id="1347" w:name="_Toc461974898"/>
      <w:bookmarkStart w:id="1348" w:name="_Toc9426"/>
      <w:bookmarkStart w:id="1349" w:name="_Toc5166_WPSOffice_Level2"/>
      <w:bookmarkStart w:id="1350" w:name="_Toc11426"/>
      <w:bookmarkStart w:id="1351" w:name="_Toc18701"/>
      <w:bookmarkStart w:id="1352" w:name="_Toc7809"/>
      <w:bookmarkStart w:id="1353" w:name="_Toc7874_WPSOffice_Level2"/>
      <w:bookmarkStart w:id="1354" w:name="_Toc16468"/>
      <w:r>
        <w:rPr>
          <w:rFonts w:hint="eastAsia" w:ascii="宋体" w:hAnsi="宋体" w:cs="宋体"/>
          <w:color w:val="auto"/>
          <w:highlight w:val="none"/>
        </w:rPr>
        <w:t>4.3分类类目表</w:t>
      </w:r>
      <w:bookmarkEnd w:id="1343"/>
      <w:bookmarkEnd w:id="1344"/>
      <w:bookmarkEnd w:id="1345"/>
      <w:bookmarkEnd w:id="1346"/>
      <w:bookmarkEnd w:id="1347"/>
      <w:bookmarkEnd w:id="1348"/>
      <w:bookmarkEnd w:id="1349"/>
      <w:bookmarkEnd w:id="1350"/>
      <w:bookmarkEnd w:id="1351"/>
      <w:bookmarkEnd w:id="1352"/>
      <w:bookmarkEnd w:id="1353"/>
      <w:bookmarkEnd w:id="1354"/>
    </w:p>
    <w:p>
      <w:pPr>
        <w:pStyle w:val="32"/>
        <w:numPr>
          <w:ilvl w:val="0"/>
          <w:numId w:val="0"/>
        </w:numPr>
        <w:spacing w:after="0" w:line="240" w:lineRule="auto"/>
        <w:ind w:firstLine="420" w:firstLineChars="200"/>
        <w:rPr>
          <w:rFonts w:hAnsi="宋体" w:cs="宋体"/>
          <w:color w:val="auto"/>
          <w:highlight w:val="none"/>
        </w:rPr>
      </w:pPr>
      <w:r>
        <w:rPr>
          <w:rFonts w:hint="eastAsia" w:hAnsi="宋体" w:cs="宋体"/>
          <w:color w:val="auto"/>
          <w:highlight w:val="none"/>
        </w:rPr>
        <w:t>公共资源交易分类包括一级类及其下属二级类。分类类目见下表所示。</w:t>
      </w:r>
    </w:p>
    <w:tbl>
      <w:tblPr>
        <w:tblStyle w:val="13"/>
        <w:tblW w:w="7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5"/>
        <w:gridCol w:w="3182"/>
        <w:gridCol w:w="24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shd w:val="clear" w:color="auto" w:fill="A6A6A6"/>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代码</w:t>
            </w:r>
          </w:p>
        </w:tc>
        <w:tc>
          <w:tcPr>
            <w:tcW w:w="3182" w:type="dxa"/>
            <w:shd w:val="clear" w:color="auto" w:fill="A6A6A6"/>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名称</w:t>
            </w:r>
          </w:p>
        </w:tc>
        <w:tc>
          <w:tcPr>
            <w:tcW w:w="2449" w:type="dxa"/>
            <w:shd w:val="clear" w:color="auto" w:fill="A6A6A6"/>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工程建设项目招标投标</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A01</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房屋建筑</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A02</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市政</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A03</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公路</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A04</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铁路</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A05</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民航</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A06</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水运</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bCs/>
                <w:color w:val="auto"/>
                <w:highlight w:val="none"/>
              </w:rPr>
              <w:t>含港口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A07</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水利</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A08</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能源</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A09</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bCs/>
                <w:color w:val="auto"/>
                <w:highlight w:val="none"/>
              </w:rPr>
              <w:t>邮电通信</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A10</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bCs/>
                <w:color w:val="auto"/>
                <w:highlight w:val="none"/>
              </w:rPr>
              <w:t>桥梁</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A11</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bCs/>
                <w:color w:val="auto"/>
                <w:highlight w:val="none"/>
              </w:rPr>
              <w:t>城市轨道</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A12</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bCs/>
                <w:color w:val="auto"/>
                <w:highlight w:val="none"/>
              </w:rPr>
              <w:t>矿产冶金</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A13</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bCs/>
                <w:color w:val="auto"/>
                <w:highlight w:val="none"/>
              </w:rPr>
              <w:t>信息网络</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A14</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bCs/>
                <w:color w:val="auto"/>
                <w:highlight w:val="none"/>
              </w:rPr>
              <w:t>工业制造</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A99</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其他</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B</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土地使用权和矿业权出让</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B01</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土地使用权出让</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B02</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探矿权出让</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B03</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采矿权出让</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C</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国有产权交易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C01</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行政事业单位产权交易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C02</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国有及国有控股企业产权交易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C03</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金融企业国有资产转让交易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C04</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国有产权交易增资类</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C05</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公共资源经营权</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C06</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商业性户外广告设置使用权</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D</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政府采购</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D01</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货物类</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D02</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工程类</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D03</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服务类</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E</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碳排放权交易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E01</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排放配额交易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E02</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国家核证自愿减排量交易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F</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排污权交易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F01</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排污权</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szCs w:val="21"/>
                <w:highlight w:val="none"/>
              </w:rPr>
              <w:t>G</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林权交易</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21"/>
                <w:highlight w:val="none"/>
              </w:rPr>
            </w:pPr>
            <w:r>
              <w:rPr>
                <w:rFonts w:hint="eastAsia" w:hAnsi="宋体" w:cs="宋体"/>
                <w:color w:val="auto"/>
                <w:szCs w:val="21"/>
                <w:highlight w:val="none"/>
              </w:rPr>
              <w:t>G01</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林权</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szCs w:val="21"/>
                <w:highlight w:val="none"/>
              </w:rPr>
              <w:t>H</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药械采购</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szCs w:val="21"/>
                <w:highlight w:val="none"/>
              </w:rPr>
              <w:t>H01</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药品采购</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szCs w:val="21"/>
                <w:highlight w:val="none"/>
              </w:rPr>
              <w:t>H02</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医疗器械采购</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szCs w:val="21"/>
                <w:highlight w:val="none"/>
              </w:rPr>
              <w:t>I</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疫苗采购</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21"/>
                <w:highlight w:val="none"/>
              </w:rPr>
            </w:pPr>
            <w:r>
              <w:rPr>
                <w:rFonts w:hint="eastAsia" w:hAnsi="宋体" w:cs="宋体"/>
                <w:color w:val="auto"/>
                <w:szCs w:val="21"/>
                <w:highlight w:val="none"/>
              </w:rPr>
              <w:t>I01</w:t>
            </w:r>
          </w:p>
        </w:tc>
        <w:tc>
          <w:tcPr>
            <w:tcW w:w="3182" w:type="dxa"/>
            <w:vAlign w:val="center"/>
          </w:tcPr>
          <w:p>
            <w:pPr>
              <w:pStyle w:val="32"/>
              <w:numPr>
                <w:ilvl w:val="0"/>
                <w:numId w:val="0"/>
              </w:numPr>
              <w:spacing w:after="0" w:line="240" w:lineRule="auto"/>
              <w:jc w:val="center"/>
              <w:rPr>
                <w:rFonts w:hAnsi="宋体" w:cs="宋体"/>
                <w:color w:val="auto"/>
                <w:highlight w:val="none"/>
              </w:rPr>
            </w:pPr>
            <w:r>
              <w:rPr>
                <w:rFonts w:hint="eastAsia" w:hAnsi="宋体" w:cs="宋体"/>
                <w:color w:val="auto"/>
                <w:highlight w:val="none"/>
              </w:rPr>
              <w:t>二类疫苗</w:t>
            </w:r>
          </w:p>
        </w:tc>
        <w:tc>
          <w:tcPr>
            <w:tcW w:w="2449" w:type="dxa"/>
            <w:vAlign w:val="center"/>
          </w:tcPr>
          <w:p>
            <w:pPr>
              <w:pStyle w:val="32"/>
              <w:numPr>
                <w:ilvl w:val="0"/>
                <w:numId w:val="0"/>
              </w:numPr>
              <w:spacing w:after="0" w:line="240" w:lineRule="auto"/>
              <w:jc w:val="center"/>
              <w:rPr>
                <w:rFonts w:hAnsi="宋体" w:cs="宋体"/>
                <w:color w:val="auto"/>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Z</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其他交易</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Z01</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机电产品国际招标投标</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Z02</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海域、滩涂使用权出让</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2245"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Z99</w:t>
            </w:r>
          </w:p>
        </w:tc>
        <w:tc>
          <w:tcPr>
            <w:tcW w:w="3182" w:type="dxa"/>
            <w:vAlign w:val="center"/>
          </w:tcPr>
          <w:p>
            <w:pPr>
              <w:pStyle w:val="32"/>
              <w:numPr>
                <w:ilvl w:val="0"/>
                <w:numId w:val="0"/>
              </w:numPr>
              <w:spacing w:after="0" w:line="240" w:lineRule="auto"/>
              <w:jc w:val="center"/>
              <w:rPr>
                <w:rFonts w:hAnsi="宋体" w:cs="宋体"/>
                <w:color w:val="auto"/>
                <w:szCs w:val="18"/>
                <w:highlight w:val="none"/>
              </w:rPr>
            </w:pPr>
            <w:r>
              <w:rPr>
                <w:rFonts w:hint="eastAsia" w:hAnsi="宋体" w:cs="宋体"/>
                <w:color w:val="auto"/>
                <w:highlight w:val="none"/>
              </w:rPr>
              <w:t>其他</w:t>
            </w:r>
          </w:p>
        </w:tc>
        <w:tc>
          <w:tcPr>
            <w:tcW w:w="2449" w:type="dxa"/>
            <w:vAlign w:val="center"/>
          </w:tcPr>
          <w:p>
            <w:pPr>
              <w:pStyle w:val="32"/>
              <w:numPr>
                <w:ilvl w:val="0"/>
                <w:numId w:val="0"/>
              </w:numPr>
              <w:spacing w:after="0" w:line="240" w:lineRule="auto"/>
              <w:jc w:val="center"/>
              <w:rPr>
                <w:rFonts w:hAnsi="宋体" w:cs="宋体"/>
                <w:color w:val="auto"/>
                <w:szCs w:val="18"/>
                <w:highlight w:val="none"/>
              </w:rPr>
            </w:pPr>
          </w:p>
        </w:tc>
      </w:tr>
    </w:tbl>
    <w:p>
      <w:pPr>
        <w:pStyle w:val="3"/>
        <w:widowControl w:val="0"/>
        <w:numPr>
          <w:ilvl w:val="1"/>
          <w:numId w:val="0"/>
        </w:numPr>
        <w:spacing w:line="240" w:lineRule="auto"/>
        <w:jc w:val="both"/>
        <w:rPr>
          <w:rFonts w:ascii="宋体" w:hAnsi="宋体" w:cs="宋体"/>
          <w:color w:val="auto"/>
          <w:highlight w:val="none"/>
        </w:rPr>
      </w:pPr>
      <w:bookmarkStart w:id="1355" w:name="_Toc517973920"/>
      <w:bookmarkStart w:id="1356" w:name="_Toc27122_WPSOffice_Level2"/>
      <w:bookmarkStart w:id="1357" w:name="_Toc25019"/>
      <w:bookmarkStart w:id="1358" w:name="_Toc522354519"/>
      <w:bookmarkStart w:id="1359" w:name="_Toc19548_WPSOffice_Level2"/>
      <w:bookmarkStart w:id="1360" w:name="_Toc5371"/>
      <w:bookmarkStart w:id="1361" w:name="_Toc30239"/>
      <w:bookmarkStart w:id="1362" w:name="_Toc456856409"/>
      <w:bookmarkStart w:id="1363" w:name="_Toc14902"/>
      <w:bookmarkStart w:id="1364" w:name="_Toc461974899"/>
      <w:bookmarkStart w:id="1365" w:name="_Toc11814"/>
      <w:bookmarkStart w:id="1366" w:name="_Toc18899"/>
      <w:r>
        <w:rPr>
          <w:rFonts w:hint="eastAsia" w:ascii="宋体" w:hAnsi="宋体" w:cs="宋体"/>
          <w:color w:val="auto"/>
          <w:highlight w:val="none"/>
        </w:rPr>
        <w:t>4.4分类类目的扩充</w:t>
      </w:r>
      <w:bookmarkEnd w:id="1355"/>
      <w:bookmarkEnd w:id="1356"/>
      <w:bookmarkEnd w:id="1357"/>
      <w:bookmarkEnd w:id="1358"/>
      <w:bookmarkEnd w:id="1359"/>
      <w:bookmarkEnd w:id="1360"/>
      <w:bookmarkEnd w:id="1361"/>
      <w:bookmarkEnd w:id="1362"/>
      <w:bookmarkEnd w:id="1363"/>
      <w:bookmarkEnd w:id="1364"/>
      <w:bookmarkEnd w:id="1365"/>
      <w:bookmarkEnd w:id="1366"/>
    </w:p>
    <w:p>
      <w:pPr>
        <w:ind w:firstLine="420" w:firstLineChars="200"/>
        <w:rPr>
          <w:rFonts w:ascii="宋体" w:hAnsi="宋体" w:cs="宋体"/>
          <w:color w:val="auto"/>
          <w:highlight w:val="none"/>
        </w:rPr>
      </w:pPr>
      <w:r>
        <w:rPr>
          <w:rFonts w:hint="eastAsia" w:ascii="宋体" w:hAnsi="宋体" w:cs="宋体"/>
          <w:color w:val="auto"/>
          <w:highlight w:val="none"/>
        </w:rPr>
        <w:t>分类类目的扩充依据业务领域的实际发展需要和关注热点情况。扩充的类目应分别符合不同级别类目的设置规则，新增分类代码应符合4.2中的编码规定，并具有助记性。</w:t>
      </w:r>
    </w:p>
    <w:p>
      <w:pPr>
        <w:pStyle w:val="2"/>
        <w:numPr>
          <w:ilvl w:val="0"/>
          <w:numId w:val="0"/>
        </w:numPr>
        <w:spacing w:line="240" w:lineRule="auto"/>
        <w:rPr>
          <w:rFonts w:ascii="宋体" w:hAnsi="宋体" w:cs="宋体"/>
          <w:color w:val="auto"/>
          <w:highlight w:val="none"/>
        </w:rPr>
      </w:pPr>
      <w:bookmarkStart w:id="1367" w:name="_Toc8228_WPSOffice_Level2"/>
      <w:bookmarkStart w:id="1368" w:name="_Toc846_WPSOffice_Level2"/>
      <w:bookmarkStart w:id="1369" w:name="_Toc23206"/>
      <w:bookmarkStart w:id="1370" w:name="_Toc31458"/>
      <w:bookmarkStart w:id="1371" w:name="_Toc28933"/>
      <w:r>
        <w:rPr>
          <w:rFonts w:hint="eastAsia" w:ascii="宋体" w:hAnsi="宋体" w:cs="宋体"/>
          <w:color w:val="auto"/>
          <w:highlight w:val="none"/>
        </w:rPr>
        <w:t>5.附件关联标识号</w:t>
      </w:r>
      <w:bookmarkEnd w:id="1367"/>
      <w:bookmarkEnd w:id="1368"/>
      <w:bookmarkEnd w:id="1369"/>
      <w:bookmarkEnd w:id="1370"/>
      <w:r>
        <w:rPr>
          <w:rFonts w:hint="eastAsia" w:ascii="宋体" w:hAnsi="宋体" w:cs="宋体"/>
          <w:color w:val="auto"/>
          <w:highlight w:val="none"/>
        </w:rPr>
        <w:t>编码规则</w:t>
      </w:r>
      <w:bookmarkEnd w:id="1371"/>
    </w:p>
    <w:p>
      <w:pPr>
        <w:ind w:firstLine="420" w:firstLineChars="200"/>
        <w:rPr>
          <w:rFonts w:ascii="宋体" w:hAnsi="宋体" w:cs="宋体"/>
          <w:color w:val="auto"/>
          <w:highlight w:val="none"/>
        </w:rPr>
      </w:pPr>
      <w:r>
        <w:rPr>
          <w:rFonts w:hint="eastAsia" w:ascii="宋体" w:hAnsi="宋体" w:cs="宋体"/>
          <w:color w:val="auto"/>
          <w:highlight w:val="none"/>
        </w:rPr>
        <w:t>附件关联标识号（GUID/UUID）应由本地时间+时钟序列+网卡MAC地址组成，格式为标准的UUID格式，即：xxxxxxxx-xxxx-xxxx-xxxx-xxxxxxxxxx (8-4-4-4-12)</w:t>
      </w:r>
    </w:p>
    <w:p>
      <w:pPr>
        <w:ind w:firstLine="420" w:firstLineChars="200"/>
        <w:rPr>
          <w:rFonts w:ascii="宋体" w:hAnsi="宋体" w:cs="宋体"/>
          <w:color w:val="auto"/>
          <w:highlight w:val="none"/>
        </w:rPr>
      </w:pPr>
      <w:r>
        <w:rPr>
          <w:rFonts w:hint="eastAsia" w:ascii="宋体" w:hAnsi="宋体" w:cs="宋体"/>
          <w:color w:val="auto"/>
          <w:highlight w:val="none"/>
        </w:rPr>
        <w:t>其中X为0-9和A-F的范围内的一个十六进制的数字，通过技术手段将其转换为字符型值做为附件关联标识号。</w:t>
      </w:r>
    </w:p>
    <w:p>
      <w:pPr>
        <w:pStyle w:val="2"/>
        <w:numPr>
          <w:ilvl w:val="0"/>
          <w:numId w:val="0"/>
        </w:numPr>
        <w:spacing w:line="240" w:lineRule="auto"/>
        <w:rPr>
          <w:rFonts w:ascii="宋体" w:hAnsi="宋体" w:cs="宋体"/>
          <w:color w:val="auto"/>
          <w:highlight w:val="none"/>
        </w:rPr>
      </w:pPr>
      <w:bookmarkStart w:id="1372" w:name="_Toc13443"/>
      <w:bookmarkStart w:id="1373" w:name="_Toc28560"/>
      <w:r>
        <w:rPr>
          <w:rFonts w:hint="eastAsia" w:ascii="宋体" w:hAnsi="宋体" w:cs="宋体"/>
          <w:color w:val="auto"/>
          <w:highlight w:val="none"/>
        </w:rPr>
        <w:t>6.项目所在行政区域</w:t>
      </w:r>
      <w:bookmarkEnd w:id="1372"/>
      <w:r>
        <w:rPr>
          <w:rFonts w:hint="eastAsia" w:ascii="宋体" w:hAnsi="宋体" w:cs="宋体"/>
          <w:color w:val="auto"/>
          <w:highlight w:val="none"/>
        </w:rPr>
        <w:t>代码</w:t>
      </w:r>
      <w:bookmarkEnd w:id="1373"/>
    </w:p>
    <w:p>
      <w:pPr>
        <w:ind w:firstLine="420" w:firstLineChars="200"/>
        <w:rPr>
          <w:rFonts w:ascii="宋体" w:hAnsi="宋体" w:cs="宋体"/>
          <w:color w:val="auto"/>
          <w:highlight w:val="none"/>
        </w:rPr>
      </w:pPr>
      <w:r>
        <w:rPr>
          <w:rFonts w:hint="eastAsia" w:ascii="宋体" w:hAnsi="宋体" w:cs="宋体"/>
          <w:color w:val="auto"/>
          <w:highlight w:val="none"/>
        </w:rPr>
        <w:t>项目、标的等招标（出让）方所在行政区域，用6位行政区域代码表示。如A市项目，在本市或B市（含跨省）交易机构交易，项目所在行政区域均为A市；如A省级项目，在省级（含跨省）交易机构交易，项目所在行政区域均为A省。</w:t>
      </w:r>
    </w:p>
    <w:p>
      <w:pPr>
        <w:pStyle w:val="2"/>
        <w:numPr>
          <w:ilvl w:val="0"/>
          <w:numId w:val="8"/>
        </w:numPr>
        <w:rPr>
          <w:rFonts w:ascii="Times New Roman" w:hAnsi="Times New Roman"/>
          <w:color w:val="auto"/>
          <w:highlight w:val="none"/>
        </w:rPr>
      </w:pPr>
      <w:bookmarkStart w:id="1374" w:name="_Toc29729_WPSOffice_Level2"/>
      <w:bookmarkStart w:id="1375" w:name="_Toc517973929"/>
      <w:bookmarkStart w:id="1376" w:name="_Toc522354528"/>
      <w:bookmarkStart w:id="1377" w:name="_Toc15141"/>
      <w:bookmarkStart w:id="1378" w:name="_Toc11388_WPSOffice_Level2"/>
      <w:bookmarkStart w:id="1379" w:name="_Toc1401"/>
      <w:r>
        <w:rPr>
          <w:rFonts w:ascii="Times New Roman" w:hAnsi="Times New Roman"/>
          <w:color w:val="auto"/>
          <w:highlight w:val="none"/>
        </w:rPr>
        <w:t>GUID标识符</w:t>
      </w:r>
      <w:bookmarkEnd w:id="1374"/>
      <w:bookmarkEnd w:id="1375"/>
      <w:bookmarkEnd w:id="1376"/>
      <w:bookmarkEnd w:id="1377"/>
      <w:bookmarkEnd w:id="1378"/>
      <w:r>
        <w:rPr>
          <w:rFonts w:ascii="Times New Roman" w:hAnsi="Times New Roman"/>
          <w:color w:val="auto"/>
          <w:highlight w:val="none"/>
        </w:rPr>
        <w:t>编码规则</w:t>
      </w:r>
      <w:bookmarkEnd w:id="1379"/>
    </w:p>
    <w:p>
      <w:pPr>
        <w:spacing w:line="360" w:lineRule="auto"/>
        <w:ind w:firstLine="420" w:firstLineChars="200"/>
        <w:rPr>
          <w:color w:val="auto"/>
          <w:highlight w:val="none"/>
        </w:rPr>
      </w:pPr>
      <w:r>
        <w:rPr>
          <w:color w:val="auto"/>
          <w:highlight w:val="none"/>
        </w:rPr>
        <w:t>采用全球唯一标识符（GUID）表示，格式为“xxxxxxxx-xxxx-xxxx-xxxx-xxxxxxxxxxxx”，其中每个 x 是 0-9 或 a-f 范围内的一个32位十六进制数。</w:t>
      </w:r>
    </w:p>
    <w:p>
      <w:pPr>
        <w:pStyle w:val="2"/>
        <w:numPr>
          <w:ilvl w:val="0"/>
          <w:numId w:val="8"/>
        </w:numPr>
        <w:rPr>
          <w:rFonts w:ascii="Times New Roman" w:hAnsi="Times New Roman"/>
          <w:color w:val="auto"/>
          <w:highlight w:val="none"/>
        </w:rPr>
      </w:pPr>
      <w:bookmarkStart w:id="1380" w:name="_Toc1366"/>
      <w:r>
        <w:rPr>
          <w:rFonts w:hint="eastAsia" w:ascii="Times New Roman" w:hAnsi="Times New Roman"/>
          <w:color w:val="auto"/>
          <w:highlight w:val="none"/>
        </w:rPr>
        <w:t>来源交易系统编码规则</w:t>
      </w:r>
      <w:bookmarkEnd w:id="1380"/>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shd w:val="clear" w:color="auto" w:fill="BFBFBF"/>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来源交易系统编码</w:t>
            </w:r>
          </w:p>
        </w:tc>
        <w:tc>
          <w:tcPr>
            <w:tcW w:w="3309" w:type="pct"/>
            <w:shd w:val="clear" w:color="auto" w:fill="BFBFBF"/>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来源交易系统名称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1</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省建新点软件工程建设交易系统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2</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省建广联达工程建设交易系统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3</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西安市广联达工程建设交易系统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4</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宝鸡市金建工程建设交易系统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5</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延安</w:t>
            </w:r>
            <w:r>
              <w:rPr>
                <w:rFonts w:hint="eastAsia" w:ascii="宋体" w:hAnsi="宋体" w:cs="宋体"/>
                <w:lang w:val="en-US" w:eastAsia="zh-CN"/>
              </w:rPr>
              <w:t>市</w:t>
            </w:r>
            <w:r>
              <w:rPr>
                <w:rFonts w:hint="eastAsia" w:ascii="宋体" w:hAnsi="宋体" w:eastAsia="宋体" w:cs="宋体"/>
                <w:lang w:val="en-US" w:eastAsia="zh-CN"/>
              </w:rPr>
              <w:t>新点软件工程建设交易系统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6</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安康市金建工程建设交易系统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7</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政府采购系统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8</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国有产权交易系统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cs="宋体"/>
                <w:lang w:val="en-US" w:eastAsia="zh-CN"/>
              </w:rPr>
              <w:t>9</w:t>
            </w:r>
          </w:p>
        </w:tc>
        <w:tc>
          <w:tcPr>
            <w:tcW w:w="330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土地交易系统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90"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宋体" w:hAnsi="宋体" w:eastAsia="宋体" w:cs="宋体"/>
                <w:kern w:val="2"/>
                <w:sz w:val="21"/>
                <w:szCs w:val="24"/>
                <w:lang w:val="en-US" w:eastAsia="zh-CN" w:bidi="ar-SA"/>
              </w:rPr>
            </w:pPr>
            <w:r>
              <w:rPr>
                <w:rFonts w:hint="eastAsia" w:ascii="宋体" w:hAnsi="宋体" w:cs="宋体"/>
                <w:lang w:val="en-US" w:eastAsia="zh-CN"/>
              </w:rPr>
              <w:t>10</w:t>
            </w:r>
          </w:p>
        </w:tc>
        <w:tc>
          <w:tcPr>
            <w:tcW w:w="3309" w:type="pct"/>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矿业权出让系统</w:t>
            </w:r>
          </w:p>
        </w:tc>
      </w:tr>
    </w:tbl>
    <w:p>
      <w:pPr>
        <w:pStyle w:val="30"/>
        <w:spacing w:line="240" w:lineRule="auto"/>
        <w:ind w:firstLine="0" w:firstLineChars="0"/>
        <w:rPr>
          <w:rFonts w:ascii="宋体" w:hAnsi="宋体" w:cs="宋体"/>
          <w:color w:val="auto"/>
          <w:highlight w:val="none"/>
        </w:rPr>
      </w:pPr>
    </w:p>
    <w:p>
      <w:pPr>
        <w:pStyle w:val="30"/>
        <w:spacing w:line="240" w:lineRule="auto"/>
        <w:ind w:firstLine="0" w:firstLineChars="0"/>
        <w:rPr>
          <w:rFonts w:ascii="宋体" w:hAnsi="宋体" w:cs="宋体"/>
          <w:color w:val="auto"/>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62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62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145C4"/>
    <w:multiLevelType w:val="singleLevel"/>
    <w:tmpl w:val="A6F145C4"/>
    <w:lvl w:ilvl="0" w:tentative="0">
      <w:start w:val="7"/>
      <w:numFmt w:val="decimal"/>
      <w:suff w:val="space"/>
      <w:lvlText w:val="%1."/>
      <w:lvlJc w:val="left"/>
    </w:lvl>
  </w:abstractNum>
  <w:abstractNum w:abstractNumId="1">
    <w:nsid w:val="D4D18BDE"/>
    <w:multiLevelType w:val="multilevel"/>
    <w:tmpl w:val="D4D18BDE"/>
    <w:lvl w:ilvl="0" w:tentative="0">
      <w:start w:val="1"/>
      <w:numFmt w:val="none"/>
      <w:pStyle w:val="4"/>
      <w:lvlText w:val="1"/>
      <w:lvlJc w:val="left"/>
      <w:pPr>
        <w:ind w:left="425" w:hanging="425"/>
      </w:pPr>
      <w:rPr>
        <w:rFonts w:hint="default" w:ascii="宋体" w:hAnsi="宋体" w:eastAsia="宋体" w:cs="宋体"/>
      </w:rPr>
    </w:lvl>
    <w:lvl w:ilvl="1" w:tentative="0">
      <w:start w:val="1"/>
      <w:numFmt w:val="none"/>
      <w:lvlText w:val="1.1"/>
      <w:lvlJc w:val="left"/>
      <w:pPr>
        <w:ind w:left="850" w:hanging="453"/>
      </w:pPr>
      <w:rPr>
        <w:rFonts w:hint="default" w:ascii="宋体" w:hAnsi="宋体" w:eastAsia="宋体" w:cs="宋体"/>
      </w:rPr>
    </w:lvl>
    <w:lvl w:ilvl="2" w:tentative="0">
      <w:start w:val="1"/>
      <w:numFmt w:val="none"/>
      <w:lvlText w:val="1.1.1"/>
      <w:lvlJc w:val="left"/>
      <w:pPr>
        <w:ind w:left="1508" w:hanging="708"/>
      </w:pPr>
      <w:rPr>
        <w:rFonts w:hint="default" w:ascii="宋体" w:hAnsi="宋体" w:eastAsia="宋体" w:cs="宋体"/>
      </w:rPr>
    </w:lvl>
    <w:lvl w:ilvl="3" w:tentative="0">
      <w:start w:val="1"/>
      <w:numFmt w:val="none"/>
      <w:lvlText w:val="1.1.1.1"/>
      <w:lvlJc w:val="left"/>
      <w:pPr>
        <w:ind w:left="2053" w:hanging="853"/>
      </w:pPr>
      <w:rPr>
        <w:rFonts w:hint="default" w:ascii="宋体" w:hAnsi="宋体" w:eastAsia="宋体" w:cs="宋体"/>
      </w:rPr>
    </w:lvl>
    <w:lvl w:ilvl="4" w:tentative="0">
      <w:start w:val="1"/>
      <w:numFmt w:val="none"/>
      <w:lvlText w:val="1.1.1.1.1"/>
      <w:lvlJc w:val="left"/>
      <w:pPr>
        <w:ind w:left="2495" w:hanging="895"/>
      </w:pPr>
      <w:rPr>
        <w:rFonts w:hint="default" w:ascii="宋体" w:hAnsi="宋体" w:eastAsia="宋体" w:cs="宋体"/>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2DA696A6"/>
    <w:multiLevelType w:val="singleLevel"/>
    <w:tmpl w:val="2DA696A6"/>
    <w:lvl w:ilvl="0" w:tentative="0">
      <w:start w:val="2"/>
      <w:numFmt w:val="decimal"/>
      <w:lvlText w:val="%1."/>
      <w:lvlJc w:val="left"/>
      <w:pPr>
        <w:tabs>
          <w:tab w:val="left" w:pos="312"/>
        </w:tabs>
      </w:pPr>
    </w:lvl>
  </w:abstractNum>
  <w:abstractNum w:abstractNumId="3">
    <w:nsid w:val="4D0048AF"/>
    <w:multiLevelType w:val="multilevel"/>
    <w:tmpl w:val="4D0048AF"/>
    <w:lvl w:ilvl="0" w:tentative="0">
      <w:start w:val="1"/>
      <w:numFmt w:val="lowerLetter"/>
      <w:lvlText w:val="%1)"/>
      <w:lvlJc w:val="left"/>
      <w:pPr>
        <w:tabs>
          <w:tab w:val="left" w:pos="1680"/>
        </w:tabs>
        <w:ind w:left="1680" w:hanging="126"/>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51A1522D"/>
    <w:multiLevelType w:val="multilevel"/>
    <w:tmpl w:val="51A1522D"/>
    <w:lvl w:ilvl="0" w:tentative="0">
      <w:start w:val="1"/>
      <w:numFmt w:val="decimal"/>
      <w:pStyle w:val="2"/>
      <w:isLgl/>
      <w:suff w:val="space"/>
      <w:lvlText w:val="%1"/>
      <w:lvlJc w:val="left"/>
      <w:pPr>
        <w:ind w:left="284" w:hanging="284"/>
      </w:pPr>
      <w:rPr>
        <w:rFonts w:hint="eastAsia" w:ascii="宋体" w:hAnsi="宋体" w:eastAsia="宋体" w:cs="Times New Roman"/>
        <w:b w:val="0"/>
        <w:bCs w:val="0"/>
        <w:i w:val="0"/>
        <w:iCs w:val="0"/>
        <w:caps w:val="0"/>
        <w:smallCaps w:val="0"/>
        <w:strike w:val="0"/>
        <w:dstrike w:val="0"/>
        <w:color w:val="000000"/>
        <w:spacing w:val="0"/>
        <w:kern w:val="0"/>
        <w:position w:val="0"/>
        <w:u w:val="none"/>
      </w:rPr>
    </w:lvl>
    <w:lvl w:ilvl="1" w:tentative="0">
      <w:start w:val="1"/>
      <w:numFmt w:val="decimal"/>
      <w:pStyle w:val="3"/>
      <w:isLgl/>
      <w:suff w:val="space"/>
      <w:lvlText w:val="%1.%2"/>
      <w:lvlJc w:val="left"/>
      <w:pPr>
        <w:ind w:left="1272" w:hanging="284"/>
      </w:pPr>
      <w:rPr>
        <w:rFonts w:ascii="宋体" w:hAnsi="宋体" w:eastAsia="宋体" w:cs="Times New Roman"/>
        <w:b w:val="0"/>
        <w:bCs w:val="0"/>
        <w:i w:val="0"/>
        <w:iCs w:val="0"/>
        <w:caps w:val="0"/>
        <w:smallCaps w:val="0"/>
        <w:strike w:val="0"/>
        <w:dstrike w:val="0"/>
        <w:vanish w:val="0"/>
        <w:color w:val="000000"/>
        <w:spacing w:val="0"/>
        <w:position w:val="0"/>
        <w:u w:val="none"/>
        <w:vertAlign w:val="baseline"/>
      </w:rPr>
    </w:lvl>
    <w:lvl w:ilvl="2" w:tentative="0">
      <w:start w:val="1"/>
      <w:numFmt w:val="decimal"/>
      <w:lvlText w:val="%1.%2.%3"/>
      <w:lvlJc w:val="left"/>
      <w:pPr>
        <w:ind w:left="284" w:hanging="284"/>
      </w:pPr>
      <w:rPr>
        <w:rFonts w:hint="eastAsia" w:ascii="宋体" w:hAnsi="宋体" w:eastAsia="宋体"/>
        <w:b w:val="0"/>
      </w:rPr>
    </w:lvl>
    <w:lvl w:ilvl="3" w:tentative="0">
      <w:start w:val="1"/>
      <w:numFmt w:val="decimal"/>
      <w:suff w:val="space"/>
      <w:lvlText w:val="%1.%2.%3.%4"/>
      <w:lvlJc w:val="left"/>
      <w:pPr>
        <w:ind w:left="284" w:hanging="284"/>
      </w:pPr>
      <w:rPr>
        <w:rFonts w:hint="eastAsia"/>
      </w:rPr>
    </w:lvl>
    <w:lvl w:ilvl="4" w:tentative="0">
      <w:start w:val="1"/>
      <w:numFmt w:val="decimal"/>
      <w:isLgl/>
      <w:suff w:val="space"/>
      <w:lvlText w:val="%1.%2.%3.%4.%5"/>
      <w:lvlJc w:val="left"/>
      <w:pPr>
        <w:ind w:left="0" w:firstLine="0"/>
      </w:pPr>
      <w:rPr>
        <w:rFonts w:hint="eastAsia"/>
      </w:rPr>
    </w:lvl>
    <w:lvl w:ilvl="5" w:tentative="0">
      <w:start w:val="1"/>
      <w:numFmt w:val="decimal"/>
      <w:lvlText w:val="%1.%2.%3.%4.%5.%6"/>
      <w:lvlJc w:val="left"/>
      <w:pPr>
        <w:ind w:left="284" w:hanging="284"/>
      </w:pPr>
      <w:rPr>
        <w:rFonts w:hint="eastAsia"/>
      </w:rPr>
    </w:lvl>
    <w:lvl w:ilvl="6" w:tentative="0">
      <w:start w:val="1"/>
      <w:numFmt w:val="decimal"/>
      <w:lvlText w:val="%1.%2.%3.%4.%5.%6.%7"/>
      <w:lvlJc w:val="left"/>
      <w:pPr>
        <w:ind w:left="284" w:hanging="284"/>
      </w:pPr>
      <w:rPr>
        <w:rFonts w:hint="eastAsia"/>
      </w:rPr>
    </w:lvl>
    <w:lvl w:ilvl="7" w:tentative="0">
      <w:start w:val="1"/>
      <w:numFmt w:val="decimal"/>
      <w:lvlText w:val="%1.%2.%3.%4.%5.%6.%7.%8"/>
      <w:lvlJc w:val="left"/>
      <w:pPr>
        <w:ind w:left="284" w:hanging="284"/>
      </w:pPr>
      <w:rPr>
        <w:rFonts w:hint="eastAsia"/>
      </w:rPr>
    </w:lvl>
    <w:lvl w:ilvl="8" w:tentative="0">
      <w:start w:val="1"/>
      <w:numFmt w:val="decimal"/>
      <w:lvlText w:val="%1.%2.%3.%4.%5.%6.%7.%8.%9"/>
      <w:lvlJc w:val="left"/>
      <w:pPr>
        <w:ind w:left="284" w:hanging="284"/>
      </w:pPr>
      <w:rPr>
        <w:rFonts w:hint="eastAsia"/>
      </w:rPr>
    </w:lvl>
  </w:abstractNum>
  <w:abstractNum w:abstractNumId="5">
    <w:nsid w:val="59B36576"/>
    <w:multiLevelType w:val="singleLevel"/>
    <w:tmpl w:val="59B36576"/>
    <w:lvl w:ilvl="0" w:tentative="0">
      <w:start w:val="3"/>
      <w:numFmt w:val="decimal"/>
      <w:suff w:val="nothing"/>
      <w:lvlText w:val="（%1）"/>
      <w:lvlJc w:val="left"/>
    </w:lvl>
  </w:abstractNum>
  <w:abstractNum w:abstractNumId="6">
    <w:nsid w:val="76933334"/>
    <w:multiLevelType w:val="multilevel"/>
    <w:tmpl w:val="76933334"/>
    <w:lvl w:ilvl="0" w:tentative="0">
      <w:start w:val="1"/>
      <w:numFmt w:val="none"/>
      <w:pStyle w:val="3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1"/>
  </w:num>
  <w:num w:numId="3">
    <w:abstractNumId w:val="6"/>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
  </w:num>
  <w:num w:numId="7">
    <w:abstractNumId w:val="3"/>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胡不喜">
    <w15:presenceInfo w15:providerId="None" w15:userId="云胡不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xNDNiOTNiMzE2MzYwN2JhNDk2ZThlY2E5NGRjMWEifQ=="/>
    <w:docVar w:name="KSO_WPS_MARK_KEY" w:val="145b6662-8e91-4a24-8e9a-09f619a9c02e"/>
  </w:docVars>
  <w:rsids>
    <w:rsidRoot w:val="00172A27"/>
    <w:rsid w:val="00037785"/>
    <w:rsid w:val="00053A0A"/>
    <w:rsid w:val="00086758"/>
    <w:rsid w:val="000C5ACB"/>
    <w:rsid w:val="000E03CC"/>
    <w:rsid w:val="000F28EB"/>
    <w:rsid w:val="0011422B"/>
    <w:rsid w:val="001C08AD"/>
    <w:rsid w:val="001E2A15"/>
    <w:rsid w:val="0024138E"/>
    <w:rsid w:val="002643B5"/>
    <w:rsid w:val="002757CB"/>
    <w:rsid w:val="00276E33"/>
    <w:rsid w:val="002C3F02"/>
    <w:rsid w:val="00330A3F"/>
    <w:rsid w:val="0034692A"/>
    <w:rsid w:val="00377076"/>
    <w:rsid w:val="003A1428"/>
    <w:rsid w:val="003D2F55"/>
    <w:rsid w:val="003E0DDD"/>
    <w:rsid w:val="003F3A81"/>
    <w:rsid w:val="00413DBB"/>
    <w:rsid w:val="00423F63"/>
    <w:rsid w:val="00427197"/>
    <w:rsid w:val="00453A56"/>
    <w:rsid w:val="0045625D"/>
    <w:rsid w:val="004B0E0A"/>
    <w:rsid w:val="004F40FC"/>
    <w:rsid w:val="00530B04"/>
    <w:rsid w:val="00561CBD"/>
    <w:rsid w:val="00576353"/>
    <w:rsid w:val="005B1556"/>
    <w:rsid w:val="005F7870"/>
    <w:rsid w:val="00606501"/>
    <w:rsid w:val="00623914"/>
    <w:rsid w:val="00627401"/>
    <w:rsid w:val="00632C03"/>
    <w:rsid w:val="006359AC"/>
    <w:rsid w:val="00657F8F"/>
    <w:rsid w:val="00690FF1"/>
    <w:rsid w:val="00691AEB"/>
    <w:rsid w:val="006D70F8"/>
    <w:rsid w:val="00716E89"/>
    <w:rsid w:val="0072004E"/>
    <w:rsid w:val="00752CA5"/>
    <w:rsid w:val="0076688D"/>
    <w:rsid w:val="00794031"/>
    <w:rsid w:val="007B5220"/>
    <w:rsid w:val="007D3085"/>
    <w:rsid w:val="00836F41"/>
    <w:rsid w:val="008721B7"/>
    <w:rsid w:val="00892AF1"/>
    <w:rsid w:val="008C5E05"/>
    <w:rsid w:val="008E52E3"/>
    <w:rsid w:val="008E6AD8"/>
    <w:rsid w:val="0092523A"/>
    <w:rsid w:val="009734FD"/>
    <w:rsid w:val="0099418C"/>
    <w:rsid w:val="009A52DA"/>
    <w:rsid w:val="009C35A2"/>
    <w:rsid w:val="009F559C"/>
    <w:rsid w:val="00A11FC7"/>
    <w:rsid w:val="00A15B36"/>
    <w:rsid w:val="00A20128"/>
    <w:rsid w:val="00A74DC0"/>
    <w:rsid w:val="00AD5282"/>
    <w:rsid w:val="00AF1D99"/>
    <w:rsid w:val="00B01223"/>
    <w:rsid w:val="00B166D1"/>
    <w:rsid w:val="00B22973"/>
    <w:rsid w:val="00B23863"/>
    <w:rsid w:val="00B34D79"/>
    <w:rsid w:val="00C35C4F"/>
    <w:rsid w:val="00C813C0"/>
    <w:rsid w:val="00CB4B5B"/>
    <w:rsid w:val="00CC0286"/>
    <w:rsid w:val="00CC0B72"/>
    <w:rsid w:val="00CC1461"/>
    <w:rsid w:val="00CD76D9"/>
    <w:rsid w:val="00D02992"/>
    <w:rsid w:val="00D334CD"/>
    <w:rsid w:val="00D66CC9"/>
    <w:rsid w:val="00D9578D"/>
    <w:rsid w:val="00DA504F"/>
    <w:rsid w:val="00DA528C"/>
    <w:rsid w:val="00DC5017"/>
    <w:rsid w:val="00DE4584"/>
    <w:rsid w:val="00E4264D"/>
    <w:rsid w:val="00EA6C1D"/>
    <w:rsid w:val="00EB42A7"/>
    <w:rsid w:val="00EB6068"/>
    <w:rsid w:val="00EE7F1D"/>
    <w:rsid w:val="00F127D1"/>
    <w:rsid w:val="00F65D68"/>
    <w:rsid w:val="00FD2AFF"/>
    <w:rsid w:val="010720AB"/>
    <w:rsid w:val="010E6F9F"/>
    <w:rsid w:val="012042D3"/>
    <w:rsid w:val="012375FA"/>
    <w:rsid w:val="013C5552"/>
    <w:rsid w:val="01433913"/>
    <w:rsid w:val="01474B54"/>
    <w:rsid w:val="014F6992"/>
    <w:rsid w:val="01547A23"/>
    <w:rsid w:val="017F6774"/>
    <w:rsid w:val="01957439"/>
    <w:rsid w:val="01A81750"/>
    <w:rsid w:val="01B13F69"/>
    <w:rsid w:val="01CA1DEB"/>
    <w:rsid w:val="02023804"/>
    <w:rsid w:val="02077217"/>
    <w:rsid w:val="02156BDD"/>
    <w:rsid w:val="021938E2"/>
    <w:rsid w:val="022F6EEC"/>
    <w:rsid w:val="025200CA"/>
    <w:rsid w:val="02733FDB"/>
    <w:rsid w:val="02963CAF"/>
    <w:rsid w:val="02D829CE"/>
    <w:rsid w:val="03191F32"/>
    <w:rsid w:val="034D056E"/>
    <w:rsid w:val="03517177"/>
    <w:rsid w:val="03A01974"/>
    <w:rsid w:val="041F679F"/>
    <w:rsid w:val="042E6609"/>
    <w:rsid w:val="044A21A5"/>
    <w:rsid w:val="04615C5E"/>
    <w:rsid w:val="047F7095"/>
    <w:rsid w:val="04A54B2D"/>
    <w:rsid w:val="04AD4DB1"/>
    <w:rsid w:val="04B95879"/>
    <w:rsid w:val="04CF7E7B"/>
    <w:rsid w:val="04D5126F"/>
    <w:rsid w:val="04DC7F02"/>
    <w:rsid w:val="04DE51E3"/>
    <w:rsid w:val="05181497"/>
    <w:rsid w:val="05417881"/>
    <w:rsid w:val="057F34F8"/>
    <w:rsid w:val="058616A7"/>
    <w:rsid w:val="058C0F4C"/>
    <w:rsid w:val="05D21DBD"/>
    <w:rsid w:val="05DD1BC1"/>
    <w:rsid w:val="05E97064"/>
    <w:rsid w:val="05EF4AFD"/>
    <w:rsid w:val="05F9283D"/>
    <w:rsid w:val="06095BC3"/>
    <w:rsid w:val="06354070"/>
    <w:rsid w:val="06534B13"/>
    <w:rsid w:val="06562220"/>
    <w:rsid w:val="0683405F"/>
    <w:rsid w:val="06884A08"/>
    <w:rsid w:val="06A25465"/>
    <w:rsid w:val="06CA01E5"/>
    <w:rsid w:val="070818AB"/>
    <w:rsid w:val="072019EF"/>
    <w:rsid w:val="0728151F"/>
    <w:rsid w:val="07363789"/>
    <w:rsid w:val="07482BC4"/>
    <w:rsid w:val="074B78AB"/>
    <w:rsid w:val="07726BE5"/>
    <w:rsid w:val="078F6575"/>
    <w:rsid w:val="07957454"/>
    <w:rsid w:val="079832F8"/>
    <w:rsid w:val="07C128E6"/>
    <w:rsid w:val="07CE19FB"/>
    <w:rsid w:val="07E75A8B"/>
    <w:rsid w:val="07F21946"/>
    <w:rsid w:val="08183C31"/>
    <w:rsid w:val="084F5179"/>
    <w:rsid w:val="086C38B7"/>
    <w:rsid w:val="089A47B6"/>
    <w:rsid w:val="08AC0615"/>
    <w:rsid w:val="08E40F46"/>
    <w:rsid w:val="09326A18"/>
    <w:rsid w:val="093F28F7"/>
    <w:rsid w:val="095D34F4"/>
    <w:rsid w:val="09B06A69"/>
    <w:rsid w:val="09BD4615"/>
    <w:rsid w:val="09CC6C1D"/>
    <w:rsid w:val="09D06FB9"/>
    <w:rsid w:val="09DB4F16"/>
    <w:rsid w:val="09E6670F"/>
    <w:rsid w:val="0A157C5A"/>
    <w:rsid w:val="0A295B28"/>
    <w:rsid w:val="0A486323"/>
    <w:rsid w:val="0A5F5D3A"/>
    <w:rsid w:val="0A674B0B"/>
    <w:rsid w:val="0A6D5572"/>
    <w:rsid w:val="0A6E756F"/>
    <w:rsid w:val="0AC3512A"/>
    <w:rsid w:val="0ADC70CB"/>
    <w:rsid w:val="0AF33534"/>
    <w:rsid w:val="0AF74AF6"/>
    <w:rsid w:val="0AFC1318"/>
    <w:rsid w:val="0AFF2E86"/>
    <w:rsid w:val="0B055875"/>
    <w:rsid w:val="0B0E4FA3"/>
    <w:rsid w:val="0B1701D1"/>
    <w:rsid w:val="0B506B94"/>
    <w:rsid w:val="0B531F6F"/>
    <w:rsid w:val="0B6A1434"/>
    <w:rsid w:val="0BC0337C"/>
    <w:rsid w:val="0BC1013B"/>
    <w:rsid w:val="0BDE682D"/>
    <w:rsid w:val="0C07361E"/>
    <w:rsid w:val="0C0D3D37"/>
    <w:rsid w:val="0C5754EB"/>
    <w:rsid w:val="0C695A9E"/>
    <w:rsid w:val="0C6A2581"/>
    <w:rsid w:val="0C871969"/>
    <w:rsid w:val="0CA30BD8"/>
    <w:rsid w:val="0CBC6C0A"/>
    <w:rsid w:val="0CC207F1"/>
    <w:rsid w:val="0CCD3B33"/>
    <w:rsid w:val="0CF24DE3"/>
    <w:rsid w:val="0CF525AE"/>
    <w:rsid w:val="0D4B67FE"/>
    <w:rsid w:val="0D54109B"/>
    <w:rsid w:val="0D5F3C41"/>
    <w:rsid w:val="0D7B4F3B"/>
    <w:rsid w:val="0D925F68"/>
    <w:rsid w:val="0D97717E"/>
    <w:rsid w:val="0DD55B2A"/>
    <w:rsid w:val="0DE77A55"/>
    <w:rsid w:val="0DEE0107"/>
    <w:rsid w:val="0E5045C6"/>
    <w:rsid w:val="0E7201B3"/>
    <w:rsid w:val="0E9436B5"/>
    <w:rsid w:val="0E955C1B"/>
    <w:rsid w:val="0EA56ED6"/>
    <w:rsid w:val="0ECA6234"/>
    <w:rsid w:val="0ED265F6"/>
    <w:rsid w:val="0EF575AB"/>
    <w:rsid w:val="0EF90C32"/>
    <w:rsid w:val="0F07055B"/>
    <w:rsid w:val="0F0B2961"/>
    <w:rsid w:val="0F3F3E2C"/>
    <w:rsid w:val="0F955E2E"/>
    <w:rsid w:val="0F9F03A9"/>
    <w:rsid w:val="0FBB4A4D"/>
    <w:rsid w:val="0FC65CD9"/>
    <w:rsid w:val="0FD14A67"/>
    <w:rsid w:val="0FD91EF8"/>
    <w:rsid w:val="0FDE307E"/>
    <w:rsid w:val="0FE703DB"/>
    <w:rsid w:val="0FEE4317"/>
    <w:rsid w:val="10167ABF"/>
    <w:rsid w:val="102B69F4"/>
    <w:rsid w:val="10320134"/>
    <w:rsid w:val="105E3249"/>
    <w:rsid w:val="10981FCF"/>
    <w:rsid w:val="109F12F9"/>
    <w:rsid w:val="10C1597B"/>
    <w:rsid w:val="113176F6"/>
    <w:rsid w:val="116D7D6B"/>
    <w:rsid w:val="11A04C6D"/>
    <w:rsid w:val="11B474E0"/>
    <w:rsid w:val="11C74CCE"/>
    <w:rsid w:val="11E84674"/>
    <w:rsid w:val="11F13C35"/>
    <w:rsid w:val="12021E01"/>
    <w:rsid w:val="12042B30"/>
    <w:rsid w:val="12164B69"/>
    <w:rsid w:val="1285376F"/>
    <w:rsid w:val="12AA1190"/>
    <w:rsid w:val="12BF1B5C"/>
    <w:rsid w:val="12C448D0"/>
    <w:rsid w:val="12CC15CE"/>
    <w:rsid w:val="12D14E2E"/>
    <w:rsid w:val="12E5219A"/>
    <w:rsid w:val="130E2ED3"/>
    <w:rsid w:val="135F68F1"/>
    <w:rsid w:val="13781CCD"/>
    <w:rsid w:val="13905D25"/>
    <w:rsid w:val="13A06F2D"/>
    <w:rsid w:val="13A2785E"/>
    <w:rsid w:val="13AC7923"/>
    <w:rsid w:val="13C7422D"/>
    <w:rsid w:val="1402533D"/>
    <w:rsid w:val="14142095"/>
    <w:rsid w:val="1421732F"/>
    <w:rsid w:val="142C708D"/>
    <w:rsid w:val="142F0AA5"/>
    <w:rsid w:val="14696AC9"/>
    <w:rsid w:val="146A1386"/>
    <w:rsid w:val="147E4E1C"/>
    <w:rsid w:val="149279F6"/>
    <w:rsid w:val="14CD049D"/>
    <w:rsid w:val="14EE5806"/>
    <w:rsid w:val="14FB340E"/>
    <w:rsid w:val="14FF37F7"/>
    <w:rsid w:val="150D2643"/>
    <w:rsid w:val="152E1EEF"/>
    <w:rsid w:val="15443C27"/>
    <w:rsid w:val="1554541F"/>
    <w:rsid w:val="15550E58"/>
    <w:rsid w:val="156227AA"/>
    <w:rsid w:val="15790B42"/>
    <w:rsid w:val="15806B32"/>
    <w:rsid w:val="158277FD"/>
    <w:rsid w:val="15A4172F"/>
    <w:rsid w:val="15A713DC"/>
    <w:rsid w:val="15B861A0"/>
    <w:rsid w:val="15DB23AC"/>
    <w:rsid w:val="15FF01DE"/>
    <w:rsid w:val="15FF2FE9"/>
    <w:rsid w:val="16064C61"/>
    <w:rsid w:val="161E5C09"/>
    <w:rsid w:val="162208AC"/>
    <w:rsid w:val="163527A0"/>
    <w:rsid w:val="163D6E76"/>
    <w:rsid w:val="169D3F0B"/>
    <w:rsid w:val="16B84E2B"/>
    <w:rsid w:val="16BA3D70"/>
    <w:rsid w:val="16D17208"/>
    <w:rsid w:val="16E86EC4"/>
    <w:rsid w:val="16ED47B4"/>
    <w:rsid w:val="16FE08E6"/>
    <w:rsid w:val="17051824"/>
    <w:rsid w:val="17123DEC"/>
    <w:rsid w:val="171C4DC0"/>
    <w:rsid w:val="17213714"/>
    <w:rsid w:val="17222C66"/>
    <w:rsid w:val="173819E0"/>
    <w:rsid w:val="173F5FD9"/>
    <w:rsid w:val="17422EFD"/>
    <w:rsid w:val="174340FA"/>
    <w:rsid w:val="17757C3C"/>
    <w:rsid w:val="178C784F"/>
    <w:rsid w:val="1796248B"/>
    <w:rsid w:val="17990470"/>
    <w:rsid w:val="179B37F6"/>
    <w:rsid w:val="17B85FA4"/>
    <w:rsid w:val="17DC34D4"/>
    <w:rsid w:val="17E416FE"/>
    <w:rsid w:val="18737847"/>
    <w:rsid w:val="18821105"/>
    <w:rsid w:val="18904F0A"/>
    <w:rsid w:val="18994121"/>
    <w:rsid w:val="18B525A8"/>
    <w:rsid w:val="18EB6960"/>
    <w:rsid w:val="18F51E03"/>
    <w:rsid w:val="19022189"/>
    <w:rsid w:val="191F1C92"/>
    <w:rsid w:val="19231111"/>
    <w:rsid w:val="192B786A"/>
    <w:rsid w:val="194039C6"/>
    <w:rsid w:val="19437C52"/>
    <w:rsid w:val="1951094A"/>
    <w:rsid w:val="1970189E"/>
    <w:rsid w:val="19800C89"/>
    <w:rsid w:val="19AA1B69"/>
    <w:rsid w:val="19CB34A2"/>
    <w:rsid w:val="1A69031C"/>
    <w:rsid w:val="1A6A70FE"/>
    <w:rsid w:val="1A7D1693"/>
    <w:rsid w:val="1A8041DB"/>
    <w:rsid w:val="1A9075CF"/>
    <w:rsid w:val="1AAE55FE"/>
    <w:rsid w:val="1ABF737F"/>
    <w:rsid w:val="1AE37033"/>
    <w:rsid w:val="1AEB0D31"/>
    <w:rsid w:val="1AF175F8"/>
    <w:rsid w:val="1AF37BE5"/>
    <w:rsid w:val="1AFF7FC3"/>
    <w:rsid w:val="1B15090D"/>
    <w:rsid w:val="1B2633E9"/>
    <w:rsid w:val="1B2A0666"/>
    <w:rsid w:val="1B304996"/>
    <w:rsid w:val="1B323FFD"/>
    <w:rsid w:val="1B3C339F"/>
    <w:rsid w:val="1B5420B2"/>
    <w:rsid w:val="1B61758A"/>
    <w:rsid w:val="1B8443BC"/>
    <w:rsid w:val="1BC26017"/>
    <w:rsid w:val="1BD50771"/>
    <w:rsid w:val="1BDB1B6B"/>
    <w:rsid w:val="1BEB5C80"/>
    <w:rsid w:val="1BF51C01"/>
    <w:rsid w:val="1BFA7804"/>
    <w:rsid w:val="1C024584"/>
    <w:rsid w:val="1C146A3B"/>
    <w:rsid w:val="1C1C4053"/>
    <w:rsid w:val="1C1D203E"/>
    <w:rsid w:val="1C62725D"/>
    <w:rsid w:val="1C627C93"/>
    <w:rsid w:val="1C804FD9"/>
    <w:rsid w:val="1C907922"/>
    <w:rsid w:val="1CC17E88"/>
    <w:rsid w:val="1CE1063D"/>
    <w:rsid w:val="1CF620C9"/>
    <w:rsid w:val="1D1E4222"/>
    <w:rsid w:val="1D2543C3"/>
    <w:rsid w:val="1D264547"/>
    <w:rsid w:val="1D4166F9"/>
    <w:rsid w:val="1D850B61"/>
    <w:rsid w:val="1DA177DF"/>
    <w:rsid w:val="1DBF4D55"/>
    <w:rsid w:val="1DD56370"/>
    <w:rsid w:val="1DEA4E18"/>
    <w:rsid w:val="1DFA48C1"/>
    <w:rsid w:val="1DFE36D0"/>
    <w:rsid w:val="1E036AB6"/>
    <w:rsid w:val="1E102814"/>
    <w:rsid w:val="1E1F74BC"/>
    <w:rsid w:val="1E407457"/>
    <w:rsid w:val="1E450124"/>
    <w:rsid w:val="1E5906A7"/>
    <w:rsid w:val="1E850A09"/>
    <w:rsid w:val="1E8C0EA5"/>
    <w:rsid w:val="1EA76ADC"/>
    <w:rsid w:val="1EE05170"/>
    <w:rsid w:val="1EF6243B"/>
    <w:rsid w:val="1F0223E5"/>
    <w:rsid w:val="1F0C1AB9"/>
    <w:rsid w:val="1F8C315A"/>
    <w:rsid w:val="1FC3476E"/>
    <w:rsid w:val="1FE536FF"/>
    <w:rsid w:val="201D42ED"/>
    <w:rsid w:val="202E2827"/>
    <w:rsid w:val="203211B0"/>
    <w:rsid w:val="20337402"/>
    <w:rsid w:val="203B0B62"/>
    <w:rsid w:val="20531852"/>
    <w:rsid w:val="20550E8E"/>
    <w:rsid w:val="205A6EA8"/>
    <w:rsid w:val="20627708"/>
    <w:rsid w:val="2067154B"/>
    <w:rsid w:val="207C5BBA"/>
    <w:rsid w:val="208401D3"/>
    <w:rsid w:val="2091369A"/>
    <w:rsid w:val="20A34198"/>
    <w:rsid w:val="20BD1BC2"/>
    <w:rsid w:val="20EB004C"/>
    <w:rsid w:val="20F75C91"/>
    <w:rsid w:val="20FF6DCA"/>
    <w:rsid w:val="21706AC3"/>
    <w:rsid w:val="21AE4866"/>
    <w:rsid w:val="21C278B0"/>
    <w:rsid w:val="21C31251"/>
    <w:rsid w:val="21DD7CFC"/>
    <w:rsid w:val="221A3BA7"/>
    <w:rsid w:val="222F3A3E"/>
    <w:rsid w:val="22341B90"/>
    <w:rsid w:val="223754EA"/>
    <w:rsid w:val="226C1B6A"/>
    <w:rsid w:val="22714E63"/>
    <w:rsid w:val="22771F56"/>
    <w:rsid w:val="2292792F"/>
    <w:rsid w:val="22947438"/>
    <w:rsid w:val="22C45927"/>
    <w:rsid w:val="22D5228D"/>
    <w:rsid w:val="22DC0253"/>
    <w:rsid w:val="22EE3EF1"/>
    <w:rsid w:val="230A4C76"/>
    <w:rsid w:val="231674F2"/>
    <w:rsid w:val="233122B9"/>
    <w:rsid w:val="23482FA1"/>
    <w:rsid w:val="23587AAD"/>
    <w:rsid w:val="23A13775"/>
    <w:rsid w:val="23A51B6B"/>
    <w:rsid w:val="23DA1478"/>
    <w:rsid w:val="23FD07F6"/>
    <w:rsid w:val="240108D0"/>
    <w:rsid w:val="24024882"/>
    <w:rsid w:val="240C545E"/>
    <w:rsid w:val="24192D3E"/>
    <w:rsid w:val="242A3FC1"/>
    <w:rsid w:val="24510598"/>
    <w:rsid w:val="245F17A4"/>
    <w:rsid w:val="246B4DD0"/>
    <w:rsid w:val="2472461B"/>
    <w:rsid w:val="248B7838"/>
    <w:rsid w:val="24AF2934"/>
    <w:rsid w:val="24C955AA"/>
    <w:rsid w:val="24D464F5"/>
    <w:rsid w:val="24E73C5E"/>
    <w:rsid w:val="24ED38F7"/>
    <w:rsid w:val="24FA2B67"/>
    <w:rsid w:val="25014CD3"/>
    <w:rsid w:val="252628AC"/>
    <w:rsid w:val="257D6170"/>
    <w:rsid w:val="25836423"/>
    <w:rsid w:val="25B12CDE"/>
    <w:rsid w:val="25D86356"/>
    <w:rsid w:val="25E40DB9"/>
    <w:rsid w:val="2614390F"/>
    <w:rsid w:val="2619456B"/>
    <w:rsid w:val="261D6C29"/>
    <w:rsid w:val="26471098"/>
    <w:rsid w:val="264F763E"/>
    <w:rsid w:val="265E2CFF"/>
    <w:rsid w:val="267863F4"/>
    <w:rsid w:val="26841112"/>
    <w:rsid w:val="26952997"/>
    <w:rsid w:val="269744F6"/>
    <w:rsid w:val="26996143"/>
    <w:rsid w:val="269D2CE4"/>
    <w:rsid w:val="26A559EA"/>
    <w:rsid w:val="26AA5F44"/>
    <w:rsid w:val="26D14B81"/>
    <w:rsid w:val="26D57D33"/>
    <w:rsid w:val="270E6CBB"/>
    <w:rsid w:val="271A4F7A"/>
    <w:rsid w:val="272555CB"/>
    <w:rsid w:val="27307AA4"/>
    <w:rsid w:val="2737254F"/>
    <w:rsid w:val="27515D11"/>
    <w:rsid w:val="276734B3"/>
    <w:rsid w:val="27A404AE"/>
    <w:rsid w:val="27C12A92"/>
    <w:rsid w:val="27F16E5F"/>
    <w:rsid w:val="28191B54"/>
    <w:rsid w:val="284410E5"/>
    <w:rsid w:val="285A28CE"/>
    <w:rsid w:val="285A49E8"/>
    <w:rsid w:val="285E0D94"/>
    <w:rsid w:val="28A34592"/>
    <w:rsid w:val="28A377FC"/>
    <w:rsid w:val="28AA0CC0"/>
    <w:rsid w:val="28D23530"/>
    <w:rsid w:val="28E90F0A"/>
    <w:rsid w:val="29080D00"/>
    <w:rsid w:val="290D688F"/>
    <w:rsid w:val="29294C3C"/>
    <w:rsid w:val="292F44DF"/>
    <w:rsid w:val="29387837"/>
    <w:rsid w:val="294305CF"/>
    <w:rsid w:val="29532FF9"/>
    <w:rsid w:val="295D54F0"/>
    <w:rsid w:val="297261BB"/>
    <w:rsid w:val="297307FF"/>
    <w:rsid w:val="2976035F"/>
    <w:rsid w:val="29915199"/>
    <w:rsid w:val="29A85927"/>
    <w:rsid w:val="29A972C9"/>
    <w:rsid w:val="29D64DD2"/>
    <w:rsid w:val="29EB29A8"/>
    <w:rsid w:val="29EE0B44"/>
    <w:rsid w:val="2A11554A"/>
    <w:rsid w:val="2A49304D"/>
    <w:rsid w:val="2A6C3E9D"/>
    <w:rsid w:val="2A7837AF"/>
    <w:rsid w:val="2A891F45"/>
    <w:rsid w:val="2ACC3F9B"/>
    <w:rsid w:val="2AD20558"/>
    <w:rsid w:val="2AE01F34"/>
    <w:rsid w:val="2AFC5414"/>
    <w:rsid w:val="2B064F33"/>
    <w:rsid w:val="2B1536AB"/>
    <w:rsid w:val="2B1F5A26"/>
    <w:rsid w:val="2B43433A"/>
    <w:rsid w:val="2B577B8F"/>
    <w:rsid w:val="2BA032CF"/>
    <w:rsid w:val="2BBB02AC"/>
    <w:rsid w:val="2BC929C8"/>
    <w:rsid w:val="2BD65ABA"/>
    <w:rsid w:val="2BE33FE9"/>
    <w:rsid w:val="2BEA52D7"/>
    <w:rsid w:val="2C0522CB"/>
    <w:rsid w:val="2C1528D3"/>
    <w:rsid w:val="2C161D3B"/>
    <w:rsid w:val="2C362670"/>
    <w:rsid w:val="2C6A5B6F"/>
    <w:rsid w:val="2C83001D"/>
    <w:rsid w:val="2C861374"/>
    <w:rsid w:val="2C9B6DC8"/>
    <w:rsid w:val="2CD25BBF"/>
    <w:rsid w:val="2CF73565"/>
    <w:rsid w:val="2D143B9B"/>
    <w:rsid w:val="2D176937"/>
    <w:rsid w:val="2D60554E"/>
    <w:rsid w:val="2D872F9C"/>
    <w:rsid w:val="2D893769"/>
    <w:rsid w:val="2D8C77D5"/>
    <w:rsid w:val="2D9467B6"/>
    <w:rsid w:val="2DA34E09"/>
    <w:rsid w:val="2DB256D3"/>
    <w:rsid w:val="2DDE3214"/>
    <w:rsid w:val="2DE03ACE"/>
    <w:rsid w:val="2E073C7C"/>
    <w:rsid w:val="2E077C87"/>
    <w:rsid w:val="2E123E14"/>
    <w:rsid w:val="2E507CF4"/>
    <w:rsid w:val="2E674E37"/>
    <w:rsid w:val="2E725599"/>
    <w:rsid w:val="2E7639DD"/>
    <w:rsid w:val="2E844478"/>
    <w:rsid w:val="2E9D137D"/>
    <w:rsid w:val="2EA47942"/>
    <w:rsid w:val="2EB312AD"/>
    <w:rsid w:val="2ECB0520"/>
    <w:rsid w:val="2EDA3081"/>
    <w:rsid w:val="2EEE287B"/>
    <w:rsid w:val="2EF02613"/>
    <w:rsid w:val="2EF73642"/>
    <w:rsid w:val="2F0156EB"/>
    <w:rsid w:val="2F2A2D4D"/>
    <w:rsid w:val="2F3B1E2F"/>
    <w:rsid w:val="2F4B6F1A"/>
    <w:rsid w:val="2F4D067A"/>
    <w:rsid w:val="2F6607B0"/>
    <w:rsid w:val="2F725159"/>
    <w:rsid w:val="2FB92659"/>
    <w:rsid w:val="2FBD2DFA"/>
    <w:rsid w:val="2FC260AC"/>
    <w:rsid w:val="2FC736C3"/>
    <w:rsid w:val="2FF75960"/>
    <w:rsid w:val="301B2722"/>
    <w:rsid w:val="30433D75"/>
    <w:rsid w:val="30520CCA"/>
    <w:rsid w:val="305F34E0"/>
    <w:rsid w:val="30767FC6"/>
    <w:rsid w:val="307D3D1D"/>
    <w:rsid w:val="30A42C1C"/>
    <w:rsid w:val="30BF4FF2"/>
    <w:rsid w:val="30C11840"/>
    <w:rsid w:val="30C220D3"/>
    <w:rsid w:val="30D81366"/>
    <w:rsid w:val="31181CFC"/>
    <w:rsid w:val="312B7373"/>
    <w:rsid w:val="312F0C21"/>
    <w:rsid w:val="31397CFE"/>
    <w:rsid w:val="313A1CC9"/>
    <w:rsid w:val="314E666A"/>
    <w:rsid w:val="315939BF"/>
    <w:rsid w:val="317C7BCE"/>
    <w:rsid w:val="31932498"/>
    <w:rsid w:val="31A1428A"/>
    <w:rsid w:val="31CD0D39"/>
    <w:rsid w:val="32130E41"/>
    <w:rsid w:val="3214225A"/>
    <w:rsid w:val="321C604F"/>
    <w:rsid w:val="321E5346"/>
    <w:rsid w:val="32221084"/>
    <w:rsid w:val="327447E8"/>
    <w:rsid w:val="32791EBE"/>
    <w:rsid w:val="32AA1DD5"/>
    <w:rsid w:val="32B06690"/>
    <w:rsid w:val="32D83772"/>
    <w:rsid w:val="32D929F6"/>
    <w:rsid w:val="32E9527A"/>
    <w:rsid w:val="330D70CE"/>
    <w:rsid w:val="333A475B"/>
    <w:rsid w:val="335D46F7"/>
    <w:rsid w:val="335F57E8"/>
    <w:rsid w:val="33632B16"/>
    <w:rsid w:val="33772914"/>
    <w:rsid w:val="33834B89"/>
    <w:rsid w:val="338749CA"/>
    <w:rsid w:val="338C7664"/>
    <w:rsid w:val="33AF43CE"/>
    <w:rsid w:val="33CE4E12"/>
    <w:rsid w:val="33D17FB8"/>
    <w:rsid w:val="33D937D8"/>
    <w:rsid w:val="33EF783A"/>
    <w:rsid w:val="33F46A50"/>
    <w:rsid w:val="341C46B5"/>
    <w:rsid w:val="34252438"/>
    <w:rsid w:val="344C78E9"/>
    <w:rsid w:val="344F4925"/>
    <w:rsid w:val="34751048"/>
    <w:rsid w:val="35114825"/>
    <w:rsid w:val="352B41A4"/>
    <w:rsid w:val="356A08AC"/>
    <w:rsid w:val="35957DBF"/>
    <w:rsid w:val="35B53E09"/>
    <w:rsid w:val="35CF4D0B"/>
    <w:rsid w:val="35DD12DE"/>
    <w:rsid w:val="361B77F3"/>
    <w:rsid w:val="36545C9A"/>
    <w:rsid w:val="369D2D81"/>
    <w:rsid w:val="369E3240"/>
    <w:rsid w:val="36AA564E"/>
    <w:rsid w:val="36BC198D"/>
    <w:rsid w:val="36BF3346"/>
    <w:rsid w:val="36C953AE"/>
    <w:rsid w:val="36DF44CA"/>
    <w:rsid w:val="36E2523E"/>
    <w:rsid w:val="36FA5025"/>
    <w:rsid w:val="371B136A"/>
    <w:rsid w:val="372A1AA9"/>
    <w:rsid w:val="375800C4"/>
    <w:rsid w:val="3767691B"/>
    <w:rsid w:val="37755231"/>
    <w:rsid w:val="379A790F"/>
    <w:rsid w:val="37C01254"/>
    <w:rsid w:val="37C75D0E"/>
    <w:rsid w:val="37EF3F19"/>
    <w:rsid w:val="37F53D78"/>
    <w:rsid w:val="37FA3D28"/>
    <w:rsid w:val="381948A5"/>
    <w:rsid w:val="38251A94"/>
    <w:rsid w:val="38591578"/>
    <w:rsid w:val="385A3725"/>
    <w:rsid w:val="38A61D2D"/>
    <w:rsid w:val="38BD139D"/>
    <w:rsid w:val="38F55E9C"/>
    <w:rsid w:val="38FA2F0B"/>
    <w:rsid w:val="390F25B6"/>
    <w:rsid w:val="39117E76"/>
    <w:rsid w:val="391B3F98"/>
    <w:rsid w:val="393A684C"/>
    <w:rsid w:val="3981481D"/>
    <w:rsid w:val="39855D19"/>
    <w:rsid w:val="398A0B06"/>
    <w:rsid w:val="39A16D33"/>
    <w:rsid w:val="39A9781D"/>
    <w:rsid w:val="39B701BD"/>
    <w:rsid w:val="39B92D4F"/>
    <w:rsid w:val="39C324FD"/>
    <w:rsid w:val="39EB1ED9"/>
    <w:rsid w:val="3A3309AA"/>
    <w:rsid w:val="3A393586"/>
    <w:rsid w:val="3A3E7B24"/>
    <w:rsid w:val="3A43237A"/>
    <w:rsid w:val="3A4E009C"/>
    <w:rsid w:val="3A507AF5"/>
    <w:rsid w:val="3A830468"/>
    <w:rsid w:val="3A940C68"/>
    <w:rsid w:val="3A9A69F6"/>
    <w:rsid w:val="3AA7244C"/>
    <w:rsid w:val="3AAA60BB"/>
    <w:rsid w:val="3AAF4028"/>
    <w:rsid w:val="3ABC4BF9"/>
    <w:rsid w:val="3AC064F8"/>
    <w:rsid w:val="3AD65706"/>
    <w:rsid w:val="3AE75031"/>
    <w:rsid w:val="3B343BD6"/>
    <w:rsid w:val="3B407127"/>
    <w:rsid w:val="3B62312A"/>
    <w:rsid w:val="3B631BEF"/>
    <w:rsid w:val="3BF4242E"/>
    <w:rsid w:val="3C0417FB"/>
    <w:rsid w:val="3C146158"/>
    <w:rsid w:val="3C1A730D"/>
    <w:rsid w:val="3C28373B"/>
    <w:rsid w:val="3C2D66D5"/>
    <w:rsid w:val="3C430575"/>
    <w:rsid w:val="3C6A3D54"/>
    <w:rsid w:val="3C731017"/>
    <w:rsid w:val="3C840220"/>
    <w:rsid w:val="3C8841DA"/>
    <w:rsid w:val="3C9C5ED7"/>
    <w:rsid w:val="3CDB69FF"/>
    <w:rsid w:val="3D1C6117"/>
    <w:rsid w:val="3D201302"/>
    <w:rsid w:val="3D243B4E"/>
    <w:rsid w:val="3D265EFE"/>
    <w:rsid w:val="3D360B63"/>
    <w:rsid w:val="3D3859D0"/>
    <w:rsid w:val="3D3F2683"/>
    <w:rsid w:val="3D557CEA"/>
    <w:rsid w:val="3D732382"/>
    <w:rsid w:val="3D8425FC"/>
    <w:rsid w:val="3DA2751D"/>
    <w:rsid w:val="3DA31D8B"/>
    <w:rsid w:val="3DA825AF"/>
    <w:rsid w:val="3DC52B1B"/>
    <w:rsid w:val="3E0F56B1"/>
    <w:rsid w:val="3E36763E"/>
    <w:rsid w:val="3E3E7027"/>
    <w:rsid w:val="3E5E3444"/>
    <w:rsid w:val="3E7003FD"/>
    <w:rsid w:val="3E7964D0"/>
    <w:rsid w:val="3E8B6203"/>
    <w:rsid w:val="3E982CF5"/>
    <w:rsid w:val="3EA31043"/>
    <w:rsid w:val="3EA65242"/>
    <w:rsid w:val="3EA944FD"/>
    <w:rsid w:val="3EB464A8"/>
    <w:rsid w:val="3ED11C89"/>
    <w:rsid w:val="3ED2798E"/>
    <w:rsid w:val="3EE9502D"/>
    <w:rsid w:val="3EF552EC"/>
    <w:rsid w:val="3F251CCF"/>
    <w:rsid w:val="3F2659CA"/>
    <w:rsid w:val="3F2D4147"/>
    <w:rsid w:val="3F354E64"/>
    <w:rsid w:val="3F391C7E"/>
    <w:rsid w:val="3F6171D2"/>
    <w:rsid w:val="3F7367BA"/>
    <w:rsid w:val="3F917849"/>
    <w:rsid w:val="3F963147"/>
    <w:rsid w:val="3F982986"/>
    <w:rsid w:val="3FB862DD"/>
    <w:rsid w:val="3FD23D90"/>
    <w:rsid w:val="3FEA7770"/>
    <w:rsid w:val="400B663D"/>
    <w:rsid w:val="400D78BE"/>
    <w:rsid w:val="402D2697"/>
    <w:rsid w:val="40307C5E"/>
    <w:rsid w:val="40362EB3"/>
    <w:rsid w:val="404A51CB"/>
    <w:rsid w:val="405906D7"/>
    <w:rsid w:val="405F3841"/>
    <w:rsid w:val="40BE58C5"/>
    <w:rsid w:val="40BF323F"/>
    <w:rsid w:val="40DE0D39"/>
    <w:rsid w:val="410433DE"/>
    <w:rsid w:val="410C2762"/>
    <w:rsid w:val="4136509F"/>
    <w:rsid w:val="413C45E3"/>
    <w:rsid w:val="41990B66"/>
    <w:rsid w:val="41A173B4"/>
    <w:rsid w:val="41B45A71"/>
    <w:rsid w:val="41BB295C"/>
    <w:rsid w:val="41BD184E"/>
    <w:rsid w:val="41D23C7E"/>
    <w:rsid w:val="41E40104"/>
    <w:rsid w:val="42042555"/>
    <w:rsid w:val="422A188F"/>
    <w:rsid w:val="4251506E"/>
    <w:rsid w:val="425D4E8D"/>
    <w:rsid w:val="425D71F6"/>
    <w:rsid w:val="42605371"/>
    <w:rsid w:val="427113A8"/>
    <w:rsid w:val="42A463CD"/>
    <w:rsid w:val="42B8554C"/>
    <w:rsid w:val="42C10CA0"/>
    <w:rsid w:val="42CA700D"/>
    <w:rsid w:val="42CF39B1"/>
    <w:rsid w:val="42D44AEF"/>
    <w:rsid w:val="42E90FF2"/>
    <w:rsid w:val="42F97604"/>
    <w:rsid w:val="430F2F5F"/>
    <w:rsid w:val="432D263E"/>
    <w:rsid w:val="436B0EC5"/>
    <w:rsid w:val="436C6603"/>
    <w:rsid w:val="43845832"/>
    <w:rsid w:val="43A05439"/>
    <w:rsid w:val="43A20E8C"/>
    <w:rsid w:val="43AD5E93"/>
    <w:rsid w:val="44034F19"/>
    <w:rsid w:val="442F332A"/>
    <w:rsid w:val="443E2C2E"/>
    <w:rsid w:val="44427364"/>
    <w:rsid w:val="44753296"/>
    <w:rsid w:val="44886043"/>
    <w:rsid w:val="449F0313"/>
    <w:rsid w:val="44B2001A"/>
    <w:rsid w:val="44BA6522"/>
    <w:rsid w:val="44BE2E8F"/>
    <w:rsid w:val="44DF73F3"/>
    <w:rsid w:val="44E87F0C"/>
    <w:rsid w:val="45390767"/>
    <w:rsid w:val="455E3E48"/>
    <w:rsid w:val="456D6663"/>
    <w:rsid w:val="45713DE8"/>
    <w:rsid w:val="45810903"/>
    <w:rsid w:val="45835FCA"/>
    <w:rsid w:val="45B2685B"/>
    <w:rsid w:val="45C81EB7"/>
    <w:rsid w:val="45C86107"/>
    <w:rsid w:val="461A78B4"/>
    <w:rsid w:val="463504DF"/>
    <w:rsid w:val="463C7A3D"/>
    <w:rsid w:val="464845F8"/>
    <w:rsid w:val="46515297"/>
    <w:rsid w:val="46794597"/>
    <w:rsid w:val="46B514D5"/>
    <w:rsid w:val="46BF7A9D"/>
    <w:rsid w:val="46F73A02"/>
    <w:rsid w:val="47042976"/>
    <w:rsid w:val="471274C2"/>
    <w:rsid w:val="47143253"/>
    <w:rsid w:val="472B2331"/>
    <w:rsid w:val="474C3481"/>
    <w:rsid w:val="474E354B"/>
    <w:rsid w:val="47900B01"/>
    <w:rsid w:val="47A520E4"/>
    <w:rsid w:val="47B57BA4"/>
    <w:rsid w:val="47BD285F"/>
    <w:rsid w:val="47DD0C70"/>
    <w:rsid w:val="47EB5ADE"/>
    <w:rsid w:val="47EF7803"/>
    <w:rsid w:val="4839646D"/>
    <w:rsid w:val="483F63AC"/>
    <w:rsid w:val="486D2778"/>
    <w:rsid w:val="486E7224"/>
    <w:rsid w:val="487E0DBB"/>
    <w:rsid w:val="487F59B9"/>
    <w:rsid w:val="48852233"/>
    <w:rsid w:val="48871214"/>
    <w:rsid w:val="48A72C1A"/>
    <w:rsid w:val="48A92A1D"/>
    <w:rsid w:val="48AB33E5"/>
    <w:rsid w:val="48B26485"/>
    <w:rsid w:val="48D43560"/>
    <w:rsid w:val="48D97AD5"/>
    <w:rsid w:val="48DC0CFF"/>
    <w:rsid w:val="49230790"/>
    <w:rsid w:val="49264ACB"/>
    <w:rsid w:val="4966759A"/>
    <w:rsid w:val="497463C0"/>
    <w:rsid w:val="499A5968"/>
    <w:rsid w:val="49A34A17"/>
    <w:rsid w:val="49AC4933"/>
    <w:rsid w:val="49B42269"/>
    <w:rsid w:val="49F813D5"/>
    <w:rsid w:val="4A066DBC"/>
    <w:rsid w:val="4A345433"/>
    <w:rsid w:val="4A600544"/>
    <w:rsid w:val="4A914BA1"/>
    <w:rsid w:val="4A9C2ED5"/>
    <w:rsid w:val="4AFA64D4"/>
    <w:rsid w:val="4B16534F"/>
    <w:rsid w:val="4B2007CF"/>
    <w:rsid w:val="4B313C65"/>
    <w:rsid w:val="4B5D2E6D"/>
    <w:rsid w:val="4B7923DA"/>
    <w:rsid w:val="4B7A7779"/>
    <w:rsid w:val="4B7B7695"/>
    <w:rsid w:val="4BA9321F"/>
    <w:rsid w:val="4BB24777"/>
    <w:rsid w:val="4BCA5B3E"/>
    <w:rsid w:val="4BCC5E16"/>
    <w:rsid w:val="4BD20A2A"/>
    <w:rsid w:val="4C081104"/>
    <w:rsid w:val="4C093624"/>
    <w:rsid w:val="4C1929E7"/>
    <w:rsid w:val="4C254E32"/>
    <w:rsid w:val="4C4E3A17"/>
    <w:rsid w:val="4C504890"/>
    <w:rsid w:val="4C5D2125"/>
    <w:rsid w:val="4C936721"/>
    <w:rsid w:val="4CAD05AC"/>
    <w:rsid w:val="4CB631D1"/>
    <w:rsid w:val="4CB6342D"/>
    <w:rsid w:val="4CBB2D05"/>
    <w:rsid w:val="4CCB2858"/>
    <w:rsid w:val="4CCF0163"/>
    <w:rsid w:val="4CDC3D79"/>
    <w:rsid w:val="4D197B14"/>
    <w:rsid w:val="4D1F1ED3"/>
    <w:rsid w:val="4D276F38"/>
    <w:rsid w:val="4D4532B8"/>
    <w:rsid w:val="4D605A0A"/>
    <w:rsid w:val="4D6A7906"/>
    <w:rsid w:val="4D8C37F4"/>
    <w:rsid w:val="4D981630"/>
    <w:rsid w:val="4DCD0A5E"/>
    <w:rsid w:val="4DD13F0F"/>
    <w:rsid w:val="4DE80F7C"/>
    <w:rsid w:val="4DEF23EA"/>
    <w:rsid w:val="4DFF3647"/>
    <w:rsid w:val="4E0F7942"/>
    <w:rsid w:val="4E2B3E68"/>
    <w:rsid w:val="4E3E5D62"/>
    <w:rsid w:val="4E5D6627"/>
    <w:rsid w:val="4E5F10A1"/>
    <w:rsid w:val="4E605C34"/>
    <w:rsid w:val="4E6A1991"/>
    <w:rsid w:val="4E7C0DD7"/>
    <w:rsid w:val="4E8160CB"/>
    <w:rsid w:val="4EAC4CA5"/>
    <w:rsid w:val="4EB15812"/>
    <w:rsid w:val="4EB8094F"/>
    <w:rsid w:val="4EBC0750"/>
    <w:rsid w:val="4ED35788"/>
    <w:rsid w:val="4ED368FE"/>
    <w:rsid w:val="4EDE023C"/>
    <w:rsid w:val="4EE327DB"/>
    <w:rsid w:val="4EE9153E"/>
    <w:rsid w:val="4EFB529B"/>
    <w:rsid w:val="4F3C56EB"/>
    <w:rsid w:val="4F781E8C"/>
    <w:rsid w:val="4F7E602C"/>
    <w:rsid w:val="4F851D05"/>
    <w:rsid w:val="4F8B3826"/>
    <w:rsid w:val="4FA37CB1"/>
    <w:rsid w:val="4FAC304E"/>
    <w:rsid w:val="4FB000A5"/>
    <w:rsid w:val="4FCD05DB"/>
    <w:rsid w:val="50265650"/>
    <w:rsid w:val="50492604"/>
    <w:rsid w:val="50563951"/>
    <w:rsid w:val="50567E42"/>
    <w:rsid w:val="506D3F3E"/>
    <w:rsid w:val="50785980"/>
    <w:rsid w:val="507D1172"/>
    <w:rsid w:val="508B7043"/>
    <w:rsid w:val="508F0D97"/>
    <w:rsid w:val="50996503"/>
    <w:rsid w:val="50A51A81"/>
    <w:rsid w:val="50B97474"/>
    <w:rsid w:val="50E058C2"/>
    <w:rsid w:val="50F1536C"/>
    <w:rsid w:val="5125731C"/>
    <w:rsid w:val="5132188E"/>
    <w:rsid w:val="51930A06"/>
    <w:rsid w:val="51937516"/>
    <w:rsid w:val="519C7B64"/>
    <w:rsid w:val="51DA6E2E"/>
    <w:rsid w:val="51FF4AE6"/>
    <w:rsid w:val="520078CE"/>
    <w:rsid w:val="522B77E3"/>
    <w:rsid w:val="524E510A"/>
    <w:rsid w:val="527D2724"/>
    <w:rsid w:val="52903641"/>
    <w:rsid w:val="52A2464D"/>
    <w:rsid w:val="52AE4226"/>
    <w:rsid w:val="52B170BF"/>
    <w:rsid w:val="52C122A4"/>
    <w:rsid w:val="52C43F5E"/>
    <w:rsid w:val="52CA2FCF"/>
    <w:rsid w:val="534636D1"/>
    <w:rsid w:val="53800459"/>
    <w:rsid w:val="53AA50E8"/>
    <w:rsid w:val="53D3365E"/>
    <w:rsid w:val="53D357B6"/>
    <w:rsid w:val="53E20B8F"/>
    <w:rsid w:val="53F87A3F"/>
    <w:rsid w:val="53FE0FF2"/>
    <w:rsid w:val="54111673"/>
    <w:rsid w:val="541A665D"/>
    <w:rsid w:val="542E0861"/>
    <w:rsid w:val="54405590"/>
    <w:rsid w:val="545379F1"/>
    <w:rsid w:val="54687FF4"/>
    <w:rsid w:val="54792C1A"/>
    <w:rsid w:val="547A3AD4"/>
    <w:rsid w:val="54A42BCE"/>
    <w:rsid w:val="54B768B7"/>
    <w:rsid w:val="54BA7D8D"/>
    <w:rsid w:val="54E22B05"/>
    <w:rsid w:val="54E83076"/>
    <w:rsid w:val="54EE6940"/>
    <w:rsid w:val="54FC355F"/>
    <w:rsid w:val="5527238A"/>
    <w:rsid w:val="552910C4"/>
    <w:rsid w:val="5537260D"/>
    <w:rsid w:val="55434CEA"/>
    <w:rsid w:val="55721A11"/>
    <w:rsid w:val="559144C5"/>
    <w:rsid w:val="55C4407D"/>
    <w:rsid w:val="55CB62DF"/>
    <w:rsid w:val="55D16E66"/>
    <w:rsid w:val="55F304BE"/>
    <w:rsid w:val="56065204"/>
    <w:rsid w:val="56121A8E"/>
    <w:rsid w:val="56166925"/>
    <w:rsid w:val="56244B1C"/>
    <w:rsid w:val="56307C83"/>
    <w:rsid w:val="56326F54"/>
    <w:rsid w:val="56380AF4"/>
    <w:rsid w:val="565750C9"/>
    <w:rsid w:val="569E339C"/>
    <w:rsid w:val="56D402F0"/>
    <w:rsid w:val="56DA600B"/>
    <w:rsid w:val="570D015C"/>
    <w:rsid w:val="57293D30"/>
    <w:rsid w:val="57404D35"/>
    <w:rsid w:val="57512660"/>
    <w:rsid w:val="576F4C68"/>
    <w:rsid w:val="57C77E54"/>
    <w:rsid w:val="57CB73EE"/>
    <w:rsid w:val="57E202B0"/>
    <w:rsid w:val="57EC1669"/>
    <w:rsid w:val="57F35E16"/>
    <w:rsid w:val="57F979CF"/>
    <w:rsid w:val="580A6283"/>
    <w:rsid w:val="58253855"/>
    <w:rsid w:val="588C7941"/>
    <w:rsid w:val="588D51EF"/>
    <w:rsid w:val="58984E1F"/>
    <w:rsid w:val="589B7431"/>
    <w:rsid w:val="589F18BE"/>
    <w:rsid w:val="589F3214"/>
    <w:rsid w:val="58A50EE9"/>
    <w:rsid w:val="58C90435"/>
    <w:rsid w:val="59144BB5"/>
    <w:rsid w:val="5915367B"/>
    <w:rsid w:val="59564EA5"/>
    <w:rsid w:val="596959FF"/>
    <w:rsid w:val="598701CB"/>
    <w:rsid w:val="598A00B2"/>
    <w:rsid w:val="598F49A2"/>
    <w:rsid w:val="59A851E0"/>
    <w:rsid w:val="59BF648C"/>
    <w:rsid w:val="59C75B09"/>
    <w:rsid w:val="59C957CE"/>
    <w:rsid w:val="59D2757A"/>
    <w:rsid w:val="59F842F5"/>
    <w:rsid w:val="5A01117D"/>
    <w:rsid w:val="5A11150B"/>
    <w:rsid w:val="5A2C0AD2"/>
    <w:rsid w:val="5A34157A"/>
    <w:rsid w:val="5A4B606B"/>
    <w:rsid w:val="5A984350"/>
    <w:rsid w:val="5A9B62D0"/>
    <w:rsid w:val="5A9C4912"/>
    <w:rsid w:val="5AC24D18"/>
    <w:rsid w:val="5AC37FBC"/>
    <w:rsid w:val="5AD142BA"/>
    <w:rsid w:val="5B1C207B"/>
    <w:rsid w:val="5B27424D"/>
    <w:rsid w:val="5B351579"/>
    <w:rsid w:val="5B544BA3"/>
    <w:rsid w:val="5B5D27D5"/>
    <w:rsid w:val="5B5F4161"/>
    <w:rsid w:val="5B650C06"/>
    <w:rsid w:val="5B8D63F3"/>
    <w:rsid w:val="5BCE42AD"/>
    <w:rsid w:val="5BCF3150"/>
    <w:rsid w:val="5BD627DE"/>
    <w:rsid w:val="5BE95A5F"/>
    <w:rsid w:val="5C0B3DFA"/>
    <w:rsid w:val="5C2A646D"/>
    <w:rsid w:val="5C4E0201"/>
    <w:rsid w:val="5C677510"/>
    <w:rsid w:val="5CB327AC"/>
    <w:rsid w:val="5CB867CD"/>
    <w:rsid w:val="5CC91456"/>
    <w:rsid w:val="5D4F374D"/>
    <w:rsid w:val="5D6C34A6"/>
    <w:rsid w:val="5DA27EAD"/>
    <w:rsid w:val="5DA3103F"/>
    <w:rsid w:val="5DA42014"/>
    <w:rsid w:val="5DAB10F9"/>
    <w:rsid w:val="5DDB5030"/>
    <w:rsid w:val="5E0A3A6F"/>
    <w:rsid w:val="5E0E26F4"/>
    <w:rsid w:val="5E110825"/>
    <w:rsid w:val="5E315F82"/>
    <w:rsid w:val="5E601A16"/>
    <w:rsid w:val="5E6B5CEF"/>
    <w:rsid w:val="5E785E76"/>
    <w:rsid w:val="5E7D6277"/>
    <w:rsid w:val="5ED752A6"/>
    <w:rsid w:val="5F26465C"/>
    <w:rsid w:val="5F273E94"/>
    <w:rsid w:val="5F3323E2"/>
    <w:rsid w:val="5F4C7606"/>
    <w:rsid w:val="5F9C540E"/>
    <w:rsid w:val="5FA45BC0"/>
    <w:rsid w:val="5FAF541F"/>
    <w:rsid w:val="6002424B"/>
    <w:rsid w:val="600375E0"/>
    <w:rsid w:val="600F5479"/>
    <w:rsid w:val="602E6E1A"/>
    <w:rsid w:val="60307A7E"/>
    <w:rsid w:val="603B4562"/>
    <w:rsid w:val="603C0CB4"/>
    <w:rsid w:val="604B2A03"/>
    <w:rsid w:val="607463C2"/>
    <w:rsid w:val="608431A5"/>
    <w:rsid w:val="6084359A"/>
    <w:rsid w:val="609472EF"/>
    <w:rsid w:val="60AC1FBD"/>
    <w:rsid w:val="60F165BA"/>
    <w:rsid w:val="60F64D38"/>
    <w:rsid w:val="60FF0B1C"/>
    <w:rsid w:val="61094528"/>
    <w:rsid w:val="61307EC2"/>
    <w:rsid w:val="61511258"/>
    <w:rsid w:val="61674989"/>
    <w:rsid w:val="61715A31"/>
    <w:rsid w:val="619018A7"/>
    <w:rsid w:val="61A84853"/>
    <w:rsid w:val="61B50EA8"/>
    <w:rsid w:val="61D518A6"/>
    <w:rsid w:val="621D05DD"/>
    <w:rsid w:val="62216A0B"/>
    <w:rsid w:val="62260549"/>
    <w:rsid w:val="624877C5"/>
    <w:rsid w:val="624B590E"/>
    <w:rsid w:val="62726998"/>
    <w:rsid w:val="62B62727"/>
    <w:rsid w:val="62CE629B"/>
    <w:rsid w:val="63016310"/>
    <w:rsid w:val="630529A1"/>
    <w:rsid w:val="630618DC"/>
    <w:rsid w:val="633F1597"/>
    <w:rsid w:val="634F5657"/>
    <w:rsid w:val="63584057"/>
    <w:rsid w:val="63682FEE"/>
    <w:rsid w:val="636E5316"/>
    <w:rsid w:val="637562A6"/>
    <w:rsid w:val="63930006"/>
    <w:rsid w:val="63A212B5"/>
    <w:rsid w:val="63B334F6"/>
    <w:rsid w:val="63CB597F"/>
    <w:rsid w:val="63D245A3"/>
    <w:rsid w:val="63DC4039"/>
    <w:rsid w:val="644A44E0"/>
    <w:rsid w:val="646969CC"/>
    <w:rsid w:val="646A58E6"/>
    <w:rsid w:val="64972FEC"/>
    <w:rsid w:val="64A31D90"/>
    <w:rsid w:val="64B321E2"/>
    <w:rsid w:val="64C81E0D"/>
    <w:rsid w:val="64CF1DB7"/>
    <w:rsid w:val="64E63A27"/>
    <w:rsid w:val="64FE4734"/>
    <w:rsid w:val="6503745D"/>
    <w:rsid w:val="651530C3"/>
    <w:rsid w:val="6543408B"/>
    <w:rsid w:val="65615E7B"/>
    <w:rsid w:val="658F5ADC"/>
    <w:rsid w:val="65AB5E02"/>
    <w:rsid w:val="65E72ED2"/>
    <w:rsid w:val="65EA323D"/>
    <w:rsid w:val="65FC25B5"/>
    <w:rsid w:val="660A2F73"/>
    <w:rsid w:val="66570A20"/>
    <w:rsid w:val="666E30D0"/>
    <w:rsid w:val="66C26FD0"/>
    <w:rsid w:val="6716777E"/>
    <w:rsid w:val="671D183F"/>
    <w:rsid w:val="672E6D42"/>
    <w:rsid w:val="673647A4"/>
    <w:rsid w:val="675F7371"/>
    <w:rsid w:val="6769503D"/>
    <w:rsid w:val="67A95BF8"/>
    <w:rsid w:val="67C80A68"/>
    <w:rsid w:val="67DD0FCE"/>
    <w:rsid w:val="67DE1FF3"/>
    <w:rsid w:val="67F30197"/>
    <w:rsid w:val="68210167"/>
    <w:rsid w:val="68427595"/>
    <w:rsid w:val="68467C49"/>
    <w:rsid w:val="684F3C7A"/>
    <w:rsid w:val="685A5CA5"/>
    <w:rsid w:val="685C7A1F"/>
    <w:rsid w:val="685F7E50"/>
    <w:rsid w:val="68C83CB5"/>
    <w:rsid w:val="68D42A41"/>
    <w:rsid w:val="68DD74D8"/>
    <w:rsid w:val="68EB3277"/>
    <w:rsid w:val="68F20F53"/>
    <w:rsid w:val="692034B0"/>
    <w:rsid w:val="69241241"/>
    <w:rsid w:val="69476813"/>
    <w:rsid w:val="696A2D0F"/>
    <w:rsid w:val="69753E8A"/>
    <w:rsid w:val="698775EC"/>
    <w:rsid w:val="698A4D91"/>
    <w:rsid w:val="69934E63"/>
    <w:rsid w:val="6A0E7201"/>
    <w:rsid w:val="6A2071E3"/>
    <w:rsid w:val="6A230F9F"/>
    <w:rsid w:val="6A23689C"/>
    <w:rsid w:val="6A495AE7"/>
    <w:rsid w:val="6A4B0866"/>
    <w:rsid w:val="6A614E57"/>
    <w:rsid w:val="6A6E7138"/>
    <w:rsid w:val="6A707750"/>
    <w:rsid w:val="6ABE74E2"/>
    <w:rsid w:val="6ADA44E7"/>
    <w:rsid w:val="6B335841"/>
    <w:rsid w:val="6B421874"/>
    <w:rsid w:val="6B7834E8"/>
    <w:rsid w:val="6B7F7933"/>
    <w:rsid w:val="6B8F0831"/>
    <w:rsid w:val="6BAE786E"/>
    <w:rsid w:val="6BC95AF1"/>
    <w:rsid w:val="6BEF7210"/>
    <w:rsid w:val="6BF57037"/>
    <w:rsid w:val="6C0700D4"/>
    <w:rsid w:val="6C0F0506"/>
    <w:rsid w:val="6C403A34"/>
    <w:rsid w:val="6C451A42"/>
    <w:rsid w:val="6C665064"/>
    <w:rsid w:val="6C88775B"/>
    <w:rsid w:val="6CA817A9"/>
    <w:rsid w:val="6CAD1117"/>
    <w:rsid w:val="6CC52911"/>
    <w:rsid w:val="6CF72F2A"/>
    <w:rsid w:val="6D176D30"/>
    <w:rsid w:val="6D396CA7"/>
    <w:rsid w:val="6D7F6885"/>
    <w:rsid w:val="6D833373"/>
    <w:rsid w:val="6D947744"/>
    <w:rsid w:val="6D97012E"/>
    <w:rsid w:val="6D9B0E57"/>
    <w:rsid w:val="6DA01E47"/>
    <w:rsid w:val="6DA25E9E"/>
    <w:rsid w:val="6DD020E1"/>
    <w:rsid w:val="6E1C435A"/>
    <w:rsid w:val="6E4C5DC2"/>
    <w:rsid w:val="6E7C293F"/>
    <w:rsid w:val="6E7E57D9"/>
    <w:rsid w:val="6EA1250E"/>
    <w:rsid w:val="6EAE1837"/>
    <w:rsid w:val="6EC269DA"/>
    <w:rsid w:val="6EE1541A"/>
    <w:rsid w:val="6F0653B7"/>
    <w:rsid w:val="6F152C41"/>
    <w:rsid w:val="6F22456D"/>
    <w:rsid w:val="6F260EF3"/>
    <w:rsid w:val="6F2B69E8"/>
    <w:rsid w:val="6F747EB7"/>
    <w:rsid w:val="6F8F5B9D"/>
    <w:rsid w:val="6F9E2C4D"/>
    <w:rsid w:val="6F9F360B"/>
    <w:rsid w:val="6FB1768C"/>
    <w:rsid w:val="6FC33FA1"/>
    <w:rsid w:val="6FFB0483"/>
    <w:rsid w:val="6FFE3F1D"/>
    <w:rsid w:val="70154827"/>
    <w:rsid w:val="70156552"/>
    <w:rsid w:val="70293362"/>
    <w:rsid w:val="70361559"/>
    <w:rsid w:val="703846C4"/>
    <w:rsid w:val="7043341F"/>
    <w:rsid w:val="705C33D8"/>
    <w:rsid w:val="70746399"/>
    <w:rsid w:val="70AD6FF9"/>
    <w:rsid w:val="70BD5B62"/>
    <w:rsid w:val="70EB722E"/>
    <w:rsid w:val="711F0A27"/>
    <w:rsid w:val="7121332B"/>
    <w:rsid w:val="71281EE4"/>
    <w:rsid w:val="712F0589"/>
    <w:rsid w:val="715D4C3A"/>
    <w:rsid w:val="71A2305D"/>
    <w:rsid w:val="71B2527A"/>
    <w:rsid w:val="71CD5C10"/>
    <w:rsid w:val="71D81EC3"/>
    <w:rsid w:val="720C5C23"/>
    <w:rsid w:val="72153908"/>
    <w:rsid w:val="72165809"/>
    <w:rsid w:val="72327047"/>
    <w:rsid w:val="72393DA6"/>
    <w:rsid w:val="7247387A"/>
    <w:rsid w:val="7265303A"/>
    <w:rsid w:val="728D0F1C"/>
    <w:rsid w:val="728E1843"/>
    <w:rsid w:val="72C20CE4"/>
    <w:rsid w:val="72CB6960"/>
    <w:rsid w:val="72D85594"/>
    <w:rsid w:val="72F229F9"/>
    <w:rsid w:val="730F2704"/>
    <w:rsid w:val="73243F55"/>
    <w:rsid w:val="73371BCE"/>
    <w:rsid w:val="733C510C"/>
    <w:rsid w:val="735A3F55"/>
    <w:rsid w:val="73A213CA"/>
    <w:rsid w:val="73BA2088"/>
    <w:rsid w:val="73C44748"/>
    <w:rsid w:val="74027A1D"/>
    <w:rsid w:val="740A1C05"/>
    <w:rsid w:val="740F1BC3"/>
    <w:rsid w:val="741B7278"/>
    <w:rsid w:val="741E19B0"/>
    <w:rsid w:val="74224F92"/>
    <w:rsid w:val="74592D81"/>
    <w:rsid w:val="74661B88"/>
    <w:rsid w:val="74687E72"/>
    <w:rsid w:val="74730EA3"/>
    <w:rsid w:val="74BD3DD5"/>
    <w:rsid w:val="74BF2655"/>
    <w:rsid w:val="74C939E0"/>
    <w:rsid w:val="74CB0AA8"/>
    <w:rsid w:val="74D5522A"/>
    <w:rsid w:val="74E357BB"/>
    <w:rsid w:val="750A62A1"/>
    <w:rsid w:val="7516251C"/>
    <w:rsid w:val="753956DE"/>
    <w:rsid w:val="75466785"/>
    <w:rsid w:val="757D3F61"/>
    <w:rsid w:val="75853754"/>
    <w:rsid w:val="758A48A9"/>
    <w:rsid w:val="758E0BE2"/>
    <w:rsid w:val="75AD4E89"/>
    <w:rsid w:val="75C13CDD"/>
    <w:rsid w:val="75D515E2"/>
    <w:rsid w:val="75DA6A9B"/>
    <w:rsid w:val="763F39A3"/>
    <w:rsid w:val="76417F34"/>
    <w:rsid w:val="764F68B6"/>
    <w:rsid w:val="76655D4C"/>
    <w:rsid w:val="76720789"/>
    <w:rsid w:val="767735FB"/>
    <w:rsid w:val="76930D76"/>
    <w:rsid w:val="76A560CB"/>
    <w:rsid w:val="76AA7251"/>
    <w:rsid w:val="76B4160A"/>
    <w:rsid w:val="76C222C2"/>
    <w:rsid w:val="76E11BD0"/>
    <w:rsid w:val="76E9354F"/>
    <w:rsid w:val="77132246"/>
    <w:rsid w:val="77292A1C"/>
    <w:rsid w:val="773C0A21"/>
    <w:rsid w:val="77471049"/>
    <w:rsid w:val="775D671D"/>
    <w:rsid w:val="77680B88"/>
    <w:rsid w:val="77750D57"/>
    <w:rsid w:val="77A36882"/>
    <w:rsid w:val="77CE7680"/>
    <w:rsid w:val="77D84872"/>
    <w:rsid w:val="780566AD"/>
    <w:rsid w:val="782422CE"/>
    <w:rsid w:val="784C14CE"/>
    <w:rsid w:val="784D09EB"/>
    <w:rsid w:val="78563440"/>
    <w:rsid w:val="78701988"/>
    <w:rsid w:val="78BB7DD1"/>
    <w:rsid w:val="78D12489"/>
    <w:rsid w:val="78FE75AF"/>
    <w:rsid w:val="79085325"/>
    <w:rsid w:val="79164340"/>
    <w:rsid w:val="791E44D3"/>
    <w:rsid w:val="7923498D"/>
    <w:rsid w:val="79354BC1"/>
    <w:rsid w:val="795E2E8A"/>
    <w:rsid w:val="798E7D77"/>
    <w:rsid w:val="799730B1"/>
    <w:rsid w:val="79A61220"/>
    <w:rsid w:val="7A0B14A0"/>
    <w:rsid w:val="7A201E7A"/>
    <w:rsid w:val="7A4153ED"/>
    <w:rsid w:val="7A4874EE"/>
    <w:rsid w:val="7A517246"/>
    <w:rsid w:val="7A932EC1"/>
    <w:rsid w:val="7A95200D"/>
    <w:rsid w:val="7AAE7D5D"/>
    <w:rsid w:val="7AAF0985"/>
    <w:rsid w:val="7AD57096"/>
    <w:rsid w:val="7AD77666"/>
    <w:rsid w:val="7AEC7106"/>
    <w:rsid w:val="7B34454F"/>
    <w:rsid w:val="7B5641E6"/>
    <w:rsid w:val="7B596F8F"/>
    <w:rsid w:val="7B753573"/>
    <w:rsid w:val="7B7E3847"/>
    <w:rsid w:val="7BA901BC"/>
    <w:rsid w:val="7BBD7319"/>
    <w:rsid w:val="7BC00A74"/>
    <w:rsid w:val="7BF43B50"/>
    <w:rsid w:val="7C065AFC"/>
    <w:rsid w:val="7C094087"/>
    <w:rsid w:val="7C264050"/>
    <w:rsid w:val="7C26515D"/>
    <w:rsid w:val="7C397F89"/>
    <w:rsid w:val="7C3C20ED"/>
    <w:rsid w:val="7C6B49A3"/>
    <w:rsid w:val="7C7534F3"/>
    <w:rsid w:val="7C7E4484"/>
    <w:rsid w:val="7CBA145A"/>
    <w:rsid w:val="7CCA791B"/>
    <w:rsid w:val="7CCB5311"/>
    <w:rsid w:val="7CCB6000"/>
    <w:rsid w:val="7CDC52E7"/>
    <w:rsid w:val="7D146DE8"/>
    <w:rsid w:val="7D335A51"/>
    <w:rsid w:val="7D353166"/>
    <w:rsid w:val="7D5B4A17"/>
    <w:rsid w:val="7D731D61"/>
    <w:rsid w:val="7D8726D4"/>
    <w:rsid w:val="7DA544E0"/>
    <w:rsid w:val="7DCC76C3"/>
    <w:rsid w:val="7DCC7E0B"/>
    <w:rsid w:val="7DF804B8"/>
    <w:rsid w:val="7DFD787D"/>
    <w:rsid w:val="7E0F6F7B"/>
    <w:rsid w:val="7E2E5AF1"/>
    <w:rsid w:val="7E32079A"/>
    <w:rsid w:val="7E3E1FDE"/>
    <w:rsid w:val="7E6715E2"/>
    <w:rsid w:val="7EAD4DFF"/>
    <w:rsid w:val="7EB20783"/>
    <w:rsid w:val="7EBB52D6"/>
    <w:rsid w:val="7F097BDD"/>
    <w:rsid w:val="7F19320F"/>
    <w:rsid w:val="7F207CC7"/>
    <w:rsid w:val="7F2257ED"/>
    <w:rsid w:val="7F4164B9"/>
    <w:rsid w:val="7F4C2B1B"/>
    <w:rsid w:val="7F511C2E"/>
    <w:rsid w:val="7F606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widowControl/>
      <w:numPr>
        <w:ilvl w:val="0"/>
        <w:numId w:val="1"/>
      </w:numPr>
      <w:spacing w:line="360" w:lineRule="auto"/>
      <w:jc w:val="left"/>
      <w:outlineLvl w:val="0"/>
    </w:pPr>
    <w:rPr>
      <w:rFonts w:ascii="Calibri" w:hAnsi="Calibri"/>
      <w:b/>
      <w:bCs/>
      <w:kern w:val="44"/>
      <w:sz w:val="28"/>
      <w:szCs w:val="44"/>
    </w:rPr>
  </w:style>
  <w:style w:type="paragraph" w:styleId="3">
    <w:name w:val="heading 2"/>
    <w:basedOn w:val="1"/>
    <w:next w:val="1"/>
    <w:qFormat/>
    <w:uiPriority w:val="9"/>
    <w:pPr>
      <w:keepNext/>
      <w:keepLines/>
      <w:widowControl/>
      <w:numPr>
        <w:ilvl w:val="1"/>
        <w:numId w:val="1"/>
      </w:numPr>
      <w:spacing w:line="360" w:lineRule="auto"/>
      <w:jc w:val="left"/>
      <w:outlineLvl w:val="1"/>
    </w:pPr>
    <w:rPr>
      <w:b/>
      <w:bCs/>
      <w:kern w:val="0"/>
      <w:sz w:val="24"/>
      <w:szCs w:val="32"/>
    </w:rPr>
  </w:style>
  <w:style w:type="paragraph" w:styleId="4">
    <w:name w:val="heading 3"/>
    <w:basedOn w:val="1"/>
    <w:next w:val="1"/>
    <w:link w:val="29"/>
    <w:unhideWhenUsed/>
    <w:qFormat/>
    <w:uiPriority w:val="0"/>
    <w:pPr>
      <w:keepNext/>
      <w:keepLines/>
      <w:numPr>
        <w:ilvl w:val="0"/>
        <w:numId w:val="2"/>
      </w:numPr>
      <w:spacing w:line="360" w:lineRule="auto"/>
      <w:outlineLvl w:val="2"/>
    </w:p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5"/>
    <w:qFormat/>
    <w:uiPriority w:val="0"/>
    <w:pPr>
      <w:jc w:val="left"/>
    </w:pPr>
  </w:style>
  <w:style w:type="paragraph" w:styleId="6">
    <w:name w:val="Body Text"/>
    <w:basedOn w:val="1"/>
    <w:unhideWhenUsed/>
    <w:qFormat/>
    <w:uiPriority w:val="0"/>
    <w:pPr>
      <w:spacing w:after="120"/>
    </w:pPr>
    <w:rPr>
      <w:kern w:val="0"/>
      <w:sz w:val="20"/>
    </w:rPr>
  </w:style>
  <w:style w:type="paragraph" w:styleId="7">
    <w:name w:val="Balloon Text"/>
    <w:basedOn w:val="1"/>
    <w:link w:val="33"/>
    <w:qFormat/>
    <w:uiPriority w:val="0"/>
    <w:rPr>
      <w:sz w:val="18"/>
      <w:szCs w:val="18"/>
    </w:rPr>
  </w:style>
  <w:style w:type="paragraph" w:styleId="8">
    <w:name w:val="footer"/>
    <w:basedOn w:val="1"/>
    <w:unhideWhenUsed/>
    <w:qFormat/>
    <w:uiPriority w:val="99"/>
    <w:pPr>
      <w:tabs>
        <w:tab w:val="center" w:pos="4153"/>
        <w:tab w:val="right" w:pos="8306"/>
      </w:tabs>
      <w:snapToGrid w:val="0"/>
      <w:jc w:val="left"/>
    </w:pPr>
    <w:rPr>
      <w:kern w:val="0"/>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annotation subject"/>
    <w:basedOn w:val="5"/>
    <w:next w:val="5"/>
    <w:link w:val="36"/>
    <w:qFormat/>
    <w:uiPriority w:val="0"/>
    <w:rPr>
      <w:b/>
      <w:bCs/>
    </w:rPr>
  </w:style>
  <w:style w:type="table" w:styleId="14">
    <w:name w:val="Table Grid"/>
    <w:basedOn w:val="13"/>
    <w:qFormat/>
    <w:uiPriority w:val="59"/>
    <w:rPr>
      <w:rFonts w:cs="黑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bCs/>
    </w:rPr>
  </w:style>
  <w:style w:type="character" w:styleId="17">
    <w:name w:val="FollowedHyperlink"/>
    <w:basedOn w:val="15"/>
    <w:qFormat/>
    <w:uiPriority w:val="0"/>
    <w:rPr>
      <w:color w:val="800080"/>
      <w:u w:val="none"/>
    </w:rPr>
  </w:style>
  <w:style w:type="character" w:styleId="18">
    <w:name w:val="Emphasis"/>
    <w:basedOn w:val="15"/>
    <w:qFormat/>
    <w:uiPriority w:val="0"/>
    <w:rPr>
      <w:b/>
      <w:bCs/>
    </w:rPr>
  </w:style>
  <w:style w:type="character" w:styleId="19">
    <w:name w:val="HTML Definition"/>
    <w:basedOn w:val="15"/>
    <w:qFormat/>
    <w:uiPriority w:val="0"/>
  </w:style>
  <w:style w:type="character" w:styleId="20">
    <w:name w:val="HTML Typewriter"/>
    <w:basedOn w:val="15"/>
    <w:qFormat/>
    <w:uiPriority w:val="0"/>
    <w:rPr>
      <w:rFonts w:hint="default" w:ascii="monospace" w:hAnsi="monospace" w:eastAsia="monospace" w:cs="monospace"/>
      <w:sz w:val="20"/>
    </w:rPr>
  </w:style>
  <w:style w:type="character" w:styleId="21">
    <w:name w:val="HTML Acronym"/>
    <w:basedOn w:val="15"/>
    <w:qFormat/>
    <w:uiPriority w:val="0"/>
  </w:style>
  <w:style w:type="character" w:styleId="22">
    <w:name w:val="HTML Variable"/>
    <w:basedOn w:val="15"/>
    <w:qFormat/>
    <w:uiPriority w:val="0"/>
  </w:style>
  <w:style w:type="character" w:styleId="23">
    <w:name w:val="Hyperlink"/>
    <w:basedOn w:val="15"/>
    <w:qFormat/>
    <w:uiPriority w:val="0"/>
    <w:rPr>
      <w:color w:val="0000FF"/>
      <w:u w:val="none"/>
    </w:rPr>
  </w:style>
  <w:style w:type="character" w:styleId="24">
    <w:name w:val="HTML Code"/>
    <w:basedOn w:val="15"/>
    <w:qFormat/>
    <w:uiPriority w:val="0"/>
    <w:rPr>
      <w:rFonts w:hint="default" w:ascii="monospace" w:hAnsi="monospace" w:eastAsia="monospace" w:cs="monospace"/>
      <w:sz w:val="20"/>
    </w:rPr>
  </w:style>
  <w:style w:type="character" w:styleId="25">
    <w:name w:val="annotation reference"/>
    <w:basedOn w:val="15"/>
    <w:qFormat/>
    <w:uiPriority w:val="0"/>
    <w:rPr>
      <w:sz w:val="21"/>
      <w:szCs w:val="21"/>
    </w:rPr>
  </w:style>
  <w:style w:type="character" w:styleId="26">
    <w:name w:val="HTML Cite"/>
    <w:basedOn w:val="15"/>
    <w:qFormat/>
    <w:uiPriority w:val="0"/>
  </w:style>
  <w:style w:type="character" w:styleId="27">
    <w:name w:val="HTML Keyboard"/>
    <w:basedOn w:val="15"/>
    <w:qFormat/>
    <w:uiPriority w:val="0"/>
    <w:rPr>
      <w:rFonts w:ascii="monospace" w:hAnsi="monospace" w:eastAsia="monospace" w:cs="monospace"/>
      <w:sz w:val="20"/>
    </w:rPr>
  </w:style>
  <w:style w:type="character" w:styleId="28">
    <w:name w:val="HTML Sample"/>
    <w:basedOn w:val="15"/>
    <w:qFormat/>
    <w:uiPriority w:val="0"/>
    <w:rPr>
      <w:rFonts w:hint="default" w:ascii="monospace" w:hAnsi="monospace" w:eastAsia="monospace" w:cs="monospace"/>
    </w:rPr>
  </w:style>
  <w:style w:type="character" w:customStyle="1" w:styleId="29">
    <w:name w:val="标题 3 字符"/>
    <w:link w:val="4"/>
    <w:qFormat/>
    <w:uiPriority w:val="0"/>
    <w:rPr>
      <w:rFonts w:eastAsia="宋体"/>
    </w:rPr>
  </w:style>
  <w:style w:type="paragraph" w:customStyle="1" w:styleId="30">
    <w:name w:val="中文标准正文"/>
    <w:basedOn w:val="1"/>
    <w:qFormat/>
    <w:uiPriority w:val="0"/>
    <w:pPr>
      <w:spacing w:line="360" w:lineRule="auto"/>
      <w:ind w:firstLine="200" w:firstLineChars="200"/>
    </w:pPr>
    <w:rPr>
      <w:szCs w:val="21"/>
    </w:rPr>
  </w:style>
  <w:style w:type="paragraph" w:customStyle="1" w:styleId="31">
    <w:name w:val="数据元表格"/>
    <w:basedOn w:val="1"/>
    <w:qFormat/>
    <w:uiPriority w:val="0"/>
    <w:pPr>
      <w:wordWrap w:val="0"/>
      <w:jc w:val="left"/>
    </w:pPr>
  </w:style>
  <w:style w:type="paragraph" w:customStyle="1" w:styleId="32">
    <w:name w:val="列项——"/>
    <w:qFormat/>
    <w:uiPriority w:val="0"/>
    <w:pPr>
      <w:widowControl w:val="0"/>
      <w:numPr>
        <w:ilvl w:val="0"/>
        <w:numId w:val="3"/>
      </w:numPr>
      <w:spacing w:after="160" w:line="259" w:lineRule="auto"/>
      <w:jc w:val="both"/>
    </w:pPr>
    <w:rPr>
      <w:rFonts w:ascii="宋体" w:hAnsi="Times New Roman" w:eastAsia="宋体" w:cs="Times New Roman"/>
      <w:sz w:val="21"/>
      <w:lang w:val="en-US" w:eastAsia="zh-CN" w:bidi="ar-SA"/>
    </w:rPr>
  </w:style>
  <w:style w:type="character" w:customStyle="1" w:styleId="33">
    <w:name w:val="批注框文本 字符"/>
    <w:basedOn w:val="15"/>
    <w:link w:val="7"/>
    <w:qFormat/>
    <w:uiPriority w:val="0"/>
    <w:rPr>
      <w:kern w:val="2"/>
      <w:sz w:val="18"/>
      <w:szCs w:val="18"/>
    </w:rPr>
  </w:style>
  <w:style w:type="paragraph" w:customStyle="1" w:styleId="3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5">
    <w:name w:val="批注文字 字符"/>
    <w:basedOn w:val="15"/>
    <w:link w:val="5"/>
    <w:qFormat/>
    <w:uiPriority w:val="0"/>
    <w:rPr>
      <w:kern w:val="2"/>
      <w:sz w:val="21"/>
      <w:szCs w:val="24"/>
    </w:rPr>
  </w:style>
  <w:style w:type="character" w:customStyle="1" w:styleId="36">
    <w:name w:val="批注主题 字符"/>
    <w:basedOn w:val="35"/>
    <w:link w:val="12"/>
    <w:qFormat/>
    <w:uiPriority w:val="0"/>
    <w:rPr>
      <w:b/>
      <w:bCs/>
      <w:kern w:val="2"/>
      <w:sz w:val="21"/>
      <w:szCs w:val="24"/>
    </w:rPr>
  </w:style>
  <w:style w:type="paragraph" w:styleId="3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812F59-3E28-4C70-8EB6-F83172C64345}">
  <ds:schemaRefs/>
</ds:datastoreItem>
</file>

<file path=docProps/app.xml><?xml version="1.0" encoding="utf-8"?>
<Properties xmlns="http://schemas.openxmlformats.org/officeDocument/2006/extended-properties" xmlns:vt="http://schemas.openxmlformats.org/officeDocument/2006/docPropsVTypes">
  <Template>Normal.dotm</Template>
  <Pages>240</Pages>
  <Words>66721</Words>
  <Characters>110860</Characters>
  <Lines>948</Lines>
  <Paragraphs>267</Paragraphs>
  <TotalTime>0</TotalTime>
  <ScaleCrop>false</ScaleCrop>
  <LinksUpToDate>false</LinksUpToDate>
  <CharactersWithSpaces>111728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2022-03-03T08:42:00Z</dcterms:created>
  <dc:creator>云胡不喜</dc:creator>
  <cp:lastModifiedBy>Qingpei Li</cp:lastModifiedBy>
  <cp:lastPrinted>2024-05-28T01:50:00Z</cp:lastPrinted>
  <dcterms:modified xsi:type="dcterms:W3CDTF">2024-05-28T02:50:11Z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D57633CCB7AE4F4E96F3724BDB287E05</vt:lpwstr>
  </property>
</Properties>
</file>